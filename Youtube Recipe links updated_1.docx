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2990" w14:textId="57BCF17E" w:rsidR="00A971B5" w:rsidRDefault="00F75C53" w:rsidP="004E00BA">
      <w:pPr>
        <w:ind w:left="-426"/>
        <w:jc w:val="both"/>
        <w:rPr>
          <w:rFonts w:ascii="Cambria" w:eastAsia="Cambria" w:hAnsi="Cambria" w:cs="Cambria"/>
          <w:b/>
          <w:color w:val="C55911"/>
          <w:sz w:val="24"/>
          <w:szCs w:val="24"/>
          <w:u w:val="single"/>
        </w:rPr>
      </w:pPr>
      <w:r>
        <w:rPr>
          <w:rFonts w:ascii="Cambria" w:eastAsia="Cambria" w:hAnsi="Cambria" w:cs="Cambria"/>
          <w:b/>
          <w:color w:val="C55911"/>
          <w:sz w:val="24"/>
          <w:szCs w:val="24"/>
          <w:u w:val="single"/>
        </w:rPr>
        <w:t>RECIPE LINKS</w:t>
      </w:r>
    </w:p>
    <w:p w14:paraId="242D5A92" w14:textId="31FB96FB"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t>STIR FRY</w:t>
      </w:r>
    </w:p>
    <w:p w14:paraId="7AF86409" w14:textId="77777777" w:rsidR="00A971B5" w:rsidRDefault="00F75C53">
      <w:pPr>
        <w:ind w:left="-426"/>
        <w:rPr>
          <w:rFonts w:ascii="Cambria" w:eastAsia="Cambria" w:hAnsi="Cambria" w:cs="Cambria"/>
          <w:color w:val="00B050"/>
          <w:sz w:val="24"/>
          <w:szCs w:val="24"/>
        </w:rPr>
      </w:pPr>
      <w:r>
        <w:rPr>
          <w:rFonts w:ascii="Cambria" w:eastAsia="Cambria" w:hAnsi="Cambria" w:cs="Cambria"/>
          <w:color w:val="00B050"/>
          <w:sz w:val="24"/>
          <w:szCs w:val="24"/>
        </w:rPr>
        <w:t xml:space="preserve">    VEG:</w:t>
      </w:r>
    </w:p>
    <w:p w14:paraId="262294AC" w14:textId="10526F67" w:rsidR="00A971B5" w:rsidRDefault="00F75C53">
      <w:pPr>
        <w:numPr>
          <w:ilvl w:val="0"/>
          <w:numId w:val="59"/>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VEGETABLE STIR FRY (RECIPE- </w:t>
      </w:r>
      <w:hyperlink r:id="rId5" w:history="1">
        <w:r w:rsidR="000D3A93" w:rsidRPr="00B95EAC">
          <w:rPr>
            <w:rStyle w:val="Hyperlink"/>
            <w:rFonts w:ascii="Cambria" w:eastAsia="Cambria" w:hAnsi="Cambria" w:cs="Cambria"/>
            <w:sz w:val="24"/>
            <w:szCs w:val="24"/>
          </w:rPr>
          <w:t>https://www.youtube.com/watch?v=6e7ZigfRza4</w:t>
        </w:r>
      </w:hyperlink>
      <w:r>
        <w:rPr>
          <w:rFonts w:ascii="Cambria" w:eastAsia="Cambria" w:hAnsi="Cambria" w:cs="Cambria"/>
          <w:color w:val="0563C1"/>
          <w:sz w:val="24"/>
          <w:szCs w:val="24"/>
          <w:u w:val="single"/>
        </w:rPr>
        <w:t xml:space="preserve"> )</w:t>
      </w:r>
    </w:p>
    <w:p w14:paraId="17AE5770" w14:textId="24EAA1F1" w:rsidR="00A971B5" w:rsidRDefault="00F75C53">
      <w:pPr>
        <w:numPr>
          <w:ilvl w:val="0"/>
          <w:numId w:val="59"/>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SAUTE</w:t>
      </w:r>
      <w:r w:rsidR="00203602">
        <w:rPr>
          <w:rFonts w:ascii="Cambria" w:eastAsia="Cambria" w:hAnsi="Cambria" w:cs="Cambria"/>
          <w:color w:val="000000"/>
          <w:sz w:val="24"/>
          <w:szCs w:val="24"/>
        </w:rPr>
        <w:t>E</w:t>
      </w:r>
      <w:r>
        <w:rPr>
          <w:rFonts w:ascii="Cambria" w:eastAsia="Cambria" w:hAnsi="Cambria" w:cs="Cambria"/>
          <w:color w:val="000000"/>
          <w:sz w:val="24"/>
          <w:szCs w:val="24"/>
        </w:rPr>
        <w:t xml:space="preserve">D VEGETABLES (RECIPE - </w:t>
      </w:r>
      <w:hyperlink r:id="rId6">
        <w:r>
          <w:rPr>
            <w:rFonts w:ascii="Cambria" w:eastAsia="Cambria" w:hAnsi="Cambria" w:cs="Cambria"/>
            <w:color w:val="0563C1"/>
            <w:sz w:val="24"/>
            <w:szCs w:val="24"/>
            <w:u w:val="single"/>
          </w:rPr>
          <w:t>https://www.youtube.com/watch?v=i18OOzZksNA</w:t>
        </w:r>
      </w:hyperlink>
      <w:r>
        <w:rPr>
          <w:rFonts w:ascii="Cambria" w:eastAsia="Cambria" w:hAnsi="Cambria" w:cs="Cambria"/>
          <w:color w:val="0563C1"/>
          <w:sz w:val="24"/>
          <w:szCs w:val="24"/>
          <w:u w:val="single"/>
        </w:rPr>
        <w:t xml:space="preserve"> )</w:t>
      </w:r>
    </w:p>
    <w:p w14:paraId="165D2C12" w14:textId="6AA4D367" w:rsidR="00A971B5" w:rsidRDefault="00F75C53">
      <w:pPr>
        <w:numPr>
          <w:ilvl w:val="0"/>
          <w:numId w:val="59"/>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CRUNCHY VEGGIE STIR FRY (RECIPE</w:t>
      </w:r>
      <w:r w:rsidR="0070682F">
        <w:rPr>
          <w:rFonts w:ascii="Cambria" w:eastAsia="Cambria" w:hAnsi="Cambria" w:cs="Cambria"/>
          <w:color w:val="000000"/>
          <w:sz w:val="24"/>
          <w:szCs w:val="24"/>
        </w:rPr>
        <w:t xml:space="preserve">- </w:t>
      </w:r>
      <w:hyperlink r:id="rId7" w:history="1">
        <w:r w:rsidR="0070682F" w:rsidRPr="00F132B2">
          <w:rPr>
            <w:rStyle w:val="Hyperlink"/>
            <w:rFonts w:ascii="Cambria" w:eastAsia="Cambria" w:hAnsi="Cambria" w:cs="Cambria"/>
            <w:sz w:val="24"/>
            <w:szCs w:val="24"/>
          </w:rPr>
          <w:t>https://youtube.com/shorts/GgNh4jH0ijI?si=yap2auInWgfHPnBi</w:t>
        </w:r>
      </w:hyperlink>
      <w:r w:rsidR="0070682F">
        <w:rPr>
          <w:rFonts w:ascii="Cambria" w:eastAsia="Cambria" w:hAnsi="Cambria" w:cs="Cambria"/>
          <w:color w:val="000000"/>
          <w:sz w:val="24"/>
          <w:szCs w:val="24"/>
        </w:rPr>
        <w:t xml:space="preserve"> </w:t>
      </w:r>
      <w:r>
        <w:rPr>
          <w:rFonts w:ascii="Cambria" w:eastAsia="Cambria" w:hAnsi="Cambria" w:cs="Cambria"/>
          <w:color w:val="000000"/>
          <w:sz w:val="24"/>
          <w:szCs w:val="24"/>
        </w:rPr>
        <w:t xml:space="preserve"> </w:t>
      </w:r>
    </w:p>
    <w:p w14:paraId="0F7073DA" w14:textId="77777777" w:rsidR="00A971B5" w:rsidRDefault="00F75C53">
      <w:pPr>
        <w:numPr>
          <w:ilvl w:val="0"/>
          <w:numId w:val="59"/>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STIR FRY PASTA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8">
        <w:r>
          <w:rPr>
            <w:rFonts w:ascii="Cambria" w:eastAsia="Cambria" w:hAnsi="Cambria" w:cs="Cambria"/>
            <w:color w:val="0563C1"/>
            <w:sz w:val="24"/>
            <w:szCs w:val="24"/>
            <w:u w:val="single"/>
          </w:rPr>
          <w:t>https://www.youtube.com/watch?v=zA57daiqgcg</w:t>
        </w:r>
      </w:hyperlink>
      <w:r>
        <w:rPr>
          <w:rFonts w:ascii="Cambria" w:eastAsia="Cambria" w:hAnsi="Cambria" w:cs="Cambria"/>
          <w:color w:val="0563C1"/>
          <w:sz w:val="24"/>
          <w:szCs w:val="24"/>
          <w:u w:val="single"/>
        </w:rPr>
        <w:t xml:space="preserve"> )</w:t>
      </w:r>
    </w:p>
    <w:p w14:paraId="68192658" w14:textId="78B78EC0" w:rsidR="00A971B5" w:rsidRDefault="00F75C53">
      <w:pPr>
        <w:numPr>
          <w:ilvl w:val="0"/>
          <w:numId w:val="59"/>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GARLIC SAUTEED FRENCH BEANS (RECIPE</w:t>
      </w:r>
      <w:r>
        <w:rPr>
          <w:rFonts w:ascii="Cambria" w:eastAsia="Cambria" w:hAnsi="Cambria" w:cs="Cambria"/>
          <w:color w:val="0563C1"/>
          <w:sz w:val="24"/>
          <w:szCs w:val="24"/>
          <w:u w:val="single"/>
        </w:rPr>
        <w:t xml:space="preserve">- </w:t>
      </w:r>
      <w:hyperlink r:id="rId9" w:history="1">
        <w:r w:rsidR="00BB1C7B" w:rsidRPr="00E9285B">
          <w:rPr>
            <w:rStyle w:val="Hyperlink"/>
            <w:rFonts w:ascii="Cambria" w:eastAsia="Cambria" w:hAnsi="Cambria" w:cs="Cambria"/>
            <w:sz w:val="24"/>
            <w:szCs w:val="24"/>
          </w:rPr>
          <w:t>https://www.youtube.com/watch?v=gGwYDeNkHyk</w:t>
        </w:r>
      </w:hyperlink>
      <w:r>
        <w:rPr>
          <w:rFonts w:ascii="Cambria" w:eastAsia="Cambria" w:hAnsi="Cambria" w:cs="Cambria"/>
          <w:color w:val="0563C1"/>
          <w:sz w:val="24"/>
          <w:szCs w:val="24"/>
          <w:u w:val="single"/>
        </w:rPr>
        <w:t xml:space="preserve"> )</w:t>
      </w:r>
    </w:p>
    <w:p w14:paraId="27E0E7FE" w14:textId="77777777" w:rsidR="00A971B5" w:rsidRPr="00ED0CF5" w:rsidRDefault="00F75C53">
      <w:pPr>
        <w:numPr>
          <w:ilvl w:val="0"/>
          <w:numId w:val="59"/>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STEAMED VEGETABLE (RECIPE- </w:t>
      </w:r>
      <w:hyperlink r:id="rId10">
        <w:r>
          <w:rPr>
            <w:rFonts w:ascii="Cambria" w:eastAsia="Cambria" w:hAnsi="Cambria" w:cs="Cambria"/>
            <w:color w:val="0563C1"/>
            <w:sz w:val="24"/>
            <w:szCs w:val="24"/>
            <w:u w:val="single"/>
          </w:rPr>
          <w:t>https://www.youtube.com/shorts/0UMWA6tn1Bw</w:t>
        </w:r>
      </w:hyperlink>
      <w:r>
        <w:rPr>
          <w:rFonts w:ascii="Cambria" w:eastAsia="Cambria" w:hAnsi="Cambria" w:cs="Cambria"/>
          <w:color w:val="000000"/>
          <w:sz w:val="24"/>
          <w:szCs w:val="24"/>
        </w:rPr>
        <w:t xml:space="preserve"> ) </w:t>
      </w:r>
    </w:p>
    <w:p w14:paraId="6A4D3C0B" w14:textId="7F40DD14" w:rsidR="00901C9C" w:rsidRPr="00901C9C" w:rsidRDefault="00901C9C">
      <w:pPr>
        <w:numPr>
          <w:ilvl w:val="0"/>
          <w:numId w:val="59"/>
        </w:numPr>
        <w:pBdr>
          <w:top w:val="nil"/>
          <w:left w:val="nil"/>
          <w:bottom w:val="nil"/>
          <w:right w:val="nil"/>
          <w:between w:val="nil"/>
        </w:pBdr>
        <w:spacing w:after="0"/>
        <w:ind w:left="-426" w:hanging="359"/>
        <w:rPr>
          <w:rFonts w:ascii="Cambria" w:eastAsia="Cambria" w:hAnsi="Cambria" w:cs="Cambria"/>
          <w:color w:val="000000"/>
          <w:sz w:val="24"/>
          <w:szCs w:val="24"/>
        </w:rPr>
      </w:pPr>
      <w:r w:rsidRPr="00901C9C">
        <w:rPr>
          <w:rFonts w:ascii="Cambria" w:eastAsia="Cambria" w:hAnsi="Cambria" w:cs="Cambria"/>
          <w:color w:val="000000"/>
          <w:sz w:val="24"/>
          <w:szCs w:val="24"/>
        </w:rPr>
        <w:t xml:space="preserve">Steamed </w:t>
      </w:r>
      <w:r>
        <w:rPr>
          <w:rFonts w:ascii="Cambria" w:eastAsia="Cambria" w:hAnsi="Cambria" w:cs="Cambria"/>
          <w:color w:val="000000"/>
          <w:sz w:val="24"/>
          <w:szCs w:val="24"/>
        </w:rPr>
        <w:t xml:space="preserve">veggies with healthy chipotle sauce: </w:t>
      </w:r>
      <w:hyperlink r:id="rId11" w:history="1">
        <w:r w:rsidRPr="00747359">
          <w:rPr>
            <w:rStyle w:val="Hyperlink"/>
            <w:rFonts w:ascii="Cambria" w:eastAsia="Cambria" w:hAnsi="Cambria" w:cs="Cambria"/>
            <w:sz w:val="24"/>
            <w:szCs w:val="24"/>
          </w:rPr>
          <w:t>https://www.instagram.com/reel/DPia5yEAZYP/?utm_source=ig_web_copy_link</w:t>
        </w:r>
      </w:hyperlink>
      <w:r>
        <w:rPr>
          <w:rFonts w:ascii="Cambria" w:eastAsia="Cambria" w:hAnsi="Cambria" w:cs="Cambria"/>
          <w:color w:val="000000"/>
          <w:sz w:val="24"/>
          <w:szCs w:val="24"/>
        </w:rPr>
        <w:t xml:space="preserve"> </w:t>
      </w:r>
    </w:p>
    <w:p w14:paraId="536FD7E9" w14:textId="30AFFB6C" w:rsidR="00ED0CF5" w:rsidRDefault="00ED0CF5">
      <w:pPr>
        <w:numPr>
          <w:ilvl w:val="0"/>
          <w:numId w:val="59"/>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steamed vegetables with sweet potato- </w:t>
      </w:r>
      <w:hyperlink r:id="rId12" w:history="1">
        <w:r w:rsidRPr="008F46E5">
          <w:rPr>
            <w:rStyle w:val="Hyperlink"/>
            <w:rFonts w:ascii="Cambria" w:eastAsia="Cambria" w:hAnsi="Cambria" w:cs="Cambria"/>
            <w:sz w:val="24"/>
            <w:szCs w:val="24"/>
          </w:rPr>
          <w:t>https://youtube.com/shorts/SC2qYAJLi_M?si=80Al0z1tm0uoGbUQ</w:t>
        </w:r>
      </w:hyperlink>
      <w:r>
        <w:rPr>
          <w:rFonts w:ascii="Cambria" w:eastAsia="Cambria" w:hAnsi="Cambria" w:cs="Cambria"/>
          <w:color w:val="000000"/>
          <w:sz w:val="24"/>
          <w:szCs w:val="24"/>
        </w:rPr>
        <w:t xml:space="preserve"> </w:t>
      </w:r>
    </w:p>
    <w:p w14:paraId="12FF3A9B" w14:textId="6D3406C1" w:rsidR="00D52279" w:rsidRPr="00D52279" w:rsidRDefault="00D52279">
      <w:pPr>
        <w:numPr>
          <w:ilvl w:val="0"/>
          <w:numId w:val="59"/>
        </w:numPr>
        <w:pBdr>
          <w:top w:val="nil"/>
          <w:left w:val="nil"/>
          <w:bottom w:val="nil"/>
          <w:right w:val="nil"/>
          <w:between w:val="nil"/>
        </w:pBdr>
        <w:spacing w:after="0"/>
        <w:ind w:left="-426" w:hanging="359"/>
        <w:rPr>
          <w:rFonts w:ascii="Cambria" w:hAnsi="Cambria" w:cstheme="minorHAnsi"/>
          <w:bCs/>
          <w:sz w:val="24"/>
          <w:szCs w:val="24"/>
        </w:rPr>
      </w:pPr>
      <w:r w:rsidRPr="00D52279">
        <w:rPr>
          <w:rFonts w:ascii="Cambria" w:hAnsi="Cambria" w:cstheme="minorHAnsi"/>
          <w:bCs/>
          <w:sz w:val="24"/>
          <w:szCs w:val="24"/>
        </w:rPr>
        <w:t>vegetable</w:t>
      </w:r>
      <w:r>
        <w:rPr>
          <w:rFonts w:ascii="Cambria" w:hAnsi="Cambria" w:cstheme="minorHAnsi"/>
          <w:bCs/>
          <w:sz w:val="24"/>
          <w:szCs w:val="24"/>
        </w:rPr>
        <w:t xml:space="preserve"> stir fry with avocado paneer dressing: </w:t>
      </w:r>
      <w:hyperlink r:id="rId13" w:history="1">
        <w:r w:rsidRPr="00302AC5">
          <w:rPr>
            <w:rStyle w:val="Hyperlink"/>
            <w:rFonts w:ascii="Cambria" w:hAnsi="Cambria" w:cstheme="minorHAnsi"/>
            <w:bCs/>
            <w:sz w:val="24"/>
            <w:szCs w:val="24"/>
          </w:rPr>
          <w:t>https://www.instagram.com/reel/DVv3uAxjmMt/?utm_source=ig_web_copy_link&amp;igsh=MzRlODBiNWFlZA==</w:t>
        </w:r>
      </w:hyperlink>
      <w:r>
        <w:rPr>
          <w:rFonts w:ascii="Cambria" w:hAnsi="Cambria" w:cstheme="minorHAnsi"/>
          <w:bCs/>
          <w:sz w:val="24"/>
          <w:szCs w:val="24"/>
        </w:rPr>
        <w:t xml:space="preserve"> </w:t>
      </w:r>
    </w:p>
    <w:p w14:paraId="7A30D5EF" w14:textId="7E2600F2" w:rsidR="00A971B5" w:rsidRDefault="00F75C53">
      <w:pPr>
        <w:numPr>
          <w:ilvl w:val="0"/>
          <w:numId w:val="59"/>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SAUTED BELL PEPPERS (RECIPE- </w:t>
      </w:r>
      <w:hyperlink r:id="rId14">
        <w:r>
          <w:rPr>
            <w:rFonts w:ascii="Cambria" w:eastAsia="Cambria" w:hAnsi="Cambria" w:cs="Cambria"/>
            <w:color w:val="0563C1"/>
            <w:sz w:val="24"/>
            <w:szCs w:val="24"/>
            <w:u w:val="single"/>
          </w:rPr>
          <w:t>https://www.youtube.com/shorts/I-a1ICUjoFM</w:t>
        </w:r>
      </w:hyperlink>
      <w:r>
        <w:rPr>
          <w:rFonts w:ascii="Cambria" w:eastAsia="Cambria" w:hAnsi="Cambria" w:cs="Cambria"/>
          <w:color w:val="000000"/>
          <w:sz w:val="24"/>
          <w:szCs w:val="24"/>
        </w:rPr>
        <w:t xml:space="preserve"> )  </w:t>
      </w:r>
    </w:p>
    <w:p w14:paraId="3E8C29C9" w14:textId="5D686154" w:rsidR="00A971B5" w:rsidRDefault="00F75C53">
      <w:pPr>
        <w:numPr>
          <w:ilvl w:val="0"/>
          <w:numId w:val="59"/>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SOYA CHUNKS STIR FRY (RECIPE- </w:t>
      </w:r>
      <w:hyperlink r:id="rId15" w:history="1">
        <w:r w:rsidR="00135AD0" w:rsidRPr="009C512C">
          <w:rPr>
            <w:rStyle w:val="Hyperlink"/>
            <w:rFonts w:ascii="Cambria" w:eastAsia="Cambria" w:hAnsi="Cambria" w:cs="Cambria"/>
            <w:sz w:val="24"/>
            <w:szCs w:val="24"/>
          </w:rPr>
          <w:t>https://youtube.com/shorts/8_ockviTwQw?si=TSsQ-6P0SRYY9qZR</w:t>
        </w:r>
      </w:hyperlink>
      <w:r w:rsidR="00135AD0">
        <w:rPr>
          <w:rFonts w:ascii="Cambria" w:eastAsia="Cambria" w:hAnsi="Cambria" w:cs="Cambria"/>
          <w:color w:val="000000"/>
          <w:sz w:val="24"/>
          <w:szCs w:val="24"/>
        </w:rPr>
        <w:t xml:space="preserve"> </w:t>
      </w:r>
      <w:r>
        <w:rPr>
          <w:rFonts w:ascii="Cambria" w:eastAsia="Cambria" w:hAnsi="Cambria" w:cs="Cambria"/>
          <w:color w:val="000000"/>
          <w:sz w:val="24"/>
          <w:szCs w:val="24"/>
        </w:rPr>
        <w:t xml:space="preserve">) </w:t>
      </w:r>
      <w:r w:rsidR="00FB3014">
        <w:rPr>
          <w:rFonts w:ascii="Cambria" w:eastAsia="Cambria" w:hAnsi="Cambria" w:cs="Cambria"/>
          <w:color w:val="000000"/>
          <w:sz w:val="24"/>
          <w:szCs w:val="24"/>
        </w:rPr>
        <w:t xml:space="preserve">/ </w:t>
      </w:r>
      <w:hyperlink r:id="rId16" w:history="1">
        <w:r w:rsidR="00FB3014" w:rsidRPr="005655DD">
          <w:rPr>
            <w:rStyle w:val="Hyperlink"/>
            <w:rFonts w:ascii="Cambria" w:eastAsia="Cambria" w:hAnsi="Cambria" w:cs="Cambria"/>
            <w:sz w:val="24"/>
            <w:szCs w:val="24"/>
          </w:rPr>
          <w:t>https://www.instagram.com/reel/DJ1HdJrxDvU/?utm_source=ig_web_copy_link</w:t>
        </w:r>
      </w:hyperlink>
      <w:r w:rsidR="00FB3014">
        <w:rPr>
          <w:rFonts w:ascii="Cambria" w:eastAsia="Cambria" w:hAnsi="Cambria" w:cs="Cambria"/>
          <w:color w:val="000000"/>
          <w:sz w:val="24"/>
          <w:szCs w:val="24"/>
        </w:rPr>
        <w:t xml:space="preserve"> </w:t>
      </w:r>
    </w:p>
    <w:p w14:paraId="222BD685" w14:textId="77777777" w:rsidR="00A971B5" w:rsidRDefault="00F75C53">
      <w:pPr>
        <w:numPr>
          <w:ilvl w:val="0"/>
          <w:numId w:val="59"/>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GARLIC SAUTEED MUSHROOM: </w:t>
      </w:r>
      <w:hyperlink r:id="rId17">
        <w:r>
          <w:rPr>
            <w:rFonts w:ascii="Cambria" w:eastAsia="Cambria" w:hAnsi="Cambria" w:cs="Cambria"/>
            <w:color w:val="0563C1"/>
            <w:sz w:val="24"/>
            <w:szCs w:val="24"/>
            <w:u w:val="single"/>
          </w:rPr>
          <w:t>https://youtube.com/shorts/Z4dUamF44HU?si=G4DomS7Gh3SAYxV6</w:t>
        </w:r>
      </w:hyperlink>
      <w:r>
        <w:rPr>
          <w:rFonts w:ascii="Cambria" w:eastAsia="Cambria" w:hAnsi="Cambria" w:cs="Cambria"/>
          <w:color w:val="000000"/>
          <w:sz w:val="24"/>
          <w:szCs w:val="24"/>
        </w:rPr>
        <w:t xml:space="preserve"> </w:t>
      </w:r>
    </w:p>
    <w:p w14:paraId="06D15F45" w14:textId="77777777" w:rsidR="00A971B5" w:rsidRDefault="00F75C53">
      <w:pPr>
        <w:numPr>
          <w:ilvl w:val="0"/>
          <w:numId w:val="59"/>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SPROUTS PANEER STIR FRY: </w:t>
      </w:r>
      <w:hyperlink r:id="rId18">
        <w:r>
          <w:rPr>
            <w:rFonts w:ascii="Cambria" w:eastAsia="Cambria" w:hAnsi="Cambria" w:cs="Cambria"/>
            <w:color w:val="0563C1"/>
            <w:sz w:val="24"/>
            <w:szCs w:val="24"/>
            <w:u w:val="single"/>
          </w:rPr>
          <w:t>https://www.instagram.com/reel/C3C6OkAPL0R/?utm_source=ig_web_copy_link</w:t>
        </w:r>
      </w:hyperlink>
      <w:r>
        <w:rPr>
          <w:rFonts w:ascii="Cambria" w:eastAsia="Cambria" w:hAnsi="Cambria" w:cs="Cambria"/>
          <w:color w:val="000000"/>
          <w:sz w:val="24"/>
          <w:szCs w:val="24"/>
        </w:rPr>
        <w:t xml:space="preserve"> </w:t>
      </w:r>
    </w:p>
    <w:p w14:paraId="2940A153" w14:textId="77777777" w:rsidR="00A971B5" w:rsidRDefault="00F75C53">
      <w:pPr>
        <w:numPr>
          <w:ilvl w:val="0"/>
          <w:numId w:val="59"/>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Garlic sauteed asparagus: </w:t>
      </w:r>
      <w:hyperlink r:id="rId19">
        <w:r>
          <w:rPr>
            <w:rFonts w:ascii="Cambria" w:eastAsia="Cambria" w:hAnsi="Cambria" w:cs="Cambria"/>
            <w:color w:val="0563C1"/>
            <w:sz w:val="24"/>
            <w:szCs w:val="24"/>
            <w:u w:val="single"/>
          </w:rPr>
          <w:t>https://youtu.be/S2mqTJ6UjfQ?si=IWjNu9e3s9DwDqDM</w:t>
        </w:r>
      </w:hyperlink>
      <w:r>
        <w:rPr>
          <w:rFonts w:ascii="Cambria" w:eastAsia="Cambria" w:hAnsi="Cambria" w:cs="Cambria"/>
          <w:color w:val="000000"/>
          <w:sz w:val="24"/>
          <w:szCs w:val="24"/>
        </w:rPr>
        <w:t xml:space="preserve"> </w:t>
      </w:r>
    </w:p>
    <w:p w14:paraId="2F79BD07" w14:textId="77777777" w:rsidR="00A971B5" w:rsidRPr="00466C8E" w:rsidRDefault="00F75C53">
      <w:pPr>
        <w:numPr>
          <w:ilvl w:val="0"/>
          <w:numId w:val="59"/>
        </w:numPr>
        <w:pBdr>
          <w:top w:val="nil"/>
          <w:left w:val="nil"/>
          <w:bottom w:val="nil"/>
          <w:right w:val="nil"/>
          <w:between w:val="nil"/>
        </w:pBdr>
        <w:ind w:left="-426" w:hanging="359"/>
        <w:rPr>
          <w:rFonts w:ascii="Cambria" w:eastAsia="Cambria" w:hAnsi="Cambria" w:cs="Cambria"/>
          <w:color w:val="0563C1"/>
          <w:sz w:val="24"/>
          <w:szCs w:val="24"/>
          <w:u w:val="single"/>
        </w:rPr>
      </w:pPr>
      <w:bookmarkStart w:id="0" w:name="_Hlk167535743"/>
      <w:r>
        <w:rPr>
          <w:rFonts w:ascii="Cambria" w:eastAsia="Cambria" w:hAnsi="Cambria" w:cs="Cambria"/>
          <w:color w:val="000000"/>
          <w:sz w:val="24"/>
          <w:szCs w:val="24"/>
        </w:rPr>
        <w:t xml:space="preserve">Paneer vegetable stir fry: </w:t>
      </w:r>
      <w:hyperlink r:id="rId20">
        <w:r>
          <w:rPr>
            <w:rFonts w:ascii="Cambria" w:eastAsia="Cambria" w:hAnsi="Cambria" w:cs="Cambria"/>
            <w:color w:val="0563C1"/>
            <w:sz w:val="24"/>
            <w:szCs w:val="24"/>
            <w:u w:val="single"/>
          </w:rPr>
          <w:t>https://www.instagram.com/reel/Cz_N6jpvW1M/?utm_source=ig_web_copy_link&amp;igsh=MzRlODBiNWFlZA==</w:t>
        </w:r>
      </w:hyperlink>
      <w:bookmarkEnd w:id="0"/>
      <w:r>
        <w:rPr>
          <w:rFonts w:ascii="Cambria" w:eastAsia="Cambria" w:hAnsi="Cambria" w:cs="Cambria"/>
          <w:color w:val="000000"/>
          <w:sz w:val="24"/>
          <w:szCs w:val="24"/>
        </w:rPr>
        <w:t xml:space="preserve"> </w:t>
      </w:r>
    </w:p>
    <w:p w14:paraId="021AAD39" w14:textId="28A7AE92" w:rsidR="00466C8E" w:rsidRPr="00832965" w:rsidRDefault="00466C8E">
      <w:pPr>
        <w:numPr>
          <w:ilvl w:val="0"/>
          <w:numId w:val="59"/>
        </w:numPr>
        <w:pBdr>
          <w:top w:val="nil"/>
          <w:left w:val="nil"/>
          <w:bottom w:val="nil"/>
          <w:right w:val="nil"/>
          <w:between w:val="nil"/>
        </w:pBdr>
        <w:ind w:left="-426" w:hanging="359"/>
        <w:rPr>
          <w:rFonts w:ascii="Cambria" w:eastAsia="Cambria" w:hAnsi="Cambria" w:cs="Cambria"/>
          <w:color w:val="0563C1"/>
          <w:sz w:val="24"/>
          <w:szCs w:val="24"/>
          <w:u w:val="single"/>
        </w:rPr>
      </w:pPr>
      <w:bookmarkStart w:id="1" w:name="_Hlk169795711"/>
      <w:r>
        <w:rPr>
          <w:rFonts w:ascii="Cambria" w:eastAsia="Cambria" w:hAnsi="Cambria" w:cs="Cambria"/>
          <w:color w:val="000000"/>
          <w:sz w:val="24"/>
          <w:szCs w:val="24"/>
        </w:rPr>
        <w:t xml:space="preserve">Quinoa tofu stir fry: </w:t>
      </w:r>
      <w:hyperlink r:id="rId21" w:history="1">
        <w:r w:rsidRPr="00087F22">
          <w:rPr>
            <w:rStyle w:val="Hyperlink"/>
            <w:rFonts w:ascii="Cambria" w:eastAsia="Cambria" w:hAnsi="Cambria" w:cs="Cambria"/>
            <w:sz w:val="24"/>
            <w:szCs w:val="24"/>
          </w:rPr>
          <w:t>https://youtu.be/oXsc9W_Ii6k?si=tXSmOoYTbwp5pzyB</w:t>
        </w:r>
      </w:hyperlink>
      <w:bookmarkEnd w:id="1"/>
      <w:r>
        <w:rPr>
          <w:rFonts w:ascii="Cambria" w:eastAsia="Cambria" w:hAnsi="Cambria" w:cs="Cambria"/>
          <w:color w:val="000000"/>
          <w:sz w:val="24"/>
          <w:szCs w:val="24"/>
        </w:rPr>
        <w:t xml:space="preserve"> </w:t>
      </w:r>
    </w:p>
    <w:p w14:paraId="45E8D219" w14:textId="77777777" w:rsidR="00832965" w:rsidRPr="00832965" w:rsidRDefault="00832965">
      <w:pPr>
        <w:pStyle w:val="ListParagraph"/>
        <w:numPr>
          <w:ilvl w:val="0"/>
          <w:numId w:val="59"/>
        </w:numPr>
        <w:ind w:left="-426"/>
        <w:rPr>
          <w:rFonts w:ascii="Cambria" w:hAnsi="Cambria" w:cs="Segoe UI"/>
          <w:color w:val="000000"/>
          <w:sz w:val="24"/>
          <w:szCs w:val="24"/>
          <w:shd w:val="clear" w:color="auto" w:fill="FFFFFF"/>
        </w:rPr>
      </w:pPr>
      <w:bookmarkStart w:id="2" w:name="_Hlk172026559"/>
      <w:r w:rsidRPr="00832965">
        <w:rPr>
          <w:rFonts w:ascii="Cambria" w:hAnsi="Cambria" w:cs="Segoe UI"/>
          <w:color w:val="000000"/>
          <w:sz w:val="24"/>
          <w:szCs w:val="24"/>
          <w:shd w:val="clear" w:color="auto" w:fill="FFFFFF"/>
        </w:rPr>
        <w:t xml:space="preserve">Black Chickpeas Veggie stir-fry paired with Sautéed Paneer Salad (recipe- </w:t>
      </w:r>
      <w:hyperlink r:id="rId22" w:history="1">
        <w:r w:rsidRPr="00832965">
          <w:rPr>
            <w:rStyle w:val="Hyperlink"/>
            <w:rFonts w:ascii="Cambria" w:hAnsi="Cambria" w:cs="Segoe UI"/>
            <w:sz w:val="24"/>
            <w:szCs w:val="24"/>
            <w:shd w:val="clear" w:color="auto" w:fill="FFFFFF"/>
          </w:rPr>
          <w:t>https://www.instagram.com/reel/C1mOH3jvZWB/?utm_source=ig_web_copy_link&amp;igsh=MzRlODBiNWFlZA==</w:t>
        </w:r>
      </w:hyperlink>
      <w:r w:rsidRPr="00832965">
        <w:rPr>
          <w:rFonts w:ascii="Cambria" w:hAnsi="Cambria" w:cs="Segoe UI"/>
          <w:color w:val="000000"/>
          <w:sz w:val="24"/>
          <w:szCs w:val="24"/>
          <w:shd w:val="clear" w:color="auto" w:fill="FFFFFF"/>
        </w:rPr>
        <w:t xml:space="preserve"> ) </w:t>
      </w:r>
    </w:p>
    <w:p w14:paraId="7EFB329D" w14:textId="13DEDB85" w:rsidR="00832965" w:rsidRPr="00181EB1" w:rsidRDefault="00832965">
      <w:pPr>
        <w:pStyle w:val="ListParagraph"/>
        <w:numPr>
          <w:ilvl w:val="0"/>
          <w:numId w:val="59"/>
        </w:numPr>
        <w:ind w:left="-426"/>
        <w:rPr>
          <w:rFonts w:ascii="Cambria" w:hAnsi="Cambria" w:cstheme="minorHAnsi"/>
          <w:sz w:val="24"/>
          <w:szCs w:val="24"/>
        </w:rPr>
      </w:pPr>
      <w:bookmarkStart w:id="3" w:name="_Hlk205393944"/>
      <w:bookmarkStart w:id="4" w:name="_Hlk191128196"/>
      <w:bookmarkStart w:id="5" w:name="_Hlk186209010"/>
      <w:bookmarkStart w:id="6" w:name="_Hlk170225715"/>
      <w:bookmarkStart w:id="7" w:name="_Hlk170222480"/>
      <w:bookmarkEnd w:id="2"/>
      <w:r w:rsidRPr="001C4CBF">
        <w:rPr>
          <w:rFonts w:ascii="Cambria" w:eastAsia="Cambria" w:hAnsi="Cambria" w:cs="Cambria"/>
          <w:color w:val="000000"/>
          <w:sz w:val="24"/>
          <w:szCs w:val="24"/>
          <w:lang w:eastAsia="en-IN"/>
        </w:rPr>
        <w:t>S</w:t>
      </w:r>
      <w:bookmarkStart w:id="8" w:name="_Hlk201668646"/>
      <w:r w:rsidRPr="001C4CBF">
        <w:rPr>
          <w:rFonts w:ascii="Cambria" w:eastAsia="Cambria" w:hAnsi="Cambria" w:cs="Cambria"/>
          <w:color w:val="000000"/>
          <w:sz w:val="24"/>
          <w:szCs w:val="24"/>
          <w:lang w:eastAsia="en-IN"/>
        </w:rPr>
        <w:t>autéed paneer with crunchy salad and hung curd</w:t>
      </w:r>
      <w:bookmarkEnd w:id="3"/>
      <w:bookmarkEnd w:id="8"/>
      <w:r w:rsidRPr="001C4CBF">
        <w:rPr>
          <w:rFonts w:ascii="Cambria" w:eastAsia="Cambria" w:hAnsi="Cambria" w:cs="Cambria"/>
          <w:color w:val="000000"/>
          <w:sz w:val="24"/>
          <w:szCs w:val="24"/>
          <w:lang w:eastAsia="en-IN"/>
        </w:rPr>
        <w:t xml:space="preserve"> </w:t>
      </w:r>
      <w:bookmarkEnd w:id="4"/>
      <w:r w:rsidRPr="001C4CBF">
        <w:rPr>
          <w:rFonts w:ascii="Cambria" w:eastAsia="Cambria" w:hAnsi="Cambria" w:cs="Cambria"/>
          <w:color w:val="000000"/>
          <w:sz w:val="24"/>
          <w:szCs w:val="24"/>
          <w:lang w:eastAsia="en-IN"/>
        </w:rPr>
        <w:t>(recipe-</w:t>
      </w:r>
      <w:r w:rsidRPr="00832965">
        <w:rPr>
          <w:rFonts w:ascii="Cambria" w:hAnsi="Cambria" w:cs="Segoe UI"/>
          <w:color w:val="000000"/>
          <w:sz w:val="24"/>
          <w:szCs w:val="24"/>
          <w:shd w:val="clear" w:color="auto" w:fill="FFFFFF"/>
        </w:rPr>
        <w:t xml:space="preserve"> </w:t>
      </w:r>
      <w:hyperlink r:id="rId23" w:history="1">
        <w:r w:rsidRPr="00832965">
          <w:rPr>
            <w:rStyle w:val="Hyperlink"/>
            <w:rFonts w:ascii="Cambria" w:hAnsi="Cambria" w:cs="Segoe UI"/>
            <w:sz w:val="24"/>
            <w:szCs w:val="24"/>
            <w:shd w:val="clear" w:color="auto" w:fill="FFFFFF"/>
          </w:rPr>
          <w:t>https://www.instagram.com/reel/C32Z6jnvVBV/?utm_source=ig_web_copy_link&amp;igsh=MzRlODBiNWFlZA==</w:t>
        </w:r>
      </w:hyperlink>
      <w:bookmarkEnd w:id="5"/>
      <w:r w:rsidRPr="00832965">
        <w:rPr>
          <w:rFonts w:ascii="Cambria" w:hAnsi="Cambria" w:cs="Segoe UI"/>
          <w:color w:val="000000"/>
          <w:sz w:val="24"/>
          <w:szCs w:val="24"/>
          <w:shd w:val="clear" w:color="auto" w:fill="FFFFFF"/>
        </w:rPr>
        <w:t xml:space="preserve"> )</w:t>
      </w:r>
      <w:bookmarkEnd w:id="6"/>
    </w:p>
    <w:p w14:paraId="3415A794" w14:textId="7D34FD92" w:rsidR="00181EB1" w:rsidRPr="00832965" w:rsidRDefault="00181EB1">
      <w:pPr>
        <w:pStyle w:val="ListParagraph"/>
        <w:numPr>
          <w:ilvl w:val="0"/>
          <w:numId w:val="59"/>
        </w:numPr>
        <w:ind w:left="-426"/>
        <w:rPr>
          <w:rFonts w:ascii="Cambria" w:hAnsi="Cambria" w:cstheme="minorHAnsi"/>
          <w:sz w:val="24"/>
          <w:szCs w:val="24"/>
        </w:rPr>
      </w:pPr>
      <w:r w:rsidRPr="00181EB1">
        <w:rPr>
          <w:rFonts w:ascii="Cambria" w:hAnsi="Cambria" w:cstheme="minorHAnsi"/>
          <w:sz w:val="24"/>
          <w:szCs w:val="24"/>
        </w:rPr>
        <w:t xml:space="preserve">Sautéed Chickpeas </w:t>
      </w:r>
      <w:r>
        <w:rPr>
          <w:rFonts w:ascii="Cambria" w:hAnsi="Cambria" w:cstheme="minorHAnsi"/>
          <w:sz w:val="24"/>
          <w:szCs w:val="24"/>
        </w:rPr>
        <w:t>&amp;</w:t>
      </w:r>
      <w:r w:rsidRPr="00181EB1">
        <w:rPr>
          <w:rFonts w:ascii="Cambria" w:hAnsi="Cambria" w:cstheme="minorHAnsi"/>
          <w:sz w:val="24"/>
          <w:szCs w:val="24"/>
        </w:rPr>
        <w:t xml:space="preserve"> Paneer with Lettuce Kimchi Salad and Beetroot Chia raita</w:t>
      </w:r>
      <w:r>
        <w:rPr>
          <w:rFonts w:ascii="Cambria" w:hAnsi="Cambria" w:cstheme="minorHAnsi"/>
          <w:sz w:val="24"/>
          <w:szCs w:val="24"/>
        </w:rPr>
        <w:t xml:space="preserve">: </w:t>
      </w:r>
      <w:hyperlink r:id="rId24" w:history="1">
        <w:r w:rsidRPr="00EE6A97">
          <w:rPr>
            <w:rStyle w:val="Hyperlink"/>
            <w:rFonts w:ascii="Cambria" w:hAnsi="Cambria" w:cstheme="minorHAnsi"/>
            <w:sz w:val="24"/>
            <w:szCs w:val="24"/>
          </w:rPr>
          <w:t>https://www.instagram.com/reel/CzGi6aovJLW/?utm_source=ig_web_copy_link</w:t>
        </w:r>
      </w:hyperlink>
      <w:r>
        <w:rPr>
          <w:rFonts w:ascii="Cambria" w:hAnsi="Cambria" w:cstheme="minorHAnsi"/>
          <w:sz w:val="24"/>
          <w:szCs w:val="24"/>
        </w:rPr>
        <w:t xml:space="preserve"> </w:t>
      </w:r>
    </w:p>
    <w:p w14:paraId="28E3CAD3" w14:textId="79ED0ADD" w:rsidR="00832965" w:rsidRPr="0084380F" w:rsidRDefault="008915AE">
      <w:pPr>
        <w:numPr>
          <w:ilvl w:val="0"/>
          <w:numId w:val="59"/>
        </w:numPr>
        <w:pBdr>
          <w:top w:val="nil"/>
          <w:left w:val="nil"/>
          <w:bottom w:val="nil"/>
          <w:right w:val="nil"/>
          <w:between w:val="nil"/>
        </w:pBdr>
        <w:ind w:left="-426" w:hanging="359"/>
        <w:rPr>
          <w:rFonts w:ascii="Cambria" w:eastAsia="Cambria" w:hAnsi="Cambria" w:cs="Cambria"/>
          <w:color w:val="0563C1"/>
          <w:sz w:val="24"/>
          <w:szCs w:val="24"/>
          <w:u w:val="single"/>
        </w:rPr>
      </w:pPr>
      <w:bookmarkStart w:id="9" w:name="_Hlk206781766"/>
      <w:bookmarkEnd w:id="7"/>
      <w:r w:rsidRPr="008915AE">
        <w:rPr>
          <w:rFonts w:ascii="Cambria" w:eastAsia="Cambria" w:hAnsi="Cambria" w:cs="Cambria"/>
          <w:color w:val="000000"/>
          <w:sz w:val="24"/>
          <w:szCs w:val="24"/>
        </w:rPr>
        <w:t xml:space="preserve">Mushroom </w:t>
      </w:r>
      <w:r>
        <w:rPr>
          <w:rFonts w:ascii="Cambria" w:eastAsia="Cambria" w:hAnsi="Cambria" w:cs="Cambria"/>
          <w:color w:val="000000"/>
          <w:sz w:val="24"/>
          <w:szCs w:val="24"/>
        </w:rPr>
        <w:t>with mustardy tofu mayo</w:t>
      </w:r>
      <w:bookmarkEnd w:id="9"/>
      <w:r>
        <w:rPr>
          <w:rFonts w:ascii="Cambria" w:eastAsia="Cambria" w:hAnsi="Cambria" w:cs="Cambria"/>
          <w:color w:val="000000"/>
          <w:sz w:val="24"/>
          <w:szCs w:val="24"/>
        </w:rPr>
        <w:t xml:space="preserve">: </w:t>
      </w:r>
      <w:hyperlink r:id="rId25" w:history="1">
        <w:r w:rsidRPr="00EE288B">
          <w:rPr>
            <w:rStyle w:val="Hyperlink"/>
            <w:rFonts w:ascii="Cambria" w:eastAsia="Cambria" w:hAnsi="Cambria" w:cs="Cambria"/>
            <w:sz w:val="24"/>
            <w:szCs w:val="24"/>
          </w:rPr>
          <w:t>https://www.instagram.com/reel/DCtzLvHSVYn/?igsh=dm5ubDF5Y21vMTVs</w:t>
        </w:r>
      </w:hyperlink>
      <w:r>
        <w:rPr>
          <w:rFonts w:ascii="Cambria" w:eastAsia="Cambria" w:hAnsi="Cambria" w:cs="Cambria"/>
          <w:color w:val="000000"/>
          <w:sz w:val="24"/>
          <w:szCs w:val="24"/>
        </w:rPr>
        <w:t xml:space="preserve"> </w:t>
      </w:r>
    </w:p>
    <w:p w14:paraId="4622CADF" w14:textId="3FCDA7C0" w:rsidR="0084380F" w:rsidRPr="00A36D7F" w:rsidRDefault="0084380F">
      <w:pPr>
        <w:numPr>
          <w:ilvl w:val="0"/>
          <w:numId w:val="59"/>
        </w:numPr>
        <w:pBdr>
          <w:top w:val="nil"/>
          <w:left w:val="nil"/>
          <w:bottom w:val="nil"/>
          <w:right w:val="nil"/>
          <w:between w:val="nil"/>
        </w:pBdr>
        <w:ind w:left="-426" w:hanging="359"/>
        <w:rPr>
          <w:rFonts w:ascii="Cambria" w:eastAsia="Cambria" w:hAnsi="Cambria" w:cs="Cambria"/>
          <w:color w:val="0563C1"/>
          <w:sz w:val="24"/>
          <w:szCs w:val="24"/>
          <w:u w:val="single"/>
        </w:rPr>
      </w:pPr>
      <w:bookmarkStart w:id="10" w:name="_Hlk191128209"/>
      <w:bookmarkStart w:id="11" w:name="_Hlk183698169"/>
      <w:r w:rsidRPr="00767DB3">
        <w:rPr>
          <w:rFonts w:ascii="Cambria" w:hAnsi="Cambria" w:cstheme="minorHAnsi"/>
          <w:bCs/>
          <w:sz w:val="24"/>
          <w:szCs w:val="24"/>
        </w:rPr>
        <w:lastRenderedPageBreak/>
        <w:t>Mushroom capsicum paneer stir fry with curd and cucumber</w:t>
      </w:r>
      <w:bookmarkEnd w:id="10"/>
      <w:r w:rsidRPr="00767DB3">
        <w:rPr>
          <w:rFonts w:ascii="Cambria" w:hAnsi="Cambria" w:cstheme="minorHAnsi"/>
          <w:bCs/>
          <w:sz w:val="24"/>
          <w:szCs w:val="24"/>
        </w:rPr>
        <w:t xml:space="preserve">: </w:t>
      </w:r>
      <w:hyperlink r:id="rId26" w:history="1">
        <w:r w:rsidRPr="00767DB3">
          <w:rPr>
            <w:rStyle w:val="Hyperlink"/>
            <w:rFonts w:ascii="Cambria" w:hAnsi="Cambria" w:cstheme="minorHAnsi"/>
            <w:bCs/>
            <w:sz w:val="24"/>
            <w:szCs w:val="24"/>
          </w:rPr>
          <w:t>https://www.instagram.com/reel/C9w5dseN0BL/?utm_source=ig_web_copy_link&amp;igsh=MzRlODBiNWFlZA==</w:t>
        </w:r>
      </w:hyperlink>
    </w:p>
    <w:p w14:paraId="29370E7D" w14:textId="1BE7A681" w:rsidR="00A36D7F" w:rsidRDefault="00A36D7F">
      <w:pPr>
        <w:numPr>
          <w:ilvl w:val="0"/>
          <w:numId w:val="59"/>
        </w:numPr>
        <w:pBdr>
          <w:top w:val="nil"/>
          <w:left w:val="nil"/>
          <w:bottom w:val="nil"/>
          <w:right w:val="nil"/>
          <w:between w:val="nil"/>
        </w:pBdr>
        <w:ind w:left="-426" w:hanging="359"/>
        <w:rPr>
          <w:rFonts w:ascii="Cambria" w:eastAsia="Cambria" w:hAnsi="Cambria" w:cs="Cambria"/>
          <w:color w:val="0563C1"/>
          <w:sz w:val="24"/>
          <w:szCs w:val="24"/>
          <w:u w:val="single"/>
        </w:rPr>
      </w:pPr>
      <w:r>
        <w:rPr>
          <w:rFonts w:ascii="Cambria" w:hAnsi="Cambria" w:cstheme="minorHAnsi"/>
          <w:bCs/>
          <w:sz w:val="24"/>
          <w:szCs w:val="24"/>
        </w:rPr>
        <w:t>Carrot French fries:</w:t>
      </w:r>
      <w:r>
        <w:rPr>
          <w:rFonts w:ascii="Cambria" w:eastAsia="Cambria" w:hAnsi="Cambria" w:cs="Cambria"/>
          <w:color w:val="0563C1"/>
          <w:sz w:val="24"/>
          <w:szCs w:val="24"/>
          <w:u w:val="single"/>
        </w:rPr>
        <w:t xml:space="preserve"> </w:t>
      </w:r>
      <w:hyperlink r:id="rId27" w:history="1">
        <w:r w:rsidRPr="001402FF">
          <w:rPr>
            <w:rStyle w:val="Hyperlink"/>
            <w:rFonts w:ascii="Cambria" w:eastAsia="Cambria" w:hAnsi="Cambria" w:cs="Cambria"/>
            <w:sz w:val="24"/>
            <w:szCs w:val="24"/>
          </w:rPr>
          <w:t>https://www.instagram.com/reel/DDZ4rN_J1z1/?igsh=emd2MHA1bWs4bnhi</w:t>
        </w:r>
      </w:hyperlink>
      <w:r>
        <w:rPr>
          <w:rFonts w:ascii="Cambria" w:eastAsia="Cambria" w:hAnsi="Cambria" w:cs="Cambria"/>
          <w:color w:val="0563C1"/>
          <w:sz w:val="24"/>
          <w:szCs w:val="24"/>
          <w:u w:val="single"/>
        </w:rPr>
        <w:t xml:space="preserve"> </w:t>
      </w:r>
    </w:p>
    <w:p w14:paraId="1B00EBED" w14:textId="24B7B1D8" w:rsidR="002E2CA6" w:rsidRDefault="002E2CA6">
      <w:pPr>
        <w:numPr>
          <w:ilvl w:val="0"/>
          <w:numId w:val="59"/>
        </w:numPr>
        <w:pBdr>
          <w:top w:val="nil"/>
          <w:left w:val="nil"/>
          <w:bottom w:val="nil"/>
          <w:right w:val="nil"/>
          <w:between w:val="nil"/>
        </w:pBdr>
        <w:ind w:left="-426" w:hanging="359"/>
        <w:rPr>
          <w:rFonts w:ascii="Cambria" w:eastAsia="Cambria" w:hAnsi="Cambria" w:cs="Cambria"/>
          <w:color w:val="0563C1"/>
          <w:sz w:val="24"/>
          <w:szCs w:val="24"/>
          <w:u w:val="single"/>
        </w:rPr>
      </w:pPr>
      <w:r>
        <w:rPr>
          <w:rFonts w:ascii="Cambria" w:hAnsi="Cambria" w:cstheme="minorHAnsi"/>
          <w:bCs/>
          <w:sz w:val="24"/>
          <w:szCs w:val="24"/>
        </w:rPr>
        <w:t>Boiled drumsticks:</w:t>
      </w:r>
      <w:r>
        <w:rPr>
          <w:rFonts w:ascii="Cambria" w:eastAsia="Cambria" w:hAnsi="Cambria" w:cs="Cambria"/>
          <w:color w:val="0563C1"/>
          <w:sz w:val="24"/>
          <w:szCs w:val="24"/>
          <w:u w:val="single"/>
        </w:rPr>
        <w:t xml:space="preserve"> </w:t>
      </w:r>
      <w:hyperlink r:id="rId28" w:history="1">
        <w:r w:rsidRPr="00545770">
          <w:rPr>
            <w:rStyle w:val="Hyperlink"/>
            <w:rFonts w:ascii="Cambria" w:eastAsia="Cambria" w:hAnsi="Cambria" w:cs="Cambria"/>
            <w:sz w:val="24"/>
            <w:szCs w:val="24"/>
          </w:rPr>
          <w:t>https://youtube.com/shorts/8GCFnKbnoqg?si=IvjYFPewKtY7s7cA</w:t>
        </w:r>
      </w:hyperlink>
      <w:r>
        <w:rPr>
          <w:rFonts w:ascii="Cambria" w:eastAsia="Cambria" w:hAnsi="Cambria" w:cs="Cambria"/>
          <w:color w:val="0563C1"/>
          <w:sz w:val="24"/>
          <w:szCs w:val="24"/>
          <w:u w:val="single"/>
        </w:rPr>
        <w:t xml:space="preserve"> </w:t>
      </w:r>
    </w:p>
    <w:p w14:paraId="1B86817F" w14:textId="6E9CA735" w:rsidR="002172B5" w:rsidRDefault="002172B5">
      <w:pPr>
        <w:numPr>
          <w:ilvl w:val="0"/>
          <w:numId w:val="59"/>
        </w:numPr>
        <w:pBdr>
          <w:top w:val="nil"/>
          <w:left w:val="nil"/>
          <w:bottom w:val="nil"/>
          <w:right w:val="nil"/>
          <w:between w:val="nil"/>
        </w:pBdr>
        <w:ind w:left="-426" w:hanging="359"/>
        <w:rPr>
          <w:rFonts w:ascii="Cambria" w:eastAsia="Cambria" w:hAnsi="Cambria" w:cs="Cambria"/>
          <w:color w:val="0563C1"/>
          <w:sz w:val="24"/>
          <w:szCs w:val="24"/>
          <w:u w:val="single"/>
        </w:rPr>
      </w:pPr>
      <w:r>
        <w:rPr>
          <w:rFonts w:ascii="Cambria" w:hAnsi="Cambria" w:cstheme="minorHAnsi"/>
          <w:bCs/>
          <w:sz w:val="24"/>
          <w:szCs w:val="24"/>
        </w:rPr>
        <w:t>Air fried pumpkin:</w:t>
      </w:r>
      <w:r>
        <w:rPr>
          <w:rFonts w:ascii="Cambria" w:eastAsia="Cambria" w:hAnsi="Cambria" w:cs="Cambria"/>
          <w:color w:val="0563C1"/>
          <w:sz w:val="24"/>
          <w:szCs w:val="24"/>
          <w:u w:val="single"/>
        </w:rPr>
        <w:t xml:space="preserve"> </w:t>
      </w:r>
      <w:hyperlink r:id="rId29" w:history="1">
        <w:r w:rsidRPr="00AC413E">
          <w:rPr>
            <w:rStyle w:val="Hyperlink"/>
            <w:rFonts w:ascii="Cambria" w:eastAsia="Cambria" w:hAnsi="Cambria" w:cs="Cambria"/>
            <w:sz w:val="24"/>
            <w:szCs w:val="24"/>
          </w:rPr>
          <w:t>https://youtube.com/shorts/GYnruf-Ymbo?si=GKSHjxfxNkZ4yyP8</w:t>
        </w:r>
      </w:hyperlink>
    </w:p>
    <w:p w14:paraId="6141EDCB" w14:textId="77777777" w:rsidR="002172B5" w:rsidRDefault="002172B5">
      <w:pPr>
        <w:numPr>
          <w:ilvl w:val="0"/>
          <w:numId w:val="59"/>
        </w:numPr>
        <w:pBdr>
          <w:top w:val="nil"/>
          <w:left w:val="nil"/>
          <w:bottom w:val="nil"/>
          <w:right w:val="nil"/>
          <w:between w:val="nil"/>
        </w:pBdr>
        <w:ind w:left="-426" w:hanging="359"/>
        <w:rPr>
          <w:rFonts w:ascii="Cambria" w:eastAsia="Cambria" w:hAnsi="Cambria" w:cs="Cambria"/>
          <w:color w:val="0563C1"/>
          <w:sz w:val="24"/>
          <w:szCs w:val="24"/>
          <w:u w:val="single"/>
        </w:rPr>
      </w:pPr>
    </w:p>
    <w:bookmarkEnd w:id="11"/>
    <w:p w14:paraId="6C558125" w14:textId="77777777" w:rsidR="00A971B5" w:rsidRDefault="00F75C53">
      <w:pPr>
        <w:ind w:left="-426"/>
        <w:rPr>
          <w:rFonts w:ascii="Cambria" w:eastAsia="Cambria" w:hAnsi="Cambria" w:cs="Cambria"/>
          <w:color w:val="FF0000"/>
          <w:sz w:val="24"/>
          <w:szCs w:val="24"/>
        </w:rPr>
      </w:pPr>
      <w:r>
        <w:rPr>
          <w:rFonts w:ascii="Cambria" w:eastAsia="Cambria" w:hAnsi="Cambria" w:cs="Cambria"/>
          <w:sz w:val="24"/>
          <w:szCs w:val="24"/>
        </w:rPr>
        <w:t xml:space="preserve">     </w:t>
      </w:r>
      <w:r>
        <w:rPr>
          <w:rFonts w:ascii="Cambria" w:eastAsia="Cambria" w:hAnsi="Cambria" w:cs="Cambria"/>
          <w:color w:val="FF0000"/>
          <w:sz w:val="24"/>
          <w:szCs w:val="24"/>
        </w:rPr>
        <w:t xml:space="preserve">NON-VEG: </w:t>
      </w:r>
    </w:p>
    <w:p w14:paraId="27484CD9" w14:textId="77777777" w:rsidR="00A971B5" w:rsidRDefault="00F75C53">
      <w:pPr>
        <w:numPr>
          <w:ilvl w:val="0"/>
          <w:numId w:val="4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EGG STIR FRY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hyperlink r:id="rId30">
        <w:r>
          <w:rPr>
            <w:rFonts w:ascii="Cambria" w:eastAsia="Cambria" w:hAnsi="Cambria" w:cs="Cambria"/>
            <w:color w:val="0563C1"/>
            <w:sz w:val="24"/>
            <w:szCs w:val="24"/>
            <w:u w:val="single"/>
          </w:rPr>
          <w:t>https://www.youtube.com/watch?v=hlqz87Qd5qY</w:t>
        </w:r>
      </w:hyperlink>
      <w:r>
        <w:rPr>
          <w:rFonts w:ascii="Cambria" w:eastAsia="Cambria" w:hAnsi="Cambria" w:cs="Cambria"/>
          <w:color w:val="0563C1"/>
          <w:sz w:val="24"/>
          <w:szCs w:val="24"/>
          <w:u w:val="single"/>
        </w:rPr>
        <w:t>)</w:t>
      </w:r>
    </w:p>
    <w:p w14:paraId="1BB8E398" w14:textId="77777777" w:rsidR="00A971B5" w:rsidRDefault="00F75C53">
      <w:pPr>
        <w:numPr>
          <w:ilvl w:val="0"/>
          <w:numId w:val="46"/>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12" w:name="_Hlk166169397"/>
      <w:r>
        <w:rPr>
          <w:rFonts w:ascii="Cambria" w:eastAsia="Cambria" w:hAnsi="Cambria" w:cs="Cambria"/>
          <w:color w:val="000000"/>
          <w:sz w:val="24"/>
          <w:szCs w:val="24"/>
        </w:rPr>
        <w:t>BROCCOLI EGG STIR FRY (RECIPE-</w:t>
      </w:r>
      <w:r>
        <w:rPr>
          <w:rFonts w:ascii="Cambria" w:eastAsia="Cambria" w:hAnsi="Cambria" w:cs="Cambria"/>
          <w:color w:val="0563C1"/>
          <w:sz w:val="24"/>
          <w:szCs w:val="24"/>
          <w:u w:val="single"/>
        </w:rPr>
        <w:t xml:space="preserve"> </w:t>
      </w:r>
      <w:hyperlink r:id="rId31">
        <w:r>
          <w:rPr>
            <w:rFonts w:ascii="Cambria" w:eastAsia="Cambria" w:hAnsi="Cambria" w:cs="Cambria"/>
            <w:color w:val="0563C1"/>
            <w:sz w:val="24"/>
            <w:szCs w:val="24"/>
            <w:u w:val="single"/>
          </w:rPr>
          <w:t>https://www.youtube.com/watch?v=8GbR_r7unf4</w:t>
        </w:r>
      </w:hyperlink>
      <w:bookmarkEnd w:id="12"/>
      <w:r>
        <w:rPr>
          <w:rFonts w:ascii="Cambria" w:eastAsia="Cambria" w:hAnsi="Cambria" w:cs="Cambria"/>
          <w:color w:val="0563C1"/>
          <w:sz w:val="24"/>
          <w:szCs w:val="24"/>
          <w:u w:val="single"/>
        </w:rPr>
        <w:t xml:space="preserve"> ) </w:t>
      </w:r>
    </w:p>
    <w:p w14:paraId="1F0011FE" w14:textId="77777777" w:rsidR="00A971B5" w:rsidRDefault="00F75C53">
      <w:pPr>
        <w:numPr>
          <w:ilvl w:val="0"/>
          <w:numId w:val="4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GRILLED FISH WITH LEMON BUTTER SAUCE (RECIPE -</w:t>
      </w:r>
      <w:r>
        <w:rPr>
          <w:rFonts w:ascii="Cambria" w:eastAsia="Cambria" w:hAnsi="Cambria" w:cs="Cambria"/>
          <w:color w:val="000000"/>
          <w:sz w:val="24"/>
          <w:szCs w:val="24"/>
          <w:u w:val="single"/>
        </w:rPr>
        <w:t xml:space="preserve"> </w:t>
      </w:r>
      <w:hyperlink r:id="rId32">
        <w:r>
          <w:rPr>
            <w:rFonts w:ascii="Cambria" w:eastAsia="Cambria" w:hAnsi="Cambria" w:cs="Cambria"/>
            <w:color w:val="0563C1"/>
            <w:sz w:val="24"/>
            <w:szCs w:val="24"/>
            <w:u w:val="single"/>
          </w:rPr>
          <w:t>https://www.youtube.com/watch?v=WDYajtkY4NU</w:t>
        </w:r>
      </w:hyperlink>
      <w:r>
        <w:rPr>
          <w:rFonts w:ascii="Cambria" w:eastAsia="Cambria" w:hAnsi="Cambria" w:cs="Cambria"/>
          <w:color w:val="0563C1"/>
          <w:sz w:val="24"/>
          <w:szCs w:val="24"/>
          <w:u w:val="single"/>
        </w:rPr>
        <w:t xml:space="preserve"> )</w:t>
      </w:r>
    </w:p>
    <w:p w14:paraId="51BE6ECD" w14:textId="13B612BF" w:rsidR="003B02C7" w:rsidRPr="003B02C7" w:rsidRDefault="003B02C7">
      <w:pPr>
        <w:numPr>
          <w:ilvl w:val="0"/>
          <w:numId w:val="46"/>
        </w:numPr>
        <w:pBdr>
          <w:top w:val="nil"/>
          <w:left w:val="nil"/>
          <w:bottom w:val="nil"/>
          <w:right w:val="nil"/>
          <w:between w:val="nil"/>
        </w:pBdr>
        <w:spacing w:after="0"/>
        <w:ind w:left="-426" w:hanging="359"/>
        <w:rPr>
          <w:rFonts w:ascii="Cambria" w:eastAsiaTheme="minorEastAsia" w:hAnsi="Cambria" w:cstheme="minorBidi"/>
          <w:bCs/>
          <w:sz w:val="24"/>
          <w:szCs w:val="24"/>
        </w:rPr>
      </w:pPr>
      <w:r w:rsidRPr="003B02C7">
        <w:rPr>
          <w:rFonts w:ascii="Cambria" w:eastAsiaTheme="minorEastAsia" w:hAnsi="Cambria" w:cstheme="minorBidi"/>
          <w:bCs/>
          <w:sz w:val="24"/>
          <w:szCs w:val="24"/>
        </w:rPr>
        <w:t>Grilled fish</w:t>
      </w:r>
      <w:r>
        <w:rPr>
          <w:rFonts w:ascii="Cambria" w:eastAsiaTheme="minorEastAsia" w:hAnsi="Cambria" w:cstheme="minorBidi"/>
          <w:bCs/>
          <w:sz w:val="24"/>
          <w:szCs w:val="24"/>
        </w:rPr>
        <w:t xml:space="preserve">: </w:t>
      </w:r>
      <w:hyperlink r:id="rId33" w:history="1">
        <w:r w:rsidRPr="00692753">
          <w:rPr>
            <w:rStyle w:val="Hyperlink"/>
            <w:rFonts w:ascii="Cambria" w:eastAsiaTheme="minorEastAsia" w:hAnsi="Cambria" w:cstheme="minorBidi"/>
            <w:bCs/>
            <w:sz w:val="24"/>
            <w:szCs w:val="24"/>
          </w:rPr>
          <w:t>https://youtube.com/shorts/HGZ_fOn1yas?si=XsIGnRhlJP0dFUay</w:t>
        </w:r>
      </w:hyperlink>
      <w:r>
        <w:rPr>
          <w:rFonts w:ascii="Cambria" w:eastAsiaTheme="minorEastAsia" w:hAnsi="Cambria" w:cstheme="minorBidi"/>
          <w:bCs/>
          <w:sz w:val="24"/>
          <w:szCs w:val="24"/>
        </w:rPr>
        <w:t xml:space="preserve"> </w:t>
      </w:r>
    </w:p>
    <w:p w14:paraId="60BEF398" w14:textId="3307EA90" w:rsidR="00A971B5" w:rsidRDefault="00F75C53">
      <w:pPr>
        <w:numPr>
          <w:ilvl w:val="0"/>
          <w:numId w:val="4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ROASTED CHICKEN FRY (RECIPE</w:t>
      </w:r>
      <w:r>
        <w:rPr>
          <w:rFonts w:ascii="Cambria" w:eastAsia="Cambria" w:hAnsi="Cambria" w:cs="Cambria"/>
          <w:color w:val="0563C1"/>
          <w:sz w:val="24"/>
          <w:szCs w:val="24"/>
          <w:u w:val="single"/>
        </w:rPr>
        <w:t xml:space="preserve">- </w:t>
      </w:r>
      <w:hyperlink r:id="rId34">
        <w:r>
          <w:rPr>
            <w:rFonts w:ascii="Cambria" w:eastAsia="Cambria" w:hAnsi="Cambria" w:cs="Cambria"/>
            <w:color w:val="0563C1"/>
            <w:sz w:val="24"/>
            <w:szCs w:val="24"/>
            <w:u w:val="single"/>
          </w:rPr>
          <w:t>https://www.youtube.com/watch?v=hDgnhr7UOMM</w:t>
        </w:r>
      </w:hyperlink>
      <w:r>
        <w:rPr>
          <w:rFonts w:ascii="Cambria" w:eastAsia="Cambria" w:hAnsi="Cambria" w:cs="Cambria"/>
          <w:color w:val="0563C1"/>
          <w:sz w:val="24"/>
          <w:szCs w:val="24"/>
          <w:u w:val="single"/>
        </w:rPr>
        <w:t xml:space="preserve"> )</w:t>
      </w:r>
    </w:p>
    <w:p w14:paraId="18940283" w14:textId="77777777" w:rsidR="00A971B5" w:rsidRDefault="00F75C53">
      <w:pPr>
        <w:numPr>
          <w:ilvl w:val="0"/>
          <w:numId w:val="4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FISH FRY (WITHOUT OIL; RECIPE</w:t>
      </w:r>
      <w:r>
        <w:rPr>
          <w:rFonts w:ascii="Cambria" w:eastAsia="Cambria" w:hAnsi="Cambria" w:cs="Cambria"/>
          <w:color w:val="0563C1"/>
          <w:sz w:val="24"/>
          <w:szCs w:val="24"/>
          <w:u w:val="single"/>
        </w:rPr>
        <w:t xml:space="preserve">- </w:t>
      </w:r>
      <w:hyperlink r:id="rId35">
        <w:r>
          <w:rPr>
            <w:rFonts w:ascii="Cambria" w:eastAsia="Cambria" w:hAnsi="Cambria" w:cs="Cambria"/>
            <w:color w:val="0563C1"/>
            <w:sz w:val="24"/>
            <w:szCs w:val="24"/>
            <w:u w:val="single"/>
          </w:rPr>
          <w:t>https://www.youtube.com/watch?v=q1VssUbPpWk</w:t>
        </w:r>
      </w:hyperlink>
      <w:r>
        <w:rPr>
          <w:rFonts w:ascii="Cambria" w:eastAsia="Cambria" w:hAnsi="Cambria" w:cs="Cambria"/>
          <w:color w:val="0563C1"/>
          <w:sz w:val="24"/>
          <w:szCs w:val="24"/>
          <w:u w:val="single"/>
        </w:rPr>
        <w:t xml:space="preserve"> )</w:t>
      </w:r>
    </w:p>
    <w:p w14:paraId="01310B79" w14:textId="77777777" w:rsidR="00A971B5" w:rsidRDefault="00F75C53">
      <w:pPr>
        <w:numPr>
          <w:ilvl w:val="0"/>
          <w:numId w:val="4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chicken tandoori (recipe- </w:t>
      </w:r>
      <w:hyperlink r:id="rId36">
        <w:r>
          <w:rPr>
            <w:rFonts w:ascii="Cambria" w:eastAsia="Cambria" w:hAnsi="Cambria" w:cs="Cambria"/>
            <w:color w:val="0563C1"/>
            <w:sz w:val="24"/>
            <w:szCs w:val="24"/>
            <w:u w:val="single"/>
          </w:rPr>
          <w:t>https://youtu.be/tWrwWHqnb-Y?si=p97fJaY4auDnUfIX</w:t>
        </w:r>
      </w:hyperlink>
    </w:p>
    <w:p w14:paraId="2CDDC213" w14:textId="025A2F69" w:rsidR="00980AA0" w:rsidRDefault="00980AA0">
      <w:pPr>
        <w:numPr>
          <w:ilvl w:val="0"/>
          <w:numId w:val="46"/>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Chicken stir fry with vegetables: </w:t>
      </w:r>
      <w:hyperlink r:id="rId37" w:history="1">
        <w:r w:rsidRPr="00932C88">
          <w:rPr>
            <w:rStyle w:val="Hyperlink"/>
            <w:rFonts w:ascii="Cambria" w:eastAsia="Cambria" w:hAnsi="Cambria" w:cs="Cambria"/>
            <w:sz w:val="24"/>
            <w:szCs w:val="24"/>
          </w:rPr>
          <w:t>https://youtu.be/5dybdeTylz0?si=w59Q5GWUNxBNJ_2h</w:t>
        </w:r>
      </w:hyperlink>
      <w:r>
        <w:rPr>
          <w:rFonts w:ascii="Cambria" w:eastAsia="Cambria" w:hAnsi="Cambria" w:cs="Cambria"/>
          <w:color w:val="000000"/>
          <w:sz w:val="24"/>
          <w:szCs w:val="24"/>
        </w:rPr>
        <w:t xml:space="preserve"> s</w:t>
      </w:r>
    </w:p>
    <w:p w14:paraId="215E98C6" w14:textId="2EBBA8CB" w:rsidR="00532E01" w:rsidRDefault="00532E01">
      <w:pPr>
        <w:numPr>
          <w:ilvl w:val="0"/>
          <w:numId w:val="46"/>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Cabbage egg stir fry: </w:t>
      </w:r>
      <w:hyperlink r:id="rId38" w:history="1">
        <w:r w:rsidRPr="00EC33E5">
          <w:rPr>
            <w:rStyle w:val="Hyperlink"/>
            <w:rFonts w:ascii="Cambria" w:eastAsia="Cambria" w:hAnsi="Cambria" w:cs="Cambria"/>
            <w:sz w:val="24"/>
            <w:szCs w:val="24"/>
          </w:rPr>
          <w:t>https://www.instagram.com/reel/C7RYHx2ywjt/?igsh=MXVqbjd6bWtvbG10ZA==</w:t>
        </w:r>
      </w:hyperlink>
      <w:r>
        <w:rPr>
          <w:rFonts w:ascii="Cambria" w:eastAsia="Cambria" w:hAnsi="Cambria" w:cs="Cambria"/>
          <w:color w:val="000000"/>
          <w:sz w:val="24"/>
          <w:szCs w:val="24"/>
        </w:rPr>
        <w:t xml:space="preserve"> </w:t>
      </w:r>
    </w:p>
    <w:p w14:paraId="7D09511B" w14:textId="43F89849" w:rsidR="008B3520" w:rsidRDefault="008B3520">
      <w:pPr>
        <w:numPr>
          <w:ilvl w:val="0"/>
          <w:numId w:val="46"/>
        </w:numPr>
        <w:pBdr>
          <w:top w:val="nil"/>
          <w:left w:val="nil"/>
          <w:bottom w:val="nil"/>
          <w:right w:val="nil"/>
          <w:between w:val="nil"/>
        </w:pBdr>
        <w:spacing w:after="0"/>
        <w:ind w:left="-426" w:hanging="359"/>
        <w:rPr>
          <w:rFonts w:ascii="Cambria" w:eastAsia="Cambria" w:hAnsi="Cambria" w:cs="Cambria"/>
          <w:color w:val="000000"/>
          <w:sz w:val="24"/>
          <w:szCs w:val="24"/>
        </w:rPr>
      </w:pPr>
      <w:bookmarkStart w:id="13" w:name="_Hlk196831731"/>
      <w:r>
        <w:rPr>
          <w:rFonts w:ascii="Cambria" w:eastAsia="Cambria" w:hAnsi="Cambria" w:cs="Cambria"/>
          <w:color w:val="000000"/>
          <w:sz w:val="24"/>
          <w:szCs w:val="24"/>
        </w:rPr>
        <w:t xml:space="preserve">Quinoa chicken stir fry: </w:t>
      </w:r>
      <w:hyperlink r:id="rId39" w:history="1">
        <w:r w:rsidRPr="00CA0D41">
          <w:rPr>
            <w:rStyle w:val="Hyperlink"/>
            <w:rFonts w:ascii="Cambria" w:eastAsia="Cambria" w:hAnsi="Cambria" w:cs="Cambria"/>
            <w:sz w:val="24"/>
            <w:szCs w:val="24"/>
          </w:rPr>
          <w:t>https://youtu.be/FJEtoX76OMQ?si=mueIUBLhOcCCriA5</w:t>
        </w:r>
      </w:hyperlink>
      <w:bookmarkEnd w:id="13"/>
      <w:r>
        <w:rPr>
          <w:rFonts w:ascii="Cambria" w:eastAsia="Cambria" w:hAnsi="Cambria" w:cs="Cambria"/>
          <w:color w:val="000000"/>
          <w:sz w:val="24"/>
          <w:szCs w:val="24"/>
        </w:rPr>
        <w:t xml:space="preserve"> </w:t>
      </w:r>
    </w:p>
    <w:p w14:paraId="64256622" w14:textId="60833B81" w:rsidR="009E0B57" w:rsidRPr="009E0B57" w:rsidRDefault="009E0B57">
      <w:pPr>
        <w:numPr>
          <w:ilvl w:val="0"/>
          <w:numId w:val="46"/>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Quinoa chicken bowl: </w:t>
      </w:r>
      <w:hyperlink r:id="rId40" w:history="1">
        <w:r w:rsidRPr="00A82437">
          <w:rPr>
            <w:rStyle w:val="Hyperlink"/>
            <w:rFonts w:ascii="Cambria" w:eastAsia="Cambria" w:hAnsi="Cambria" w:cs="Cambria"/>
            <w:sz w:val="24"/>
            <w:szCs w:val="24"/>
          </w:rPr>
          <w:t>https://youtube.com/shorts/u4X7PBhsbac?si=pfuxaH73O0VC_2od</w:t>
        </w:r>
      </w:hyperlink>
      <w:r>
        <w:rPr>
          <w:rFonts w:ascii="Cambria" w:eastAsia="Cambria" w:hAnsi="Cambria" w:cs="Cambria"/>
          <w:color w:val="000000"/>
          <w:sz w:val="24"/>
          <w:szCs w:val="24"/>
        </w:rPr>
        <w:t xml:space="preserve"> </w:t>
      </w:r>
    </w:p>
    <w:p w14:paraId="23D11637" w14:textId="77777777" w:rsidR="009E0B57" w:rsidRPr="00980AA0" w:rsidRDefault="009E0B57">
      <w:pPr>
        <w:numPr>
          <w:ilvl w:val="0"/>
          <w:numId w:val="46"/>
        </w:numPr>
        <w:pBdr>
          <w:top w:val="nil"/>
          <w:left w:val="nil"/>
          <w:bottom w:val="nil"/>
          <w:right w:val="nil"/>
          <w:between w:val="nil"/>
        </w:pBdr>
        <w:spacing w:after="0"/>
        <w:ind w:left="-426" w:hanging="359"/>
        <w:rPr>
          <w:rFonts w:ascii="Cambria" w:eastAsia="Cambria" w:hAnsi="Cambria" w:cs="Cambria"/>
          <w:color w:val="000000"/>
          <w:sz w:val="24"/>
          <w:szCs w:val="24"/>
        </w:rPr>
      </w:pPr>
    </w:p>
    <w:p w14:paraId="5191D70E" w14:textId="77777777" w:rsidR="00A971B5" w:rsidRDefault="00A971B5">
      <w:pPr>
        <w:pBdr>
          <w:top w:val="nil"/>
          <w:left w:val="nil"/>
          <w:bottom w:val="single" w:sz="4" w:space="1" w:color="000000"/>
          <w:right w:val="nil"/>
          <w:between w:val="nil"/>
        </w:pBdr>
        <w:ind w:left="-426"/>
        <w:rPr>
          <w:rFonts w:ascii="Cambria" w:eastAsia="Cambria" w:hAnsi="Cambria" w:cs="Cambria"/>
          <w:color w:val="0563C1"/>
          <w:sz w:val="24"/>
          <w:szCs w:val="24"/>
          <w:u w:val="single"/>
        </w:rPr>
      </w:pPr>
    </w:p>
    <w:p w14:paraId="62F41378" w14:textId="77777777" w:rsidR="00A971B5" w:rsidRDefault="00A971B5">
      <w:pPr>
        <w:ind w:left="-426"/>
        <w:rPr>
          <w:rFonts w:ascii="Cambria" w:eastAsia="Cambria" w:hAnsi="Cambria" w:cs="Cambria"/>
          <w:sz w:val="24"/>
          <w:szCs w:val="24"/>
        </w:rPr>
      </w:pPr>
    </w:p>
    <w:p w14:paraId="489BD0AA" w14:textId="77777777" w:rsidR="00A971B5" w:rsidRDefault="00F75C53">
      <w:pPr>
        <w:ind w:left="-426"/>
        <w:rPr>
          <w:rFonts w:ascii="Cambria" w:eastAsia="Cambria" w:hAnsi="Cambria" w:cs="Cambria"/>
          <w:b/>
          <w:color w:val="1F3864"/>
          <w:sz w:val="24"/>
          <w:szCs w:val="24"/>
        </w:rPr>
      </w:pPr>
      <w:r>
        <w:rPr>
          <w:rFonts w:ascii="Cambria" w:eastAsia="Cambria" w:hAnsi="Cambria" w:cs="Cambria"/>
          <w:b/>
          <w:color w:val="1F3864"/>
          <w:sz w:val="24"/>
          <w:szCs w:val="24"/>
        </w:rPr>
        <w:t>PANEER STIR FRY/BHURJI</w:t>
      </w:r>
    </w:p>
    <w:p w14:paraId="1CA0DD15" w14:textId="033999EB" w:rsidR="00A971B5" w:rsidRDefault="00F75C53">
      <w:pPr>
        <w:numPr>
          <w:ilvl w:val="0"/>
          <w:numId w:val="2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PANEER STEAK PLATTER (RECIPE</w:t>
      </w:r>
      <w:r w:rsidR="00FA27AB">
        <w:rPr>
          <w:rFonts w:ascii="Cambria" w:eastAsia="Cambria" w:hAnsi="Cambria" w:cs="Cambria"/>
          <w:color w:val="000000"/>
          <w:sz w:val="24"/>
          <w:szCs w:val="24"/>
        </w:rPr>
        <w:t xml:space="preserve">- </w:t>
      </w:r>
      <w:hyperlink r:id="rId41" w:history="1">
        <w:r w:rsidR="00FA27AB" w:rsidRPr="00763D50">
          <w:rPr>
            <w:rStyle w:val="Hyperlink"/>
            <w:rFonts w:ascii="Cambria" w:eastAsia="Cambria" w:hAnsi="Cambria" w:cs="Cambria"/>
            <w:sz w:val="24"/>
            <w:szCs w:val="24"/>
          </w:rPr>
          <w:t>https://youtu.be/kjIlJVQabv4?si=Tw7jmcX2mKFtvMvE</w:t>
        </w:r>
      </w:hyperlink>
      <w:r w:rsidR="00FA27AB">
        <w:rPr>
          <w:rFonts w:ascii="Cambria" w:eastAsia="Cambria" w:hAnsi="Cambria" w:cs="Cambria"/>
          <w:color w:val="000000"/>
          <w:sz w:val="24"/>
          <w:szCs w:val="24"/>
        </w:rPr>
        <w:t xml:space="preserve"> </w:t>
      </w:r>
    </w:p>
    <w:p w14:paraId="624E2181" w14:textId="77777777" w:rsidR="00A971B5" w:rsidRDefault="00F75C53">
      <w:pPr>
        <w:numPr>
          <w:ilvl w:val="0"/>
          <w:numId w:val="24"/>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Pesto paneer steak: </w:t>
      </w:r>
      <w:hyperlink r:id="rId42">
        <w:r>
          <w:rPr>
            <w:rFonts w:ascii="Cambria" w:eastAsia="Cambria" w:hAnsi="Cambria" w:cs="Cambria"/>
            <w:color w:val="0563C1"/>
            <w:sz w:val="24"/>
            <w:szCs w:val="24"/>
            <w:u w:val="single"/>
          </w:rPr>
          <w:t>https://www.instagram.com/reel/C06kFKVIuj9/?igsh=MWQ4cTBybGlxNm5mbQ==</w:t>
        </w:r>
      </w:hyperlink>
      <w:r>
        <w:rPr>
          <w:rFonts w:ascii="Cambria" w:eastAsia="Cambria" w:hAnsi="Cambria" w:cs="Cambria"/>
          <w:color w:val="000000"/>
          <w:sz w:val="24"/>
          <w:szCs w:val="24"/>
        </w:rPr>
        <w:t xml:space="preserve"> </w:t>
      </w:r>
    </w:p>
    <w:p w14:paraId="2BB5173D" w14:textId="75E64D05" w:rsidR="0036433F" w:rsidRPr="0036433F" w:rsidRDefault="0036433F">
      <w:pPr>
        <w:numPr>
          <w:ilvl w:val="0"/>
          <w:numId w:val="24"/>
        </w:numPr>
        <w:pBdr>
          <w:top w:val="nil"/>
          <w:left w:val="nil"/>
          <w:bottom w:val="nil"/>
          <w:right w:val="nil"/>
          <w:between w:val="nil"/>
        </w:pBdr>
        <w:spacing w:after="0"/>
        <w:ind w:left="-426" w:hanging="359"/>
        <w:rPr>
          <w:rFonts w:ascii="Cambria" w:eastAsiaTheme="minorEastAsia" w:hAnsi="Cambria" w:cstheme="minorHAnsi"/>
          <w:bCs/>
          <w:sz w:val="24"/>
          <w:szCs w:val="24"/>
        </w:rPr>
      </w:pPr>
      <w:r w:rsidRPr="0036433F">
        <w:rPr>
          <w:rFonts w:ascii="Cambria" w:eastAsiaTheme="minorEastAsia" w:hAnsi="Cambria" w:cstheme="minorHAnsi"/>
          <w:bCs/>
          <w:sz w:val="24"/>
          <w:szCs w:val="24"/>
        </w:rPr>
        <w:t>Beetroot paneer steak</w:t>
      </w:r>
      <w:r>
        <w:rPr>
          <w:rFonts w:ascii="Cambria" w:eastAsiaTheme="minorEastAsia" w:hAnsi="Cambria" w:cstheme="minorHAnsi"/>
          <w:bCs/>
          <w:sz w:val="24"/>
          <w:szCs w:val="24"/>
        </w:rPr>
        <w:t xml:space="preserve">: </w:t>
      </w:r>
      <w:hyperlink r:id="rId43" w:history="1">
        <w:r w:rsidRPr="00B755DC">
          <w:rPr>
            <w:rStyle w:val="Hyperlink"/>
            <w:rFonts w:ascii="Cambria" w:eastAsiaTheme="minorEastAsia" w:hAnsi="Cambria" w:cstheme="minorHAnsi"/>
            <w:bCs/>
            <w:sz w:val="24"/>
            <w:szCs w:val="24"/>
          </w:rPr>
          <w:t>https://www.instagram.com/reel/DJjWzVkoY-N/?igsh=eWRjZjZjbjBuZGRj</w:t>
        </w:r>
      </w:hyperlink>
      <w:r>
        <w:rPr>
          <w:rFonts w:ascii="Cambria" w:eastAsiaTheme="minorEastAsia" w:hAnsi="Cambria" w:cstheme="minorHAnsi"/>
          <w:bCs/>
          <w:sz w:val="24"/>
          <w:szCs w:val="24"/>
        </w:rPr>
        <w:t xml:space="preserve"> </w:t>
      </w:r>
    </w:p>
    <w:p w14:paraId="6A683883" w14:textId="040AC1AF" w:rsidR="00A971B5" w:rsidRDefault="00F75C53">
      <w:pPr>
        <w:numPr>
          <w:ilvl w:val="0"/>
          <w:numId w:val="2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PANEER BHURJI (RECIPE</w:t>
      </w:r>
      <w:r>
        <w:rPr>
          <w:rFonts w:ascii="Cambria" w:eastAsia="Cambria" w:hAnsi="Cambria" w:cs="Cambria"/>
          <w:color w:val="0563C1"/>
          <w:sz w:val="24"/>
          <w:szCs w:val="24"/>
          <w:u w:val="single"/>
        </w:rPr>
        <w:t xml:space="preserve">- </w:t>
      </w:r>
      <w:hyperlink r:id="rId44">
        <w:r>
          <w:rPr>
            <w:rFonts w:ascii="Cambria" w:eastAsia="Cambria" w:hAnsi="Cambria" w:cs="Cambria"/>
            <w:color w:val="0563C1"/>
            <w:sz w:val="24"/>
            <w:szCs w:val="24"/>
            <w:u w:val="single"/>
          </w:rPr>
          <w:t>https://www.youtube.com/watch?v=SYNpa2hzsy4</w:t>
        </w:r>
      </w:hyperlink>
      <w:r>
        <w:rPr>
          <w:rFonts w:ascii="Cambria" w:eastAsia="Cambria" w:hAnsi="Cambria" w:cs="Cambria"/>
          <w:color w:val="0563C1"/>
          <w:sz w:val="24"/>
          <w:szCs w:val="24"/>
          <w:u w:val="single"/>
        </w:rPr>
        <w:t xml:space="preserve"> )</w:t>
      </w:r>
    </w:p>
    <w:p w14:paraId="24CC4CCA" w14:textId="76225864" w:rsidR="004071B9" w:rsidRPr="00F0483C" w:rsidRDefault="004071B9">
      <w:pPr>
        <w:numPr>
          <w:ilvl w:val="0"/>
          <w:numId w:val="24"/>
        </w:numPr>
        <w:pBdr>
          <w:top w:val="nil"/>
          <w:left w:val="nil"/>
          <w:bottom w:val="nil"/>
          <w:right w:val="nil"/>
          <w:between w:val="nil"/>
        </w:pBdr>
        <w:spacing w:after="0"/>
        <w:ind w:left="-426" w:hanging="359"/>
        <w:rPr>
          <w:rFonts w:ascii="Cambria" w:eastAsia="Cambria" w:hAnsi="Cambria" w:cs="Cambria"/>
          <w:color w:val="000000"/>
          <w:sz w:val="24"/>
          <w:szCs w:val="24"/>
        </w:rPr>
      </w:pPr>
      <w:r w:rsidRPr="004071B9">
        <w:rPr>
          <w:rFonts w:ascii="Cambria" w:eastAsia="Cambria" w:hAnsi="Cambria" w:cs="Cambria"/>
          <w:color w:val="000000"/>
          <w:sz w:val="24"/>
          <w:szCs w:val="24"/>
        </w:rPr>
        <w:t xml:space="preserve">High protein paneer </w:t>
      </w:r>
      <w:proofErr w:type="spellStart"/>
      <w:r w:rsidRPr="004071B9">
        <w:rPr>
          <w:rFonts w:ascii="Cambria" w:eastAsia="Cambria" w:hAnsi="Cambria" w:cs="Cambria"/>
          <w:color w:val="000000"/>
          <w:sz w:val="24"/>
          <w:szCs w:val="24"/>
        </w:rPr>
        <w:t>bhurji</w:t>
      </w:r>
      <w:proofErr w:type="spellEnd"/>
      <w:r>
        <w:rPr>
          <w:rFonts w:ascii="Cambria" w:eastAsia="Cambria" w:hAnsi="Cambria" w:cs="Cambria"/>
          <w:color w:val="000000"/>
          <w:sz w:val="24"/>
          <w:szCs w:val="24"/>
        </w:rPr>
        <w:t xml:space="preserve">: </w:t>
      </w:r>
      <w:hyperlink r:id="rId45" w:history="1">
        <w:r w:rsidRPr="007F512C">
          <w:rPr>
            <w:rStyle w:val="Hyperlink"/>
            <w:rFonts w:ascii="Cambria" w:eastAsia="Cambria" w:hAnsi="Cambria" w:cs="Cambria"/>
            <w:sz w:val="24"/>
            <w:szCs w:val="24"/>
          </w:rPr>
          <w:t>https://www.instagram.com/reel/DI3qShoy_ms/?utm_source=ig_web_copy_link</w:t>
        </w:r>
      </w:hyperlink>
    </w:p>
    <w:p w14:paraId="7FDD07DB" w14:textId="655DB4DF" w:rsidR="00F0483C" w:rsidRDefault="00F0483C">
      <w:pPr>
        <w:numPr>
          <w:ilvl w:val="0"/>
          <w:numId w:val="24"/>
        </w:numPr>
        <w:pBdr>
          <w:top w:val="nil"/>
          <w:left w:val="nil"/>
          <w:bottom w:val="nil"/>
          <w:right w:val="nil"/>
          <w:between w:val="nil"/>
        </w:pBdr>
        <w:spacing w:after="0"/>
        <w:ind w:left="-426" w:hanging="359"/>
        <w:rPr>
          <w:rFonts w:ascii="Cambria" w:eastAsia="Cambria" w:hAnsi="Cambria" w:cs="Cambria"/>
          <w:color w:val="000000"/>
          <w:sz w:val="24"/>
          <w:szCs w:val="24"/>
        </w:rPr>
      </w:pPr>
      <w:r w:rsidRPr="00F0483C">
        <w:rPr>
          <w:rFonts w:ascii="Cambria" w:eastAsia="Cambria" w:hAnsi="Cambria" w:cs="Cambria"/>
          <w:color w:val="000000"/>
          <w:sz w:val="24"/>
          <w:szCs w:val="24"/>
        </w:rPr>
        <w:t xml:space="preserve">Zero oil paneer </w:t>
      </w:r>
      <w:proofErr w:type="spellStart"/>
      <w:r w:rsidRPr="00F0483C">
        <w:rPr>
          <w:rFonts w:ascii="Cambria" w:eastAsia="Cambria" w:hAnsi="Cambria" w:cs="Cambria"/>
          <w:color w:val="000000"/>
          <w:sz w:val="24"/>
          <w:szCs w:val="24"/>
        </w:rPr>
        <w:t>bhurji</w:t>
      </w:r>
      <w:proofErr w:type="spellEnd"/>
      <w:r w:rsidRPr="00F0483C">
        <w:rPr>
          <w:rFonts w:ascii="Cambria" w:eastAsia="Cambria" w:hAnsi="Cambria" w:cs="Cambria"/>
          <w:color w:val="000000"/>
          <w:sz w:val="24"/>
          <w:szCs w:val="24"/>
        </w:rPr>
        <w:t>:</w:t>
      </w:r>
      <w:r>
        <w:rPr>
          <w:rFonts w:ascii="Cambria" w:eastAsia="Cambria" w:hAnsi="Cambria" w:cs="Cambria"/>
          <w:color w:val="000000"/>
          <w:sz w:val="24"/>
          <w:szCs w:val="24"/>
        </w:rPr>
        <w:t xml:space="preserve"> </w:t>
      </w:r>
      <w:hyperlink r:id="rId46" w:history="1">
        <w:r w:rsidRPr="00060CD8">
          <w:rPr>
            <w:rStyle w:val="Hyperlink"/>
            <w:rFonts w:ascii="Cambria" w:eastAsia="Cambria" w:hAnsi="Cambria" w:cs="Cambria"/>
            <w:sz w:val="24"/>
            <w:szCs w:val="24"/>
          </w:rPr>
          <w:t>https://youtube.com/shorts/PhZkyrs7HIU?si=YUlVHYOhKb5hwBKC</w:t>
        </w:r>
      </w:hyperlink>
      <w:r>
        <w:rPr>
          <w:rFonts w:ascii="Cambria" w:eastAsia="Cambria" w:hAnsi="Cambria" w:cs="Cambria"/>
          <w:color w:val="000000"/>
          <w:sz w:val="24"/>
          <w:szCs w:val="24"/>
        </w:rPr>
        <w:t xml:space="preserve"> </w:t>
      </w:r>
    </w:p>
    <w:p w14:paraId="3B4CF3F3" w14:textId="7AAB9DA9" w:rsidR="00A971B5" w:rsidRDefault="00F75C53">
      <w:pPr>
        <w:numPr>
          <w:ilvl w:val="0"/>
          <w:numId w:val="2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PANEER CHILLI (RECIPE</w:t>
      </w:r>
      <w:r>
        <w:rPr>
          <w:rFonts w:ascii="Cambria" w:eastAsia="Cambria" w:hAnsi="Cambria" w:cs="Cambria"/>
          <w:color w:val="0563C1"/>
          <w:sz w:val="24"/>
          <w:szCs w:val="24"/>
          <w:u w:val="single"/>
        </w:rPr>
        <w:t xml:space="preserve">- </w:t>
      </w:r>
      <w:hyperlink r:id="rId47">
        <w:r>
          <w:rPr>
            <w:rFonts w:ascii="Cambria" w:eastAsia="Cambria" w:hAnsi="Cambria" w:cs="Cambria"/>
            <w:color w:val="0563C1"/>
            <w:sz w:val="24"/>
            <w:szCs w:val="24"/>
            <w:u w:val="single"/>
          </w:rPr>
          <w:t>https://www.youtube.com/watch?v=lkb5DkraJZg</w:t>
        </w:r>
      </w:hyperlink>
      <w:r>
        <w:rPr>
          <w:rFonts w:ascii="Cambria" w:eastAsia="Cambria" w:hAnsi="Cambria" w:cs="Cambria"/>
          <w:color w:val="0563C1"/>
          <w:sz w:val="24"/>
          <w:szCs w:val="24"/>
          <w:u w:val="single"/>
        </w:rPr>
        <w:t xml:space="preserve"> ) </w:t>
      </w:r>
    </w:p>
    <w:p w14:paraId="12377C82" w14:textId="77777777" w:rsidR="00A971B5" w:rsidRDefault="00F75C53">
      <w:pPr>
        <w:numPr>
          <w:ilvl w:val="0"/>
          <w:numId w:val="2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PANEER AVOCADO PLATTER (RECIPE-</w:t>
      </w:r>
      <w:r>
        <w:rPr>
          <w:rFonts w:ascii="Cambria" w:eastAsia="Cambria" w:hAnsi="Cambria" w:cs="Cambria"/>
          <w:color w:val="0563C1"/>
          <w:sz w:val="24"/>
          <w:szCs w:val="24"/>
          <w:u w:val="single"/>
        </w:rPr>
        <w:t xml:space="preserve"> </w:t>
      </w:r>
      <w:hyperlink r:id="rId48">
        <w:r>
          <w:rPr>
            <w:rFonts w:ascii="Cambria" w:eastAsia="Cambria" w:hAnsi="Cambria" w:cs="Cambria"/>
            <w:color w:val="0563C1"/>
            <w:sz w:val="24"/>
            <w:szCs w:val="24"/>
            <w:u w:val="single"/>
          </w:rPr>
          <w:t>https://www.instagram.com/reel/Cvgj6q-oBFx/?igshid=MzRlODBiNWFlZA==</w:t>
        </w:r>
      </w:hyperlink>
      <w:r>
        <w:rPr>
          <w:rFonts w:ascii="Cambria" w:eastAsia="Cambria" w:hAnsi="Cambria" w:cs="Cambria"/>
          <w:color w:val="000000"/>
          <w:sz w:val="24"/>
          <w:szCs w:val="24"/>
        </w:rPr>
        <w:t xml:space="preserve">) </w:t>
      </w:r>
    </w:p>
    <w:p w14:paraId="75B048C9" w14:textId="77777777" w:rsidR="00A971B5" w:rsidRDefault="00F75C53">
      <w:pPr>
        <w:numPr>
          <w:ilvl w:val="0"/>
          <w:numId w:val="2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PANEER STIR FRY (RECIPE- </w:t>
      </w:r>
      <w:hyperlink r:id="rId49">
        <w:r>
          <w:rPr>
            <w:rFonts w:ascii="Cambria" w:eastAsia="Cambria" w:hAnsi="Cambria" w:cs="Cambria"/>
            <w:color w:val="0563C1"/>
            <w:sz w:val="24"/>
            <w:szCs w:val="24"/>
            <w:u w:val="single"/>
          </w:rPr>
          <w:t>https://www.youtube.com/watch?v=jCp3m8naCcs</w:t>
        </w:r>
      </w:hyperlink>
      <w:r>
        <w:rPr>
          <w:rFonts w:ascii="Cambria" w:eastAsia="Cambria" w:hAnsi="Cambria" w:cs="Cambria"/>
          <w:color w:val="000000"/>
          <w:sz w:val="24"/>
          <w:szCs w:val="24"/>
        </w:rPr>
        <w:t xml:space="preserve"> ) </w:t>
      </w:r>
    </w:p>
    <w:p w14:paraId="06E544C1" w14:textId="77777777" w:rsidR="00A971B5" w:rsidRDefault="00F75C53">
      <w:pPr>
        <w:numPr>
          <w:ilvl w:val="0"/>
          <w:numId w:val="2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PANEER STIR FRY NEW WALA: </w:t>
      </w:r>
      <w:hyperlink r:id="rId50">
        <w:r>
          <w:rPr>
            <w:rFonts w:ascii="Cambria" w:eastAsia="Cambria" w:hAnsi="Cambria" w:cs="Cambria"/>
            <w:color w:val="0563C1"/>
            <w:sz w:val="24"/>
            <w:szCs w:val="24"/>
            <w:u w:val="single"/>
          </w:rPr>
          <w:t>https://youtu.be/gBlBuj_rBuw?si=XfDV8dJn01xhsMHh</w:t>
        </w:r>
      </w:hyperlink>
      <w:r>
        <w:rPr>
          <w:rFonts w:ascii="Cambria" w:eastAsia="Cambria" w:hAnsi="Cambria" w:cs="Cambria"/>
          <w:color w:val="000000"/>
          <w:sz w:val="24"/>
          <w:szCs w:val="24"/>
        </w:rPr>
        <w:t xml:space="preserve"> </w:t>
      </w:r>
    </w:p>
    <w:p w14:paraId="248B4BCC" w14:textId="280C3ED4" w:rsidR="00A971B5" w:rsidRDefault="00F75C53">
      <w:pPr>
        <w:numPr>
          <w:ilvl w:val="0"/>
          <w:numId w:val="2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lastRenderedPageBreak/>
        <w:t>PANEER TIKKA</w:t>
      </w:r>
      <w:r w:rsidR="005253B5">
        <w:rPr>
          <w:rFonts w:ascii="Cambria" w:eastAsia="Cambria" w:hAnsi="Cambria" w:cs="Cambria"/>
          <w:color w:val="000000"/>
          <w:sz w:val="24"/>
          <w:szCs w:val="24"/>
        </w:rPr>
        <w:t xml:space="preserve"> WITH VEGETABLES</w:t>
      </w:r>
      <w:r>
        <w:rPr>
          <w:rFonts w:ascii="Cambria" w:eastAsia="Cambria" w:hAnsi="Cambria" w:cs="Cambria"/>
          <w:color w:val="000000"/>
          <w:sz w:val="24"/>
          <w:szCs w:val="24"/>
        </w:rPr>
        <w:t xml:space="preserve"> (RECIPE- </w:t>
      </w:r>
      <w:hyperlink r:id="rId51">
        <w:r>
          <w:rPr>
            <w:rFonts w:ascii="Cambria" w:eastAsia="Cambria" w:hAnsi="Cambria" w:cs="Cambria"/>
            <w:color w:val="0563C1"/>
            <w:sz w:val="24"/>
            <w:szCs w:val="24"/>
            <w:u w:val="single"/>
          </w:rPr>
          <w:t>https://www.instagram.com/reel/CuUIZwSteU8/?igshid=bDR6MTZtdjI0OXB4</w:t>
        </w:r>
      </w:hyperlink>
      <w:r>
        <w:rPr>
          <w:rFonts w:ascii="Cambria" w:eastAsia="Cambria" w:hAnsi="Cambria" w:cs="Cambria"/>
          <w:color w:val="000000"/>
          <w:sz w:val="24"/>
          <w:szCs w:val="24"/>
        </w:rPr>
        <w:t xml:space="preserve"> )</w:t>
      </w:r>
    </w:p>
    <w:p w14:paraId="01ECC362" w14:textId="44004869" w:rsidR="00432085" w:rsidRPr="00432085" w:rsidRDefault="00432085">
      <w:pPr>
        <w:numPr>
          <w:ilvl w:val="0"/>
          <w:numId w:val="24"/>
        </w:numPr>
        <w:pBdr>
          <w:top w:val="nil"/>
          <w:left w:val="nil"/>
          <w:bottom w:val="nil"/>
          <w:right w:val="nil"/>
          <w:between w:val="nil"/>
        </w:pBdr>
        <w:spacing w:after="0"/>
        <w:ind w:left="-426" w:hanging="359"/>
        <w:rPr>
          <w:rFonts w:ascii="Cambria" w:eastAsia="Cambria" w:hAnsi="Cambria" w:cs="Cambria"/>
          <w:color w:val="000000"/>
          <w:sz w:val="24"/>
          <w:szCs w:val="24"/>
        </w:rPr>
      </w:pPr>
      <w:r w:rsidRPr="00432085">
        <w:rPr>
          <w:rFonts w:ascii="Cambria" w:eastAsia="Cambria" w:hAnsi="Cambria" w:cs="Cambria"/>
          <w:color w:val="000000"/>
          <w:sz w:val="24"/>
          <w:szCs w:val="24"/>
        </w:rPr>
        <w:t xml:space="preserve">Paneer </w:t>
      </w:r>
      <w:r>
        <w:rPr>
          <w:rFonts w:ascii="Cambria" w:eastAsia="Cambria" w:hAnsi="Cambria" w:cs="Cambria"/>
          <w:color w:val="000000"/>
          <w:sz w:val="24"/>
          <w:szCs w:val="24"/>
        </w:rPr>
        <w:t xml:space="preserve">tikka: </w:t>
      </w:r>
      <w:hyperlink r:id="rId52" w:history="1">
        <w:r w:rsidRPr="00B3314B">
          <w:rPr>
            <w:rStyle w:val="Hyperlink"/>
            <w:rFonts w:ascii="Cambria" w:eastAsia="Cambria" w:hAnsi="Cambria" w:cs="Cambria"/>
            <w:sz w:val="24"/>
            <w:szCs w:val="24"/>
          </w:rPr>
          <w:t>https://youtube.com/shorts/4QVEX7wHVmU?si=YhlWKp3HRv-oxm2e</w:t>
        </w:r>
      </w:hyperlink>
      <w:r>
        <w:rPr>
          <w:rFonts w:ascii="Cambria" w:eastAsia="Cambria" w:hAnsi="Cambria" w:cs="Cambria"/>
          <w:color w:val="000000"/>
          <w:sz w:val="24"/>
          <w:szCs w:val="24"/>
        </w:rPr>
        <w:t xml:space="preserve"> </w:t>
      </w:r>
    </w:p>
    <w:p w14:paraId="0EE7A6FB" w14:textId="3A3AEEED" w:rsidR="00A971B5" w:rsidRDefault="00F75C53">
      <w:pPr>
        <w:numPr>
          <w:ilvl w:val="0"/>
          <w:numId w:val="2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EGG BHURJI (RECIPE- </w:t>
      </w:r>
      <w:hyperlink r:id="rId53">
        <w:r>
          <w:rPr>
            <w:rFonts w:ascii="Cambria" w:eastAsia="Cambria" w:hAnsi="Cambria" w:cs="Cambria"/>
            <w:color w:val="0563C1"/>
            <w:sz w:val="24"/>
            <w:szCs w:val="24"/>
            <w:u w:val="single"/>
          </w:rPr>
          <w:t>https://youtu.be/d7WgsVvRYGk?si=eyikhN-b8jmPJG4c</w:t>
        </w:r>
      </w:hyperlink>
      <w:r>
        <w:rPr>
          <w:rFonts w:ascii="Cambria" w:eastAsia="Cambria" w:hAnsi="Cambria" w:cs="Cambria"/>
          <w:color w:val="000000"/>
          <w:sz w:val="24"/>
          <w:szCs w:val="24"/>
        </w:rPr>
        <w:t xml:space="preserve"> )</w:t>
      </w:r>
    </w:p>
    <w:p w14:paraId="67FDA4CD" w14:textId="77777777" w:rsidR="00A971B5" w:rsidRDefault="00F75C53">
      <w:pPr>
        <w:numPr>
          <w:ilvl w:val="0"/>
          <w:numId w:val="2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PANEER MUSHROOM STIR FRY: </w:t>
      </w:r>
      <w:hyperlink r:id="rId54">
        <w:r>
          <w:rPr>
            <w:rFonts w:ascii="Cambria" w:eastAsia="Cambria" w:hAnsi="Cambria" w:cs="Cambria"/>
            <w:color w:val="0563C1"/>
            <w:sz w:val="24"/>
            <w:szCs w:val="24"/>
            <w:u w:val="single"/>
          </w:rPr>
          <w:t>https://youtu.be/WCEqAqnwQc8?si=6ElGHbVoPGRonlpp</w:t>
        </w:r>
      </w:hyperlink>
      <w:r>
        <w:rPr>
          <w:rFonts w:ascii="Cambria" w:eastAsia="Cambria" w:hAnsi="Cambria" w:cs="Cambria"/>
          <w:color w:val="000000"/>
          <w:sz w:val="24"/>
          <w:szCs w:val="24"/>
        </w:rPr>
        <w:t xml:space="preserve"> </w:t>
      </w:r>
    </w:p>
    <w:p w14:paraId="08A84077" w14:textId="77777777" w:rsidR="00A971B5" w:rsidRPr="00AB7938" w:rsidRDefault="00F75C53">
      <w:pPr>
        <w:numPr>
          <w:ilvl w:val="0"/>
          <w:numId w:val="2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CHILLI PANEER: </w:t>
      </w:r>
      <w:hyperlink r:id="rId55">
        <w:r>
          <w:rPr>
            <w:rFonts w:ascii="Cambria" w:eastAsia="Cambria" w:hAnsi="Cambria" w:cs="Cambria"/>
            <w:color w:val="0563C1"/>
            <w:sz w:val="24"/>
            <w:szCs w:val="24"/>
            <w:u w:val="single"/>
          </w:rPr>
          <w:t>https://youtu.be/lkb5DkraJZg?si=Revwe4XTUMUS-1r8</w:t>
        </w:r>
      </w:hyperlink>
      <w:r>
        <w:rPr>
          <w:rFonts w:ascii="Cambria" w:eastAsia="Cambria" w:hAnsi="Cambria" w:cs="Cambria"/>
          <w:color w:val="000000"/>
          <w:sz w:val="24"/>
          <w:szCs w:val="24"/>
        </w:rPr>
        <w:t xml:space="preserve"> </w:t>
      </w:r>
    </w:p>
    <w:p w14:paraId="6D09A661" w14:textId="16B3A3D1" w:rsidR="00AB7938" w:rsidRDefault="00AB7938">
      <w:pPr>
        <w:numPr>
          <w:ilvl w:val="0"/>
          <w:numId w:val="2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Tofu </w:t>
      </w:r>
      <w:proofErr w:type="gramStart"/>
      <w:r>
        <w:rPr>
          <w:rFonts w:ascii="Cambria" w:eastAsia="Cambria" w:hAnsi="Cambria" w:cs="Cambria"/>
          <w:color w:val="000000"/>
          <w:sz w:val="24"/>
          <w:szCs w:val="24"/>
        </w:rPr>
        <w:t>stir</w:t>
      </w:r>
      <w:proofErr w:type="gramEnd"/>
      <w:r>
        <w:rPr>
          <w:rFonts w:ascii="Cambria" w:eastAsia="Cambria" w:hAnsi="Cambria" w:cs="Cambria"/>
          <w:color w:val="000000"/>
          <w:sz w:val="24"/>
          <w:szCs w:val="24"/>
        </w:rPr>
        <w:t xml:space="preserve"> fry:</w:t>
      </w:r>
      <w:r>
        <w:rPr>
          <w:rFonts w:ascii="Cambria" w:eastAsia="Cambria" w:hAnsi="Cambria" w:cs="Cambria"/>
          <w:color w:val="0563C1"/>
          <w:sz w:val="24"/>
          <w:szCs w:val="24"/>
          <w:u w:val="single"/>
        </w:rPr>
        <w:t xml:space="preserve"> </w:t>
      </w:r>
      <w:hyperlink r:id="rId56" w:history="1">
        <w:r w:rsidRPr="00E10014">
          <w:rPr>
            <w:rStyle w:val="Hyperlink"/>
            <w:rFonts w:ascii="Cambria" w:eastAsia="Cambria" w:hAnsi="Cambria" w:cs="Cambria"/>
            <w:sz w:val="24"/>
            <w:szCs w:val="24"/>
          </w:rPr>
          <w:t>https://youtu.be/RI5VE3IRjGc?si=Pbu8ldNf9tDNsSDC</w:t>
        </w:r>
      </w:hyperlink>
    </w:p>
    <w:p w14:paraId="112339A3" w14:textId="224FA639" w:rsidR="00AB7938" w:rsidRDefault="001C506A">
      <w:pPr>
        <w:numPr>
          <w:ilvl w:val="0"/>
          <w:numId w:val="24"/>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Paneer </w:t>
      </w:r>
      <w:proofErr w:type="spellStart"/>
      <w:r>
        <w:rPr>
          <w:rFonts w:ascii="Cambria" w:eastAsia="Cambria" w:hAnsi="Cambria" w:cs="Cambria"/>
          <w:color w:val="000000"/>
          <w:sz w:val="24"/>
          <w:szCs w:val="24"/>
        </w:rPr>
        <w:t>thecha</w:t>
      </w:r>
      <w:proofErr w:type="spellEnd"/>
      <w:r>
        <w:rPr>
          <w:rFonts w:ascii="Cambria" w:eastAsia="Cambria" w:hAnsi="Cambria" w:cs="Cambria"/>
          <w:color w:val="000000"/>
          <w:sz w:val="24"/>
          <w:szCs w:val="24"/>
        </w:rPr>
        <w:t xml:space="preserve">: </w:t>
      </w:r>
      <w:hyperlink r:id="rId57" w:history="1">
        <w:r w:rsidRPr="001D1FF6">
          <w:rPr>
            <w:rStyle w:val="Hyperlink"/>
            <w:rFonts w:ascii="Cambria" w:eastAsia="Cambria" w:hAnsi="Cambria" w:cs="Cambria"/>
            <w:sz w:val="24"/>
            <w:szCs w:val="24"/>
          </w:rPr>
          <w:t>https://youtube.com/shorts/O-wzp3ggeFo?si=zul60sKpSzJOHlXI</w:t>
        </w:r>
      </w:hyperlink>
      <w:r>
        <w:rPr>
          <w:rFonts w:ascii="Cambria" w:eastAsia="Cambria" w:hAnsi="Cambria" w:cs="Cambria"/>
          <w:color w:val="000000"/>
          <w:sz w:val="24"/>
          <w:szCs w:val="24"/>
        </w:rPr>
        <w:t xml:space="preserve"> </w:t>
      </w:r>
    </w:p>
    <w:p w14:paraId="0C0B041F" w14:textId="4DC06FD2" w:rsidR="009A5211" w:rsidRDefault="009A5211">
      <w:pPr>
        <w:numPr>
          <w:ilvl w:val="0"/>
          <w:numId w:val="24"/>
        </w:numPr>
        <w:pBdr>
          <w:top w:val="nil"/>
          <w:left w:val="nil"/>
          <w:bottom w:val="nil"/>
          <w:right w:val="nil"/>
          <w:between w:val="nil"/>
        </w:pBdr>
        <w:spacing w:after="0"/>
        <w:ind w:left="-426" w:hanging="359"/>
        <w:rPr>
          <w:rFonts w:ascii="Cambria" w:eastAsia="Cambria" w:hAnsi="Cambria" w:cs="Cambria"/>
          <w:color w:val="000000"/>
          <w:sz w:val="24"/>
          <w:szCs w:val="24"/>
        </w:rPr>
      </w:pPr>
      <w:bookmarkStart w:id="14" w:name="_Hlk194404541"/>
      <w:proofErr w:type="spellStart"/>
      <w:r>
        <w:rPr>
          <w:rFonts w:ascii="Cambria" w:eastAsia="Cambria" w:hAnsi="Cambria" w:cs="Cambria"/>
          <w:color w:val="000000"/>
          <w:sz w:val="24"/>
          <w:szCs w:val="24"/>
        </w:rPr>
        <w:t>Thecha</w:t>
      </w:r>
      <w:proofErr w:type="spellEnd"/>
      <w:r>
        <w:rPr>
          <w:rFonts w:ascii="Cambria" w:eastAsia="Cambria" w:hAnsi="Cambria" w:cs="Cambria"/>
          <w:color w:val="000000"/>
          <w:sz w:val="24"/>
          <w:szCs w:val="24"/>
        </w:rPr>
        <w:t xml:space="preserve"> paneer bowl: </w:t>
      </w:r>
      <w:hyperlink r:id="rId58" w:history="1">
        <w:r w:rsidR="00191EA4" w:rsidRPr="00277D60">
          <w:rPr>
            <w:rStyle w:val="Hyperlink"/>
            <w:rFonts w:ascii="Cambria" w:eastAsia="Cambria" w:hAnsi="Cambria" w:cs="Cambria"/>
            <w:sz w:val="24"/>
            <w:szCs w:val="24"/>
          </w:rPr>
          <w:t>https://www.instagram.com/reel/DGVUYm3PAu4/?igsh=MTRxMmFvMnF5Y2M5Nw==</w:t>
        </w:r>
      </w:hyperlink>
      <w:bookmarkEnd w:id="14"/>
      <w:r>
        <w:rPr>
          <w:rFonts w:ascii="Cambria" w:eastAsia="Cambria" w:hAnsi="Cambria" w:cs="Cambria"/>
          <w:color w:val="000000"/>
          <w:sz w:val="24"/>
          <w:szCs w:val="24"/>
        </w:rPr>
        <w:t xml:space="preserve"> </w:t>
      </w:r>
    </w:p>
    <w:p w14:paraId="059F76BF" w14:textId="606C0386" w:rsidR="00C50BE2" w:rsidRDefault="00C50BE2">
      <w:pPr>
        <w:numPr>
          <w:ilvl w:val="0"/>
          <w:numId w:val="24"/>
        </w:numPr>
        <w:pBdr>
          <w:top w:val="nil"/>
          <w:left w:val="nil"/>
          <w:bottom w:val="nil"/>
          <w:right w:val="nil"/>
          <w:between w:val="nil"/>
        </w:pBdr>
        <w:spacing w:after="0"/>
        <w:ind w:left="-426" w:hanging="359"/>
        <w:rPr>
          <w:rFonts w:ascii="Cambria" w:eastAsia="Cambria" w:hAnsi="Cambria" w:cs="Cambria"/>
          <w:color w:val="000000"/>
          <w:sz w:val="24"/>
          <w:szCs w:val="24"/>
        </w:rPr>
      </w:pPr>
      <w:bookmarkStart w:id="15" w:name="_Hlk196843503"/>
      <w:r>
        <w:rPr>
          <w:rFonts w:ascii="Cambria" w:eastAsia="Cambria" w:hAnsi="Cambria" w:cs="Cambria"/>
          <w:color w:val="000000"/>
          <w:sz w:val="24"/>
          <w:szCs w:val="24"/>
        </w:rPr>
        <w:t xml:space="preserve">Paneer wholesome meal: </w:t>
      </w:r>
      <w:hyperlink r:id="rId59" w:history="1">
        <w:r w:rsidRPr="006459DB">
          <w:rPr>
            <w:rStyle w:val="Hyperlink"/>
            <w:rFonts w:ascii="Cambria" w:eastAsia="Cambria" w:hAnsi="Cambria" w:cs="Cambria"/>
            <w:sz w:val="24"/>
            <w:szCs w:val="24"/>
          </w:rPr>
          <w:t>https://www.instagram.com/reel/DHc-lLCBGO5/?igsh=bGIzd2JtcmM3Z2N3</w:t>
        </w:r>
      </w:hyperlink>
      <w:bookmarkEnd w:id="15"/>
      <w:r>
        <w:rPr>
          <w:rFonts w:ascii="Cambria" w:eastAsia="Cambria" w:hAnsi="Cambria" w:cs="Cambria"/>
          <w:color w:val="000000"/>
          <w:sz w:val="24"/>
          <w:szCs w:val="24"/>
        </w:rPr>
        <w:t xml:space="preserve"> </w:t>
      </w:r>
    </w:p>
    <w:p w14:paraId="64AB1B49" w14:textId="63EBCE4B" w:rsidR="00C50BE2" w:rsidRDefault="00FC059E">
      <w:pPr>
        <w:numPr>
          <w:ilvl w:val="0"/>
          <w:numId w:val="24"/>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Grilled paneer with garlicky </w:t>
      </w:r>
      <w:r w:rsidR="00435A76">
        <w:rPr>
          <w:rFonts w:ascii="Cambria" w:eastAsia="Cambria" w:hAnsi="Cambria" w:cs="Cambria"/>
          <w:color w:val="000000"/>
          <w:sz w:val="24"/>
          <w:szCs w:val="24"/>
        </w:rPr>
        <w:t>pepper</w:t>
      </w:r>
      <w:r>
        <w:rPr>
          <w:rFonts w:ascii="Cambria" w:eastAsia="Cambria" w:hAnsi="Cambria" w:cs="Cambria"/>
          <w:color w:val="000000"/>
          <w:sz w:val="24"/>
          <w:szCs w:val="24"/>
        </w:rPr>
        <w:t xml:space="preserve"> sauce: </w:t>
      </w:r>
      <w:hyperlink r:id="rId60" w:history="1">
        <w:r w:rsidRPr="004131A1">
          <w:rPr>
            <w:rStyle w:val="Hyperlink"/>
            <w:rFonts w:ascii="Cambria" w:eastAsia="Cambria" w:hAnsi="Cambria" w:cs="Cambria"/>
            <w:sz w:val="24"/>
            <w:szCs w:val="24"/>
          </w:rPr>
          <w:t>https://www.instagram.com/reel/DJv90aySi_2/?igsh=MWJjczZlYnhlNmxtcw==</w:t>
        </w:r>
      </w:hyperlink>
      <w:r>
        <w:rPr>
          <w:rFonts w:ascii="Cambria" w:eastAsia="Cambria" w:hAnsi="Cambria" w:cs="Cambria"/>
          <w:color w:val="000000"/>
          <w:sz w:val="24"/>
          <w:szCs w:val="24"/>
        </w:rPr>
        <w:t xml:space="preserve"> </w:t>
      </w:r>
    </w:p>
    <w:p w14:paraId="0253F75E" w14:textId="62224625" w:rsidR="00362886" w:rsidRDefault="00362886">
      <w:pPr>
        <w:numPr>
          <w:ilvl w:val="0"/>
          <w:numId w:val="24"/>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Zucchini paneer bowl: </w:t>
      </w:r>
      <w:hyperlink r:id="rId61" w:history="1">
        <w:r w:rsidRPr="00A55E3B">
          <w:rPr>
            <w:rStyle w:val="Hyperlink"/>
            <w:rFonts w:ascii="Cambria" w:eastAsia="Cambria" w:hAnsi="Cambria" w:cs="Cambria"/>
            <w:sz w:val="24"/>
            <w:szCs w:val="24"/>
          </w:rPr>
          <w:t>https://www.instagram.com/reel/DanTNStOe3A/?utm_source=ig_web_button_share_sheet</w:t>
        </w:r>
      </w:hyperlink>
    </w:p>
    <w:p w14:paraId="5E63475C" w14:textId="77777777" w:rsidR="00362886" w:rsidRPr="00AB7938" w:rsidRDefault="00362886">
      <w:pPr>
        <w:numPr>
          <w:ilvl w:val="0"/>
          <w:numId w:val="24"/>
        </w:numPr>
        <w:pBdr>
          <w:top w:val="nil"/>
          <w:left w:val="nil"/>
          <w:bottom w:val="nil"/>
          <w:right w:val="nil"/>
          <w:between w:val="nil"/>
        </w:pBdr>
        <w:spacing w:after="0"/>
        <w:ind w:left="-426" w:hanging="359"/>
        <w:rPr>
          <w:rFonts w:ascii="Cambria" w:eastAsia="Cambria" w:hAnsi="Cambria" w:cs="Cambria"/>
          <w:color w:val="000000"/>
          <w:sz w:val="24"/>
          <w:szCs w:val="24"/>
        </w:rPr>
      </w:pPr>
    </w:p>
    <w:p w14:paraId="39BDCF9A" w14:textId="77777777" w:rsidR="00A971B5" w:rsidRDefault="00A971B5">
      <w:pPr>
        <w:pBdr>
          <w:top w:val="nil"/>
          <w:left w:val="nil"/>
          <w:bottom w:val="single" w:sz="4" w:space="1" w:color="000000"/>
          <w:right w:val="nil"/>
          <w:between w:val="nil"/>
        </w:pBdr>
        <w:spacing w:after="0"/>
        <w:ind w:left="-426"/>
        <w:rPr>
          <w:rFonts w:ascii="Cambria" w:eastAsia="Cambria" w:hAnsi="Cambria" w:cs="Cambria"/>
          <w:b/>
          <w:color w:val="000000"/>
          <w:sz w:val="24"/>
          <w:szCs w:val="24"/>
        </w:rPr>
      </w:pPr>
    </w:p>
    <w:p w14:paraId="41D20D87" w14:textId="77777777" w:rsidR="00A971B5" w:rsidRDefault="00A971B5">
      <w:pPr>
        <w:pBdr>
          <w:top w:val="nil"/>
          <w:left w:val="nil"/>
          <w:bottom w:val="nil"/>
          <w:right w:val="nil"/>
          <w:between w:val="nil"/>
        </w:pBdr>
        <w:spacing w:after="0"/>
        <w:ind w:left="-426"/>
        <w:rPr>
          <w:rFonts w:ascii="Cambria" w:eastAsia="Cambria" w:hAnsi="Cambria" w:cs="Cambria"/>
          <w:b/>
          <w:color w:val="002060"/>
          <w:sz w:val="24"/>
          <w:szCs w:val="24"/>
        </w:rPr>
      </w:pPr>
    </w:p>
    <w:p w14:paraId="325DD1EE" w14:textId="77777777" w:rsidR="00A971B5" w:rsidRDefault="00F75C53">
      <w:pPr>
        <w:pBdr>
          <w:top w:val="nil"/>
          <w:left w:val="nil"/>
          <w:bottom w:val="nil"/>
          <w:right w:val="nil"/>
          <w:between w:val="nil"/>
        </w:pBdr>
        <w:spacing w:after="0"/>
        <w:ind w:left="-426"/>
        <w:rPr>
          <w:rFonts w:ascii="Cambria" w:eastAsia="Cambria" w:hAnsi="Cambria" w:cs="Cambria"/>
          <w:b/>
          <w:color w:val="002060"/>
          <w:sz w:val="24"/>
          <w:szCs w:val="24"/>
        </w:rPr>
      </w:pPr>
      <w:r>
        <w:rPr>
          <w:rFonts w:ascii="Cambria" w:eastAsia="Cambria" w:hAnsi="Cambria" w:cs="Cambria"/>
          <w:b/>
          <w:color w:val="002060"/>
          <w:sz w:val="24"/>
          <w:szCs w:val="24"/>
        </w:rPr>
        <w:t>MUSHROOM RECIPES</w:t>
      </w:r>
    </w:p>
    <w:p w14:paraId="544B61CA" w14:textId="77777777" w:rsidR="00A971B5" w:rsidRDefault="00A971B5">
      <w:pPr>
        <w:pBdr>
          <w:top w:val="nil"/>
          <w:left w:val="nil"/>
          <w:bottom w:val="nil"/>
          <w:right w:val="nil"/>
          <w:between w:val="nil"/>
        </w:pBdr>
        <w:spacing w:after="0"/>
        <w:ind w:left="-426"/>
        <w:rPr>
          <w:rFonts w:ascii="Cambria" w:eastAsia="Cambria" w:hAnsi="Cambria" w:cs="Cambria"/>
          <w:b/>
          <w:color w:val="002060"/>
          <w:sz w:val="24"/>
          <w:szCs w:val="24"/>
        </w:rPr>
      </w:pPr>
    </w:p>
    <w:p w14:paraId="6AF3636A" w14:textId="77777777" w:rsidR="00A971B5" w:rsidRDefault="00F75C53">
      <w:pPr>
        <w:numPr>
          <w:ilvl w:val="0"/>
          <w:numId w:val="4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MUSHROOM MASALA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62">
        <w:r>
          <w:rPr>
            <w:rFonts w:ascii="Cambria" w:eastAsia="Cambria" w:hAnsi="Cambria" w:cs="Cambria"/>
            <w:color w:val="0563C1"/>
            <w:sz w:val="24"/>
            <w:szCs w:val="24"/>
            <w:u w:val="single"/>
          </w:rPr>
          <w:t>https://www.youtube.com/watch?v=fR_zMwmVPeI</w:t>
        </w:r>
      </w:hyperlink>
      <w:r>
        <w:rPr>
          <w:rFonts w:ascii="Cambria" w:eastAsia="Cambria" w:hAnsi="Cambria" w:cs="Cambria"/>
          <w:color w:val="0563C1"/>
          <w:sz w:val="24"/>
          <w:szCs w:val="24"/>
        </w:rPr>
        <w:t>)</w:t>
      </w:r>
    </w:p>
    <w:p w14:paraId="1639BBF7" w14:textId="68C059AE" w:rsidR="00A971B5" w:rsidRDefault="00F75C53">
      <w:pPr>
        <w:numPr>
          <w:ilvl w:val="0"/>
          <w:numId w:val="43"/>
        </w:numPr>
        <w:spacing w:after="0" w:line="276" w:lineRule="auto"/>
        <w:ind w:left="-450"/>
        <w:rPr>
          <w:rFonts w:ascii="Cambria" w:eastAsia="Cambria" w:hAnsi="Cambria" w:cs="Cambria"/>
          <w:color w:val="0563C1"/>
          <w:sz w:val="24"/>
          <w:szCs w:val="24"/>
          <w:u w:val="single"/>
        </w:rPr>
      </w:pPr>
      <w:r>
        <w:rPr>
          <w:rFonts w:ascii="Cambria" w:eastAsia="Cambria" w:hAnsi="Cambria" w:cs="Cambria"/>
          <w:sz w:val="24"/>
          <w:szCs w:val="24"/>
        </w:rPr>
        <w:t>Mushroom Stir fry</w:t>
      </w:r>
      <w:r>
        <w:rPr>
          <w:rFonts w:ascii="Arial" w:eastAsia="Arial" w:hAnsi="Arial" w:cs="Arial"/>
        </w:rPr>
        <w:t xml:space="preserve"> </w:t>
      </w:r>
      <w:r w:rsidRPr="007C72FC">
        <w:rPr>
          <w:rFonts w:ascii="Cambria" w:eastAsia="Arial" w:hAnsi="Cambria" w:cs="Arial"/>
          <w:sz w:val="24"/>
          <w:szCs w:val="24"/>
        </w:rPr>
        <w:t xml:space="preserve">- </w:t>
      </w:r>
      <w:hyperlink r:id="rId63" w:history="1">
        <w:r w:rsidR="007C72FC" w:rsidRPr="007C72FC">
          <w:rPr>
            <w:rStyle w:val="Hyperlink"/>
            <w:rFonts w:ascii="Cambria" w:eastAsia="Arial" w:hAnsi="Cambria" w:cs="Arial"/>
            <w:sz w:val="24"/>
            <w:szCs w:val="24"/>
          </w:rPr>
          <w:t>https://youtube.com/shorts/ueyQQKUvGXM?si=i5XWoVcZIapHP8mA</w:t>
        </w:r>
      </w:hyperlink>
      <w:r w:rsidR="007C72FC">
        <w:rPr>
          <w:rFonts w:ascii="Arial" w:eastAsia="Arial" w:hAnsi="Arial" w:cs="Arial"/>
        </w:rPr>
        <w:t xml:space="preserve"> </w:t>
      </w:r>
    </w:p>
    <w:p w14:paraId="3FECC048" w14:textId="77777777" w:rsidR="00A971B5" w:rsidRDefault="00F75C53">
      <w:pPr>
        <w:numPr>
          <w:ilvl w:val="0"/>
          <w:numId w:val="4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MUSHROOM VEGETABLE STIR FRY (RECIPE</w:t>
      </w:r>
      <w:r>
        <w:rPr>
          <w:rFonts w:ascii="Cambria" w:eastAsia="Cambria" w:hAnsi="Cambria" w:cs="Cambria"/>
          <w:color w:val="0563C1"/>
          <w:sz w:val="24"/>
          <w:szCs w:val="24"/>
          <w:u w:val="single"/>
        </w:rPr>
        <w:t xml:space="preserve">- </w:t>
      </w:r>
      <w:hyperlink r:id="rId64">
        <w:r>
          <w:rPr>
            <w:rFonts w:ascii="Cambria" w:eastAsia="Cambria" w:hAnsi="Cambria" w:cs="Cambria"/>
            <w:color w:val="0563C1"/>
            <w:sz w:val="24"/>
            <w:szCs w:val="24"/>
            <w:u w:val="single"/>
          </w:rPr>
          <w:t>https://www.youtube.com/watch?v=spDs_wzn8To</w:t>
        </w:r>
      </w:hyperlink>
      <w:r>
        <w:rPr>
          <w:rFonts w:ascii="Cambria" w:eastAsia="Cambria" w:hAnsi="Cambria" w:cs="Cambria"/>
          <w:color w:val="0563C1"/>
          <w:sz w:val="24"/>
          <w:szCs w:val="24"/>
          <w:u w:val="single"/>
        </w:rPr>
        <w:t xml:space="preserve"> )</w:t>
      </w:r>
    </w:p>
    <w:p w14:paraId="789963EB" w14:textId="77777777" w:rsidR="00A971B5" w:rsidRDefault="00F75C53">
      <w:pPr>
        <w:numPr>
          <w:ilvl w:val="0"/>
          <w:numId w:val="4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SAUTEED GARLIC BUTTER MUSHROOM (RECIPE-</w:t>
      </w:r>
      <w:r>
        <w:rPr>
          <w:rFonts w:ascii="Cambria" w:eastAsia="Cambria" w:hAnsi="Cambria" w:cs="Cambria"/>
          <w:color w:val="000000"/>
          <w:sz w:val="24"/>
          <w:szCs w:val="24"/>
          <w:u w:val="single"/>
        </w:rPr>
        <w:t xml:space="preserve"> </w:t>
      </w:r>
      <w:hyperlink r:id="rId65">
        <w:r>
          <w:rPr>
            <w:rFonts w:ascii="Cambria" w:eastAsia="Cambria" w:hAnsi="Cambria" w:cs="Cambria"/>
            <w:color w:val="0563C1"/>
            <w:sz w:val="24"/>
            <w:szCs w:val="24"/>
            <w:u w:val="single"/>
          </w:rPr>
          <w:t>https://www.youtube.com/watch?v=Y3pwCSe4NWs</w:t>
        </w:r>
      </w:hyperlink>
      <w:r>
        <w:rPr>
          <w:rFonts w:ascii="Cambria" w:eastAsia="Cambria" w:hAnsi="Cambria" w:cs="Cambria"/>
          <w:color w:val="0563C1"/>
          <w:sz w:val="24"/>
          <w:szCs w:val="24"/>
          <w:u w:val="single"/>
        </w:rPr>
        <w:t xml:space="preserve"> )</w:t>
      </w:r>
    </w:p>
    <w:p w14:paraId="2F9B1F70" w14:textId="77777777" w:rsidR="00A971B5" w:rsidRDefault="00F75C53">
      <w:pPr>
        <w:numPr>
          <w:ilvl w:val="0"/>
          <w:numId w:val="4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MUSHROOM SPINACH SOUP (RECIPE- </w:t>
      </w:r>
      <w:hyperlink r:id="rId66">
        <w:r>
          <w:rPr>
            <w:rFonts w:ascii="Cambria" w:eastAsia="Cambria" w:hAnsi="Cambria" w:cs="Cambria"/>
            <w:color w:val="0563C1"/>
            <w:sz w:val="24"/>
            <w:szCs w:val="24"/>
            <w:u w:val="single"/>
          </w:rPr>
          <w:t>https://www.youtube.com/watch?v=ODyoFCaI1AM</w:t>
        </w:r>
      </w:hyperlink>
      <w:r>
        <w:rPr>
          <w:rFonts w:ascii="Cambria" w:eastAsia="Cambria" w:hAnsi="Cambria" w:cs="Cambria"/>
          <w:color w:val="000000"/>
          <w:sz w:val="24"/>
          <w:szCs w:val="24"/>
        </w:rPr>
        <w:t xml:space="preserve"> )</w:t>
      </w:r>
    </w:p>
    <w:p w14:paraId="6D11E945" w14:textId="77777777" w:rsidR="00A971B5" w:rsidRDefault="00F75C53">
      <w:pPr>
        <w:numPr>
          <w:ilvl w:val="0"/>
          <w:numId w:val="43"/>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MUSHROOM PULAO (RECIPE- </w:t>
      </w:r>
      <w:hyperlink r:id="rId67">
        <w:r>
          <w:rPr>
            <w:rFonts w:ascii="Cambria" w:eastAsia="Cambria" w:hAnsi="Cambria" w:cs="Cambria"/>
            <w:color w:val="0563C1"/>
            <w:sz w:val="24"/>
            <w:szCs w:val="24"/>
            <w:u w:val="single"/>
          </w:rPr>
          <w:t>https://www.youtube.com/watch?v=ZEZOURXKo-s</w:t>
        </w:r>
      </w:hyperlink>
      <w:r>
        <w:rPr>
          <w:rFonts w:ascii="Cambria" w:eastAsia="Cambria" w:hAnsi="Cambria" w:cs="Cambria"/>
          <w:color w:val="000000"/>
          <w:sz w:val="24"/>
          <w:szCs w:val="24"/>
        </w:rPr>
        <w:t xml:space="preserve"> )</w:t>
      </w:r>
    </w:p>
    <w:p w14:paraId="632EF73F" w14:textId="77777777" w:rsidR="00A971B5" w:rsidRDefault="00F75C53">
      <w:pPr>
        <w:numPr>
          <w:ilvl w:val="0"/>
          <w:numId w:val="43"/>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MUSHROOM PEPPER FRY (RECIPE- </w:t>
      </w:r>
      <w:hyperlink r:id="rId68">
        <w:r>
          <w:rPr>
            <w:rFonts w:ascii="Cambria" w:eastAsia="Cambria" w:hAnsi="Cambria" w:cs="Cambria"/>
            <w:color w:val="0563C1"/>
            <w:sz w:val="24"/>
            <w:szCs w:val="24"/>
            <w:u w:val="single"/>
          </w:rPr>
          <w:t>https://www.youtube.com/watch?v=PqM4fz06CXc</w:t>
        </w:r>
      </w:hyperlink>
      <w:r>
        <w:rPr>
          <w:rFonts w:ascii="Cambria" w:eastAsia="Cambria" w:hAnsi="Cambria" w:cs="Cambria"/>
          <w:color w:val="000000"/>
          <w:sz w:val="24"/>
          <w:szCs w:val="24"/>
        </w:rPr>
        <w:t xml:space="preserve"> )</w:t>
      </w:r>
    </w:p>
    <w:p w14:paraId="1BD01D68" w14:textId="77777777" w:rsidR="00A971B5" w:rsidRDefault="00F75C53">
      <w:pPr>
        <w:numPr>
          <w:ilvl w:val="0"/>
          <w:numId w:val="43"/>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MUSHROOM CUTLET (RECIPE- </w:t>
      </w:r>
      <w:hyperlink r:id="rId69">
        <w:r>
          <w:rPr>
            <w:rFonts w:ascii="Cambria" w:eastAsia="Cambria" w:hAnsi="Cambria" w:cs="Cambria"/>
            <w:color w:val="0563C1"/>
            <w:sz w:val="24"/>
            <w:szCs w:val="24"/>
            <w:u w:val="single"/>
          </w:rPr>
          <w:t>https://www.youtube.com/watch?v=cSyyye_IJBM</w:t>
        </w:r>
      </w:hyperlink>
      <w:r>
        <w:rPr>
          <w:rFonts w:ascii="Cambria" w:eastAsia="Cambria" w:hAnsi="Cambria" w:cs="Cambria"/>
          <w:color w:val="000000"/>
          <w:sz w:val="24"/>
          <w:szCs w:val="24"/>
        </w:rPr>
        <w:t xml:space="preserve"> ) </w:t>
      </w:r>
    </w:p>
    <w:p w14:paraId="1A04D961" w14:textId="77777777" w:rsidR="00A971B5" w:rsidRDefault="00F75C53">
      <w:pPr>
        <w:numPr>
          <w:ilvl w:val="0"/>
          <w:numId w:val="4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MUSHROOM SPINACH PASTA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70">
        <w:r>
          <w:rPr>
            <w:rFonts w:ascii="Cambria" w:eastAsia="Cambria" w:hAnsi="Cambria" w:cs="Cambria"/>
            <w:color w:val="0563C1"/>
            <w:sz w:val="24"/>
            <w:szCs w:val="24"/>
            <w:u w:val="single"/>
          </w:rPr>
          <w:t>https://www.youtube.com/watch?v=xaOhVqceKws</w:t>
        </w:r>
      </w:hyperlink>
      <w:r>
        <w:rPr>
          <w:rFonts w:ascii="Cambria" w:eastAsia="Cambria" w:hAnsi="Cambria" w:cs="Cambria"/>
          <w:color w:val="0563C1"/>
          <w:sz w:val="24"/>
          <w:szCs w:val="24"/>
          <w:u w:val="single"/>
        </w:rPr>
        <w:t xml:space="preserve"> )</w:t>
      </w:r>
    </w:p>
    <w:p w14:paraId="4714135D" w14:textId="77777777" w:rsidR="00A971B5" w:rsidRDefault="00F75C53">
      <w:pPr>
        <w:numPr>
          <w:ilvl w:val="0"/>
          <w:numId w:val="4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MUSHROOM QUINOA STIR FRY (RECIPE-</w:t>
      </w:r>
      <w:r>
        <w:rPr>
          <w:rFonts w:ascii="Cambria" w:eastAsia="Cambria" w:hAnsi="Cambria" w:cs="Cambria"/>
          <w:color w:val="0563C1"/>
          <w:sz w:val="24"/>
          <w:szCs w:val="24"/>
          <w:u w:val="single"/>
        </w:rPr>
        <w:t xml:space="preserve"> </w:t>
      </w:r>
      <w:hyperlink r:id="rId71">
        <w:r>
          <w:rPr>
            <w:rFonts w:ascii="Cambria" w:eastAsia="Cambria" w:hAnsi="Cambria" w:cs="Cambria"/>
            <w:color w:val="0563C1"/>
            <w:sz w:val="24"/>
            <w:szCs w:val="24"/>
            <w:u w:val="single"/>
          </w:rPr>
          <w:t>https://www.youtube.com/watch?v=e43oP0IH1_8</w:t>
        </w:r>
      </w:hyperlink>
      <w:r>
        <w:rPr>
          <w:rFonts w:ascii="Cambria" w:eastAsia="Cambria" w:hAnsi="Cambria" w:cs="Cambria"/>
          <w:color w:val="0563C1"/>
          <w:sz w:val="24"/>
          <w:szCs w:val="24"/>
          <w:u w:val="single"/>
        </w:rPr>
        <w:t xml:space="preserve"> )  </w:t>
      </w:r>
    </w:p>
    <w:p w14:paraId="069F3247" w14:textId="3FDF6C3F" w:rsidR="004B74F9" w:rsidRPr="004B74F9" w:rsidRDefault="004B74F9">
      <w:pPr>
        <w:numPr>
          <w:ilvl w:val="0"/>
          <w:numId w:val="43"/>
        </w:numPr>
        <w:pBdr>
          <w:top w:val="nil"/>
          <w:left w:val="nil"/>
          <w:bottom w:val="nil"/>
          <w:right w:val="nil"/>
          <w:between w:val="nil"/>
        </w:pBdr>
        <w:ind w:left="-426" w:hanging="359"/>
        <w:rPr>
          <w:rFonts w:ascii="Cambria" w:eastAsia="Cambria" w:hAnsi="Cambria" w:cs="Cambria"/>
          <w:color w:val="000000"/>
          <w:sz w:val="24"/>
          <w:szCs w:val="24"/>
        </w:rPr>
      </w:pPr>
      <w:r w:rsidRPr="004B74F9">
        <w:rPr>
          <w:rFonts w:ascii="Cambria" w:eastAsia="Cambria" w:hAnsi="Cambria" w:cs="Cambria"/>
          <w:color w:val="000000"/>
          <w:sz w:val="24"/>
          <w:szCs w:val="24"/>
        </w:rPr>
        <w:t>Quinoa vegetable stir fry:</w:t>
      </w:r>
      <w:r>
        <w:rPr>
          <w:rFonts w:ascii="Cambria" w:eastAsia="Cambria" w:hAnsi="Cambria" w:cs="Cambria"/>
          <w:color w:val="000000"/>
          <w:sz w:val="24"/>
          <w:szCs w:val="24"/>
        </w:rPr>
        <w:t xml:space="preserve"> </w:t>
      </w:r>
      <w:hyperlink r:id="rId72" w:history="1">
        <w:r w:rsidRPr="00521B2E">
          <w:rPr>
            <w:rStyle w:val="Hyperlink"/>
            <w:rFonts w:ascii="Cambria" w:eastAsia="Cambria" w:hAnsi="Cambria" w:cs="Cambria"/>
            <w:sz w:val="24"/>
            <w:szCs w:val="24"/>
          </w:rPr>
          <w:t>https://youtube.com/shorts/rdM0K1cQcs8?si=KiwsZCHhzWB9bSe_</w:t>
        </w:r>
      </w:hyperlink>
      <w:r>
        <w:rPr>
          <w:rFonts w:ascii="Cambria" w:eastAsia="Cambria" w:hAnsi="Cambria" w:cs="Cambria"/>
          <w:color w:val="000000"/>
          <w:sz w:val="24"/>
          <w:szCs w:val="24"/>
        </w:rPr>
        <w:t xml:space="preserve"> </w:t>
      </w:r>
    </w:p>
    <w:p w14:paraId="6837A84E" w14:textId="00242B56" w:rsidR="00A971B5" w:rsidRPr="000559F0" w:rsidRDefault="00F75C53">
      <w:pPr>
        <w:numPr>
          <w:ilvl w:val="0"/>
          <w:numId w:val="43"/>
        </w:numPr>
        <w:pBdr>
          <w:top w:val="nil"/>
          <w:left w:val="nil"/>
          <w:bottom w:val="nil"/>
          <w:right w:val="nil"/>
          <w:between w:val="nil"/>
        </w:pBdr>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FIERY MUSHROOM RICE BOWL (RECIPE-</w:t>
      </w:r>
      <w:r>
        <w:rPr>
          <w:rFonts w:ascii="Cambria" w:eastAsia="Cambria" w:hAnsi="Cambria" w:cs="Cambria"/>
          <w:color w:val="0563C1"/>
          <w:sz w:val="24"/>
          <w:szCs w:val="24"/>
          <w:u w:val="single"/>
        </w:rPr>
        <w:t xml:space="preserve"> </w:t>
      </w:r>
      <w:hyperlink r:id="rId73">
        <w:r>
          <w:rPr>
            <w:rFonts w:ascii="Cambria" w:eastAsia="Cambria" w:hAnsi="Cambria" w:cs="Cambria"/>
            <w:color w:val="0563C1"/>
            <w:sz w:val="24"/>
            <w:szCs w:val="24"/>
            <w:u w:val="single"/>
          </w:rPr>
          <w:t>https://www.instagram.com/reel/Cr5fLVjA7Xf/?utm_source=ig_web_copy_link&amp;igshid=MzRlODBiNWFlZA==</w:t>
        </w:r>
      </w:hyperlink>
      <w:r>
        <w:rPr>
          <w:rFonts w:ascii="Cambria" w:eastAsia="Cambria" w:hAnsi="Cambria" w:cs="Cambria"/>
          <w:color w:val="000000"/>
          <w:sz w:val="24"/>
          <w:szCs w:val="24"/>
        </w:rPr>
        <w:t xml:space="preserve">) </w:t>
      </w:r>
    </w:p>
    <w:p w14:paraId="47416D2E" w14:textId="2D0E21F6" w:rsidR="000559F0" w:rsidRPr="00E0410D" w:rsidRDefault="000559F0">
      <w:pPr>
        <w:numPr>
          <w:ilvl w:val="0"/>
          <w:numId w:val="43"/>
        </w:numPr>
        <w:pBdr>
          <w:top w:val="nil"/>
          <w:left w:val="nil"/>
          <w:bottom w:val="nil"/>
          <w:right w:val="nil"/>
          <w:between w:val="nil"/>
        </w:pBdr>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Veg </w:t>
      </w:r>
      <w:proofErr w:type="spellStart"/>
      <w:r>
        <w:rPr>
          <w:rFonts w:ascii="Cambria" w:eastAsia="Cambria" w:hAnsi="Cambria" w:cs="Cambria"/>
          <w:color w:val="000000"/>
          <w:sz w:val="24"/>
          <w:szCs w:val="24"/>
        </w:rPr>
        <w:t>khowsuey</w:t>
      </w:r>
      <w:proofErr w:type="spellEnd"/>
      <w:r>
        <w:rPr>
          <w:rFonts w:ascii="Cambria" w:eastAsia="Cambria" w:hAnsi="Cambria" w:cs="Cambria"/>
          <w:color w:val="000000"/>
          <w:sz w:val="24"/>
          <w:szCs w:val="24"/>
        </w:rPr>
        <w:t xml:space="preserve">: </w:t>
      </w:r>
      <w:hyperlink r:id="rId74" w:history="1">
        <w:r w:rsidRPr="004D53F8">
          <w:rPr>
            <w:rStyle w:val="Hyperlink"/>
            <w:rFonts w:ascii="Cambria" w:eastAsia="Cambria" w:hAnsi="Cambria" w:cs="Cambria"/>
            <w:sz w:val="24"/>
            <w:szCs w:val="24"/>
          </w:rPr>
          <w:t>https://youtu.be/FGVae1DsHX0?si=pyB5bhpAeP937J1m</w:t>
        </w:r>
      </w:hyperlink>
      <w:r>
        <w:rPr>
          <w:rFonts w:ascii="Cambria" w:eastAsia="Cambria" w:hAnsi="Cambria" w:cs="Cambria"/>
          <w:color w:val="000000"/>
          <w:sz w:val="24"/>
          <w:szCs w:val="24"/>
        </w:rPr>
        <w:t xml:space="preserve"> </w:t>
      </w:r>
    </w:p>
    <w:p w14:paraId="2BC82ADD" w14:textId="4ABC20AE" w:rsidR="00E0410D" w:rsidRPr="001C506A" w:rsidRDefault="00E0410D">
      <w:pPr>
        <w:numPr>
          <w:ilvl w:val="0"/>
          <w:numId w:val="43"/>
        </w:numPr>
        <w:pBdr>
          <w:top w:val="nil"/>
          <w:left w:val="nil"/>
          <w:bottom w:val="nil"/>
          <w:right w:val="nil"/>
          <w:between w:val="nil"/>
        </w:pBdr>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lastRenderedPageBreak/>
        <w:t xml:space="preserve">Cauliflower white sauce pasta: </w:t>
      </w:r>
      <w:hyperlink r:id="rId75" w:history="1">
        <w:r w:rsidRPr="00961723">
          <w:rPr>
            <w:rStyle w:val="Hyperlink"/>
            <w:rFonts w:ascii="Cambria" w:eastAsia="Cambria" w:hAnsi="Cambria" w:cs="Cambria"/>
            <w:sz w:val="24"/>
            <w:szCs w:val="24"/>
          </w:rPr>
          <w:t>https://www.instagram.com/reel/C9CbN6soyop/?utm_source=ig_web_copy_link&amp;igsh=MzRlODBiNWFlZA==</w:t>
        </w:r>
      </w:hyperlink>
      <w:r>
        <w:rPr>
          <w:rFonts w:ascii="Cambria" w:eastAsia="Cambria" w:hAnsi="Cambria" w:cs="Cambria"/>
          <w:color w:val="000000"/>
          <w:sz w:val="24"/>
          <w:szCs w:val="24"/>
        </w:rPr>
        <w:t xml:space="preserve"> </w:t>
      </w:r>
    </w:p>
    <w:p w14:paraId="26884EE1" w14:textId="5E970FAB" w:rsidR="001C506A" w:rsidRPr="00D353E0" w:rsidRDefault="001C506A">
      <w:pPr>
        <w:numPr>
          <w:ilvl w:val="0"/>
          <w:numId w:val="43"/>
        </w:numPr>
        <w:pBdr>
          <w:top w:val="nil"/>
          <w:left w:val="nil"/>
          <w:bottom w:val="nil"/>
          <w:right w:val="nil"/>
          <w:between w:val="nil"/>
        </w:pBdr>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Cauliflower + nutritional yeast pasta: </w:t>
      </w:r>
      <w:hyperlink r:id="rId76" w:history="1">
        <w:r w:rsidRPr="001D1FF6">
          <w:rPr>
            <w:rStyle w:val="Hyperlink"/>
            <w:rFonts w:ascii="Cambria" w:eastAsia="Cambria" w:hAnsi="Cambria" w:cs="Cambria"/>
            <w:sz w:val="24"/>
            <w:szCs w:val="24"/>
          </w:rPr>
          <w:t>https://ohsheglows.com/cauli-power-fettuccine-alfredo-vegan/</w:t>
        </w:r>
      </w:hyperlink>
      <w:r>
        <w:rPr>
          <w:rFonts w:ascii="Cambria" w:eastAsia="Cambria" w:hAnsi="Cambria" w:cs="Cambria"/>
          <w:color w:val="000000"/>
          <w:sz w:val="24"/>
          <w:szCs w:val="24"/>
        </w:rPr>
        <w:t xml:space="preserve"> </w:t>
      </w:r>
    </w:p>
    <w:p w14:paraId="5EE52EA8" w14:textId="5A1C799D" w:rsidR="00D353E0" w:rsidRPr="00D353E0" w:rsidRDefault="00D353E0">
      <w:pPr>
        <w:numPr>
          <w:ilvl w:val="0"/>
          <w:numId w:val="43"/>
        </w:numPr>
        <w:pBdr>
          <w:top w:val="nil"/>
          <w:left w:val="nil"/>
          <w:bottom w:val="nil"/>
          <w:right w:val="nil"/>
          <w:between w:val="nil"/>
        </w:pBdr>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Creamy cauliflower, broccoli &amp; mushroom pasta: </w:t>
      </w:r>
      <w:hyperlink r:id="rId77" w:history="1">
        <w:r w:rsidRPr="002A60E9">
          <w:rPr>
            <w:rStyle w:val="Hyperlink"/>
            <w:rFonts w:ascii="Cambria" w:eastAsia="Cambria" w:hAnsi="Cambria" w:cs="Cambria"/>
            <w:sz w:val="24"/>
            <w:szCs w:val="24"/>
          </w:rPr>
          <w:t>https://www.instagram.com/reel/DQHABdMjOl7/?utm_source=ig_web_copy_link</w:t>
        </w:r>
      </w:hyperlink>
    </w:p>
    <w:p w14:paraId="1496586A" w14:textId="77777777" w:rsidR="00D353E0" w:rsidRDefault="00D353E0">
      <w:pPr>
        <w:numPr>
          <w:ilvl w:val="0"/>
          <w:numId w:val="43"/>
        </w:numPr>
        <w:pBdr>
          <w:top w:val="nil"/>
          <w:left w:val="nil"/>
          <w:bottom w:val="nil"/>
          <w:right w:val="nil"/>
          <w:between w:val="nil"/>
        </w:pBdr>
        <w:ind w:left="-426" w:hanging="359"/>
        <w:rPr>
          <w:rFonts w:ascii="Cambria" w:eastAsia="Cambria" w:hAnsi="Cambria" w:cs="Cambria"/>
          <w:color w:val="0563C1"/>
          <w:sz w:val="24"/>
          <w:szCs w:val="24"/>
          <w:u w:val="single"/>
        </w:rPr>
      </w:pPr>
    </w:p>
    <w:p w14:paraId="3A40AA27" w14:textId="77777777" w:rsidR="00A971B5" w:rsidRDefault="00A971B5">
      <w:pPr>
        <w:pBdr>
          <w:bottom w:val="single" w:sz="4" w:space="1" w:color="000000"/>
        </w:pBdr>
        <w:ind w:left="-786"/>
        <w:rPr>
          <w:rFonts w:ascii="Cambria" w:eastAsia="Cambria" w:hAnsi="Cambria" w:cs="Cambria"/>
          <w:color w:val="0563C1"/>
          <w:sz w:val="24"/>
          <w:szCs w:val="24"/>
          <w:u w:val="single"/>
        </w:rPr>
      </w:pPr>
    </w:p>
    <w:p w14:paraId="5DCC70A2" w14:textId="77777777" w:rsidR="00A971B5" w:rsidRDefault="00F75C53">
      <w:pPr>
        <w:pBdr>
          <w:bottom w:val="single" w:sz="4" w:space="1" w:color="000000"/>
        </w:pBdr>
        <w:ind w:left="-426"/>
        <w:rPr>
          <w:rFonts w:ascii="Cambria" w:eastAsia="Cambria" w:hAnsi="Cambria" w:cs="Cambria"/>
          <w:b/>
          <w:color w:val="002060"/>
          <w:sz w:val="24"/>
          <w:szCs w:val="24"/>
        </w:rPr>
      </w:pPr>
      <w:r>
        <w:rPr>
          <w:rFonts w:ascii="Cambria" w:eastAsia="Cambria" w:hAnsi="Cambria" w:cs="Cambria"/>
          <w:b/>
          <w:color w:val="002060"/>
          <w:sz w:val="24"/>
          <w:szCs w:val="24"/>
        </w:rPr>
        <w:t xml:space="preserve">TEMPEH RECIPES: </w:t>
      </w:r>
    </w:p>
    <w:p w14:paraId="0709E839" w14:textId="77777777" w:rsidR="00A971B5" w:rsidRDefault="00F75C53">
      <w:pPr>
        <w:numPr>
          <w:ilvl w:val="0"/>
          <w:numId w:val="31"/>
        </w:numPr>
        <w:pBdr>
          <w:top w:val="nil"/>
          <w:left w:val="nil"/>
          <w:bottom w:val="single" w:sz="4" w:space="1" w:color="000000"/>
          <w:right w:val="nil"/>
          <w:between w:val="nil"/>
        </w:pBdr>
        <w:spacing w:after="0"/>
        <w:rPr>
          <w:rFonts w:ascii="Cambria" w:eastAsia="Cambria" w:hAnsi="Cambria" w:cs="Cambria"/>
          <w:color w:val="002060"/>
          <w:sz w:val="24"/>
          <w:szCs w:val="24"/>
        </w:rPr>
      </w:pPr>
      <w:r>
        <w:rPr>
          <w:rFonts w:ascii="Cambria" w:eastAsia="Cambria" w:hAnsi="Cambria" w:cs="Cambria"/>
          <w:color w:val="000000"/>
          <w:sz w:val="24"/>
          <w:szCs w:val="24"/>
        </w:rPr>
        <w:t xml:space="preserve">TEMPEH STIR FRY (RECIPE- </w:t>
      </w:r>
      <w:hyperlink r:id="rId78">
        <w:r>
          <w:rPr>
            <w:rFonts w:ascii="Cambria" w:eastAsia="Cambria" w:hAnsi="Cambria" w:cs="Cambria"/>
            <w:color w:val="0563C1"/>
            <w:sz w:val="24"/>
            <w:szCs w:val="24"/>
            <w:u w:val="single"/>
          </w:rPr>
          <w:t>https://www.youtube.com/watch?v=jhyQzR8eoQI</w:t>
        </w:r>
      </w:hyperlink>
      <w:r>
        <w:rPr>
          <w:rFonts w:ascii="Cambria" w:eastAsia="Cambria" w:hAnsi="Cambria" w:cs="Cambria"/>
          <w:color w:val="000000"/>
          <w:sz w:val="24"/>
          <w:szCs w:val="24"/>
        </w:rPr>
        <w:t xml:space="preserve"> )</w:t>
      </w:r>
    </w:p>
    <w:p w14:paraId="221E7F5E" w14:textId="77777777" w:rsidR="00A971B5" w:rsidRDefault="00F75C53">
      <w:pPr>
        <w:numPr>
          <w:ilvl w:val="0"/>
          <w:numId w:val="31"/>
        </w:numPr>
        <w:pBdr>
          <w:top w:val="nil"/>
          <w:left w:val="nil"/>
          <w:bottom w:val="single" w:sz="4" w:space="1" w:color="000000"/>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TEMPEH VEGETABLE FRIED RICE (RECIPE- </w:t>
      </w:r>
      <w:hyperlink r:id="rId79">
        <w:r>
          <w:rPr>
            <w:rFonts w:ascii="Cambria" w:eastAsia="Cambria" w:hAnsi="Cambria" w:cs="Cambria"/>
            <w:color w:val="0563C1"/>
            <w:sz w:val="24"/>
            <w:szCs w:val="24"/>
            <w:u w:val="single"/>
          </w:rPr>
          <w:t>https://www.youtube.com/shorts/YNHx6au941g</w:t>
        </w:r>
      </w:hyperlink>
      <w:r>
        <w:rPr>
          <w:rFonts w:ascii="Cambria" w:eastAsia="Cambria" w:hAnsi="Cambria" w:cs="Cambria"/>
          <w:color w:val="000000"/>
          <w:sz w:val="24"/>
          <w:szCs w:val="24"/>
        </w:rPr>
        <w:t xml:space="preserve"> ) </w:t>
      </w:r>
    </w:p>
    <w:p w14:paraId="0708F685" w14:textId="77777777" w:rsidR="00A971B5" w:rsidRDefault="00F75C53">
      <w:pPr>
        <w:numPr>
          <w:ilvl w:val="0"/>
          <w:numId w:val="31"/>
        </w:numPr>
        <w:pBdr>
          <w:top w:val="nil"/>
          <w:left w:val="nil"/>
          <w:bottom w:val="single" w:sz="4" w:space="1" w:color="000000"/>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TEMPEH SALAD (RECIPE- </w:t>
      </w:r>
      <w:hyperlink r:id="rId80">
        <w:r>
          <w:rPr>
            <w:rFonts w:ascii="Cambria" w:eastAsia="Cambria" w:hAnsi="Cambria" w:cs="Cambria"/>
            <w:color w:val="0563C1"/>
            <w:sz w:val="24"/>
            <w:szCs w:val="24"/>
            <w:u w:val="single"/>
          </w:rPr>
          <w:t>https://www.youtube.com/watch?v=2ScxxA9zPGM</w:t>
        </w:r>
      </w:hyperlink>
      <w:r>
        <w:rPr>
          <w:rFonts w:ascii="Cambria" w:eastAsia="Cambria" w:hAnsi="Cambria" w:cs="Cambria"/>
          <w:color w:val="000000"/>
          <w:sz w:val="24"/>
          <w:szCs w:val="24"/>
        </w:rPr>
        <w:t xml:space="preserve"> ) </w:t>
      </w:r>
    </w:p>
    <w:p w14:paraId="7DE5F6B9" w14:textId="77777777" w:rsidR="00A971B5" w:rsidRDefault="00F75C53">
      <w:pPr>
        <w:numPr>
          <w:ilvl w:val="0"/>
          <w:numId w:val="31"/>
        </w:numPr>
        <w:pBdr>
          <w:top w:val="nil"/>
          <w:left w:val="nil"/>
          <w:bottom w:val="single" w:sz="4" w:space="1" w:color="000000"/>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VEGETABLE TEMPEH PASTA (RECIPE- </w:t>
      </w:r>
      <w:hyperlink r:id="rId81">
        <w:r>
          <w:rPr>
            <w:rFonts w:ascii="Cambria" w:eastAsia="Cambria" w:hAnsi="Cambria" w:cs="Cambria"/>
            <w:color w:val="0563C1"/>
            <w:sz w:val="24"/>
            <w:szCs w:val="24"/>
            <w:u w:val="single"/>
          </w:rPr>
          <w:t>https://www.youtube.com/shorts/VwGEYXyajOk</w:t>
        </w:r>
      </w:hyperlink>
      <w:r>
        <w:rPr>
          <w:rFonts w:ascii="Cambria" w:eastAsia="Cambria" w:hAnsi="Cambria" w:cs="Cambria"/>
          <w:color w:val="000000"/>
          <w:sz w:val="24"/>
          <w:szCs w:val="24"/>
        </w:rPr>
        <w:t xml:space="preserve"> ) </w:t>
      </w:r>
    </w:p>
    <w:p w14:paraId="7A371010" w14:textId="77777777" w:rsidR="00A971B5" w:rsidRDefault="00F75C53">
      <w:pPr>
        <w:numPr>
          <w:ilvl w:val="0"/>
          <w:numId w:val="31"/>
        </w:numPr>
        <w:pBdr>
          <w:top w:val="nil"/>
          <w:left w:val="nil"/>
          <w:bottom w:val="single" w:sz="4" w:space="1" w:color="000000"/>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TEMPEH CURRY (RECIPE- </w:t>
      </w:r>
      <w:hyperlink r:id="rId82">
        <w:r>
          <w:rPr>
            <w:rFonts w:ascii="Cambria" w:eastAsia="Cambria" w:hAnsi="Cambria" w:cs="Cambria"/>
            <w:color w:val="0563C1"/>
            <w:sz w:val="24"/>
            <w:szCs w:val="24"/>
            <w:u w:val="single"/>
          </w:rPr>
          <w:t>https://www.youtube.com/watch?v=ffdDfJlXckM</w:t>
        </w:r>
      </w:hyperlink>
      <w:r>
        <w:rPr>
          <w:rFonts w:ascii="Cambria" w:eastAsia="Cambria" w:hAnsi="Cambria" w:cs="Cambria"/>
          <w:color w:val="000000"/>
          <w:sz w:val="24"/>
          <w:szCs w:val="24"/>
        </w:rPr>
        <w:t xml:space="preserve"> )</w:t>
      </w:r>
    </w:p>
    <w:p w14:paraId="2D703591" w14:textId="77777777" w:rsidR="00A971B5" w:rsidRDefault="00F75C53">
      <w:pPr>
        <w:numPr>
          <w:ilvl w:val="0"/>
          <w:numId w:val="31"/>
        </w:numPr>
        <w:pBdr>
          <w:top w:val="nil"/>
          <w:left w:val="nil"/>
          <w:bottom w:val="single" w:sz="4" w:space="1" w:color="000000"/>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SABUDANA TEMPEH KHICHADI (RECIPE- </w:t>
      </w:r>
      <w:hyperlink r:id="rId83">
        <w:r>
          <w:rPr>
            <w:rFonts w:ascii="Cambria" w:eastAsia="Cambria" w:hAnsi="Cambria" w:cs="Cambria"/>
            <w:color w:val="0563C1"/>
            <w:sz w:val="24"/>
            <w:szCs w:val="24"/>
            <w:u w:val="single"/>
          </w:rPr>
          <w:t>https://www.youtube.com/shorts/f9VMK50ym5U</w:t>
        </w:r>
      </w:hyperlink>
      <w:r>
        <w:rPr>
          <w:rFonts w:ascii="Cambria" w:eastAsia="Cambria" w:hAnsi="Cambria" w:cs="Cambria"/>
          <w:color w:val="000000"/>
          <w:sz w:val="24"/>
          <w:szCs w:val="24"/>
        </w:rPr>
        <w:t xml:space="preserve"> ) </w:t>
      </w:r>
    </w:p>
    <w:p w14:paraId="44C3C9FA" w14:textId="77777777" w:rsidR="00A971B5" w:rsidRDefault="00F75C53">
      <w:pPr>
        <w:tabs>
          <w:tab w:val="left" w:pos="1440"/>
        </w:tabs>
        <w:rPr>
          <w:rFonts w:ascii="Cambria" w:eastAsia="Cambria" w:hAnsi="Cambria" w:cs="Cambria"/>
          <w:b/>
          <w:sz w:val="24"/>
          <w:szCs w:val="24"/>
        </w:rPr>
      </w:pPr>
      <w:r>
        <w:rPr>
          <w:rFonts w:ascii="Cambria" w:eastAsia="Cambria" w:hAnsi="Cambria" w:cs="Cambria"/>
          <w:b/>
          <w:color w:val="002060"/>
          <w:sz w:val="24"/>
          <w:szCs w:val="24"/>
        </w:rPr>
        <w:tab/>
      </w:r>
    </w:p>
    <w:p w14:paraId="26284E8B" w14:textId="77777777" w:rsidR="00A971B5" w:rsidRDefault="00F75C53">
      <w:pPr>
        <w:rPr>
          <w:rFonts w:ascii="Cambria" w:eastAsia="Cambria" w:hAnsi="Cambria" w:cs="Cambria"/>
          <w:b/>
          <w:color w:val="002060"/>
          <w:sz w:val="24"/>
          <w:szCs w:val="24"/>
        </w:rPr>
      </w:pPr>
      <w:r>
        <w:rPr>
          <w:rFonts w:ascii="Cambria" w:eastAsia="Cambria" w:hAnsi="Cambria" w:cs="Cambria"/>
          <w:b/>
          <w:color w:val="002060"/>
          <w:sz w:val="24"/>
          <w:szCs w:val="24"/>
        </w:rPr>
        <w:t>UPMA / SHEERA/POHA/KHICHU</w:t>
      </w:r>
    </w:p>
    <w:p w14:paraId="7359F259" w14:textId="11D49B2F" w:rsidR="00A971B5" w:rsidRDefault="00F75C53">
      <w:pPr>
        <w:numPr>
          <w:ilvl w:val="0"/>
          <w:numId w:val="4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SEVAI UPMA (RECIPE- </w:t>
      </w:r>
      <w:hyperlink r:id="rId84">
        <w:r>
          <w:rPr>
            <w:rFonts w:ascii="Cambria" w:eastAsia="Cambria" w:hAnsi="Cambria" w:cs="Cambria"/>
            <w:color w:val="0563C1"/>
            <w:sz w:val="24"/>
            <w:szCs w:val="24"/>
            <w:u w:val="single"/>
          </w:rPr>
          <w:t>https://youtube.com/shorts/wiYcpDUhXcc?si=se-3gkw3TIwhvXVl</w:t>
        </w:r>
      </w:hyperlink>
      <w:r>
        <w:rPr>
          <w:rFonts w:ascii="Cambria" w:eastAsia="Cambria" w:hAnsi="Cambria" w:cs="Cambria"/>
          <w:color w:val="000000"/>
          <w:sz w:val="24"/>
          <w:szCs w:val="24"/>
        </w:rPr>
        <w:t xml:space="preserve"> )</w:t>
      </w:r>
    </w:p>
    <w:p w14:paraId="4FBEA1DC" w14:textId="7607E96D" w:rsidR="00343E13" w:rsidRPr="00343E13" w:rsidRDefault="00343E13">
      <w:pPr>
        <w:numPr>
          <w:ilvl w:val="0"/>
          <w:numId w:val="47"/>
        </w:numPr>
        <w:pBdr>
          <w:top w:val="nil"/>
          <w:left w:val="nil"/>
          <w:bottom w:val="nil"/>
          <w:right w:val="nil"/>
          <w:between w:val="nil"/>
        </w:pBdr>
        <w:spacing w:after="0"/>
        <w:ind w:left="-426" w:hanging="359"/>
        <w:rPr>
          <w:rFonts w:ascii="Cambria" w:eastAsia="Cambria" w:hAnsi="Cambria" w:cs="Cambria"/>
          <w:color w:val="000000"/>
          <w:sz w:val="24"/>
          <w:szCs w:val="24"/>
        </w:rPr>
      </w:pPr>
      <w:r w:rsidRPr="00343E13">
        <w:rPr>
          <w:rFonts w:ascii="Cambria" w:eastAsia="Cambria" w:hAnsi="Cambria" w:cs="Cambria"/>
          <w:color w:val="000000"/>
          <w:sz w:val="24"/>
          <w:szCs w:val="24"/>
        </w:rPr>
        <w:t xml:space="preserve">Vegetable </w:t>
      </w:r>
      <w:r>
        <w:rPr>
          <w:rFonts w:ascii="Cambria" w:eastAsia="Cambria" w:hAnsi="Cambria" w:cs="Cambria"/>
          <w:color w:val="000000"/>
          <w:sz w:val="24"/>
          <w:szCs w:val="24"/>
        </w:rPr>
        <w:t xml:space="preserve">+ paneer </w:t>
      </w:r>
      <w:proofErr w:type="spellStart"/>
      <w:r>
        <w:rPr>
          <w:rFonts w:ascii="Cambria" w:eastAsia="Cambria" w:hAnsi="Cambria" w:cs="Cambria"/>
          <w:color w:val="000000"/>
          <w:sz w:val="24"/>
          <w:szCs w:val="24"/>
        </w:rPr>
        <w:t>sevai</w:t>
      </w:r>
      <w:proofErr w:type="spellEnd"/>
      <w:r>
        <w:rPr>
          <w:rFonts w:ascii="Cambria" w:eastAsia="Cambria" w:hAnsi="Cambria" w:cs="Cambria"/>
          <w:color w:val="000000"/>
          <w:sz w:val="24"/>
          <w:szCs w:val="24"/>
        </w:rPr>
        <w:t xml:space="preserve"> upma: </w:t>
      </w:r>
      <w:hyperlink r:id="rId85" w:history="1">
        <w:r w:rsidRPr="00747359">
          <w:rPr>
            <w:rStyle w:val="Hyperlink"/>
            <w:rFonts w:ascii="Cambria" w:eastAsia="Cambria" w:hAnsi="Cambria" w:cs="Cambria"/>
            <w:sz w:val="24"/>
            <w:szCs w:val="24"/>
          </w:rPr>
          <w:t>https://www.instagram.com/p/DP0ejzrkolk/?utm_source=ig_web_copy_link</w:t>
        </w:r>
      </w:hyperlink>
      <w:r>
        <w:rPr>
          <w:rFonts w:ascii="Cambria" w:eastAsia="Cambria" w:hAnsi="Cambria" w:cs="Cambria"/>
          <w:color w:val="000000"/>
          <w:sz w:val="24"/>
          <w:szCs w:val="24"/>
        </w:rPr>
        <w:t xml:space="preserve"> </w:t>
      </w:r>
    </w:p>
    <w:p w14:paraId="5CB347F3" w14:textId="5E3C70C2" w:rsidR="00A971B5" w:rsidRDefault="00F75C53">
      <w:pPr>
        <w:numPr>
          <w:ilvl w:val="0"/>
          <w:numId w:val="4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OATS UPMA (RECIPE- - </w:t>
      </w:r>
      <w:hyperlink r:id="rId86">
        <w:r>
          <w:rPr>
            <w:rFonts w:ascii="Cambria" w:eastAsia="Cambria" w:hAnsi="Cambria" w:cs="Cambria"/>
            <w:color w:val="0563C1"/>
            <w:sz w:val="24"/>
            <w:szCs w:val="24"/>
            <w:u w:val="single"/>
          </w:rPr>
          <w:t>https://www.youtube.com/watch?v=aCLwgQnNeTA</w:t>
        </w:r>
      </w:hyperlink>
      <w:r>
        <w:rPr>
          <w:rFonts w:ascii="Cambria" w:eastAsia="Cambria" w:hAnsi="Cambria" w:cs="Cambria"/>
          <w:color w:val="0563C1"/>
          <w:sz w:val="24"/>
          <w:szCs w:val="24"/>
          <w:u w:val="single"/>
        </w:rPr>
        <w:t xml:space="preserve"> )</w:t>
      </w:r>
    </w:p>
    <w:p w14:paraId="64DC2CC9" w14:textId="77777777" w:rsidR="00A971B5" w:rsidRDefault="00F75C53">
      <w:pPr>
        <w:numPr>
          <w:ilvl w:val="0"/>
          <w:numId w:val="4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SATTU KA SHEERA (RECIPE -</w:t>
      </w:r>
      <w:r>
        <w:rPr>
          <w:rFonts w:ascii="Cambria" w:eastAsia="Cambria" w:hAnsi="Cambria" w:cs="Cambria"/>
          <w:color w:val="0563C1"/>
          <w:sz w:val="24"/>
          <w:szCs w:val="24"/>
          <w:u w:val="single"/>
        </w:rPr>
        <w:t xml:space="preserve"> https://youtu.be/yYRVJl4MWhM?si=GxckgjnPcDpJk7zx)</w:t>
      </w:r>
    </w:p>
    <w:p w14:paraId="6DAF105B" w14:textId="77777777" w:rsidR="00A971B5" w:rsidRDefault="00F75C53">
      <w:pPr>
        <w:numPr>
          <w:ilvl w:val="0"/>
          <w:numId w:val="4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VEGETABLE POHA (RECIPE - </w:t>
      </w:r>
      <w:hyperlink r:id="rId87">
        <w:r>
          <w:rPr>
            <w:rFonts w:ascii="Cambria" w:eastAsia="Cambria" w:hAnsi="Cambria" w:cs="Cambria"/>
            <w:color w:val="0563C1"/>
            <w:sz w:val="24"/>
            <w:szCs w:val="24"/>
            <w:u w:val="single"/>
          </w:rPr>
          <w:t>https://www.youtube.com/watch?v=EFPtsoIm_lI</w:t>
        </w:r>
      </w:hyperlink>
      <w:r>
        <w:rPr>
          <w:rFonts w:ascii="Cambria" w:eastAsia="Cambria" w:hAnsi="Cambria" w:cs="Cambria"/>
          <w:color w:val="0563C1"/>
          <w:sz w:val="24"/>
          <w:szCs w:val="24"/>
          <w:u w:val="single"/>
        </w:rPr>
        <w:t xml:space="preserve"> )</w:t>
      </w:r>
    </w:p>
    <w:p w14:paraId="70135E21" w14:textId="77777777" w:rsidR="00A971B5" w:rsidRDefault="00F75C53">
      <w:pPr>
        <w:numPr>
          <w:ilvl w:val="0"/>
          <w:numId w:val="4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GREEN PEAS POHA (RECIPE- </w:t>
      </w:r>
      <w:hyperlink r:id="rId88">
        <w:r>
          <w:rPr>
            <w:rFonts w:ascii="Cambria" w:eastAsia="Cambria" w:hAnsi="Cambria" w:cs="Cambria"/>
            <w:color w:val="0563C1"/>
            <w:sz w:val="24"/>
            <w:szCs w:val="24"/>
            <w:u w:val="single"/>
          </w:rPr>
          <w:t>https://www.youtube.com/watch?v=qul55utBGog</w:t>
        </w:r>
      </w:hyperlink>
      <w:r>
        <w:rPr>
          <w:rFonts w:ascii="Cambria" w:eastAsia="Cambria" w:hAnsi="Cambria" w:cs="Cambria"/>
          <w:color w:val="000000"/>
          <w:sz w:val="24"/>
          <w:szCs w:val="24"/>
        </w:rPr>
        <w:t xml:space="preserve"> )</w:t>
      </w:r>
    </w:p>
    <w:p w14:paraId="320F078F" w14:textId="77777777" w:rsidR="00A971B5" w:rsidRDefault="00F75C53">
      <w:pPr>
        <w:numPr>
          <w:ilvl w:val="0"/>
          <w:numId w:val="4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SPROUTS POHA (RECIPE- </w:t>
      </w:r>
      <w:hyperlink r:id="rId89">
        <w:r>
          <w:rPr>
            <w:rFonts w:ascii="Cambria" w:eastAsia="Cambria" w:hAnsi="Cambria" w:cs="Cambria"/>
            <w:color w:val="0563C1"/>
            <w:sz w:val="24"/>
            <w:szCs w:val="24"/>
            <w:u w:val="single"/>
          </w:rPr>
          <w:t>https://www.youtube.com/watch?v=weWKswuEnQA</w:t>
        </w:r>
      </w:hyperlink>
      <w:r>
        <w:rPr>
          <w:rFonts w:ascii="Cambria" w:eastAsia="Cambria" w:hAnsi="Cambria" w:cs="Cambria"/>
          <w:color w:val="000000"/>
          <w:sz w:val="24"/>
          <w:szCs w:val="24"/>
        </w:rPr>
        <w:t xml:space="preserve"> ) </w:t>
      </w:r>
    </w:p>
    <w:p w14:paraId="05A1BE43" w14:textId="77777777" w:rsidR="00A971B5" w:rsidRDefault="00F75C53">
      <w:pPr>
        <w:numPr>
          <w:ilvl w:val="0"/>
          <w:numId w:val="4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PANEER POHA (RECIPE- </w:t>
      </w:r>
      <w:hyperlink r:id="rId90">
        <w:r>
          <w:rPr>
            <w:rFonts w:ascii="Cambria" w:eastAsia="Cambria" w:hAnsi="Cambria" w:cs="Cambria"/>
            <w:color w:val="0563C1"/>
            <w:sz w:val="24"/>
            <w:szCs w:val="24"/>
            <w:u w:val="single"/>
          </w:rPr>
          <w:t>https://www.youtube.com/watch?v=CtP1WWq-3Hg</w:t>
        </w:r>
      </w:hyperlink>
      <w:r>
        <w:rPr>
          <w:rFonts w:ascii="Cambria" w:eastAsia="Cambria" w:hAnsi="Cambria" w:cs="Cambria"/>
          <w:color w:val="000000"/>
          <w:sz w:val="24"/>
          <w:szCs w:val="24"/>
        </w:rPr>
        <w:t xml:space="preserve"> ) </w:t>
      </w:r>
    </w:p>
    <w:p w14:paraId="290CC47E" w14:textId="77777777" w:rsidR="00A971B5" w:rsidRDefault="00F75C53">
      <w:pPr>
        <w:numPr>
          <w:ilvl w:val="0"/>
          <w:numId w:val="4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OATS VEGETABLE CURD RICE (RECIPE- </w:t>
      </w:r>
      <w:hyperlink r:id="rId91">
        <w:r>
          <w:rPr>
            <w:rFonts w:ascii="Cambria" w:eastAsia="Cambria" w:hAnsi="Cambria" w:cs="Cambria"/>
            <w:color w:val="0563C1"/>
            <w:sz w:val="24"/>
            <w:szCs w:val="24"/>
            <w:u w:val="single"/>
          </w:rPr>
          <w:t>https://www.youtube.com/watch?v=4iHf4pazA28</w:t>
        </w:r>
      </w:hyperlink>
      <w:r>
        <w:rPr>
          <w:rFonts w:ascii="Cambria" w:eastAsia="Cambria" w:hAnsi="Cambria" w:cs="Cambria"/>
          <w:color w:val="000000"/>
          <w:sz w:val="24"/>
          <w:szCs w:val="24"/>
        </w:rPr>
        <w:t xml:space="preserve"> )  </w:t>
      </w:r>
    </w:p>
    <w:p w14:paraId="69DAD96E" w14:textId="77777777" w:rsidR="00A971B5" w:rsidRDefault="00F75C53">
      <w:pPr>
        <w:numPr>
          <w:ilvl w:val="0"/>
          <w:numId w:val="4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MOONG DAL KHICHU (RECIPE- </w:t>
      </w:r>
      <w:hyperlink r:id="rId92">
        <w:r>
          <w:rPr>
            <w:rFonts w:ascii="Cambria" w:eastAsia="Cambria" w:hAnsi="Cambria" w:cs="Cambria"/>
            <w:color w:val="0563C1"/>
            <w:sz w:val="24"/>
            <w:szCs w:val="24"/>
            <w:u w:val="single"/>
          </w:rPr>
          <w:t>https://www.youtube.com/watch?v=lrYIsRYTfmg</w:t>
        </w:r>
      </w:hyperlink>
      <w:r>
        <w:rPr>
          <w:rFonts w:ascii="Cambria" w:eastAsia="Cambria" w:hAnsi="Cambria" w:cs="Cambria"/>
          <w:color w:val="000000"/>
          <w:sz w:val="24"/>
          <w:szCs w:val="24"/>
        </w:rPr>
        <w:t xml:space="preserve"> )</w:t>
      </w:r>
    </w:p>
    <w:p w14:paraId="0BD451FE" w14:textId="77777777" w:rsidR="00A971B5" w:rsidRDefault="00F75C53">
      <w:pPr>
        <w:numPr>
          <w:ilvl w:val="0"/>
          <w:numId w:val="4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PALAK KHICHU (RECIPE- </w:t>
      </w:r>
      <w:hyperlink r:id="rId93">
        <w:r>
          <w:rPr>
            <w:rFonts w:ascii="Cambria" w:eastAsia="Cambria" w:hAnsi="Cambria" w:cs="Cambria"/>
            <w:color w:val="0563C1"/>
            <w:sz w:val="24"/>
            <w:szCs w:val="24"/>
            <w:u w:val="single"/>
          </w:rPr>
          <w:t>https://www.youtube.com/watch?v=CgA2VHMa8Qk</w:t>
        </w:r>
      </w:hyperlink>
      <w:r>
        <w:rPr>
          <w:rFonts w:ascii="Cambria" w:eastAsia="Cambria" w:hAnsi="Cambria" w:cs="Cambria"/>
          <w:color w:val="000000"/>
          <w:sz w:val="24"/>
          <w:szCs w:val="24"/>
        </w:rPr>
        <w:t xml:space="preserve"> ) </w:t>
      </w:r>
    </w:p>
    <w:p w14:paraId="6B5A2881" w14:textId="77777777" w:rsidR="00A971B5" w:rsidRDefault="00F75C53">
      <w:pPr>
        <w:numPr>
          <w:ilvl w:val="0"/>
          <w:numId w:val="4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MASALA KHICHU (RECIPE- </w:t>
      </w:r>
      <w:hyperlink r:id="rId94">
        <w:r>
          <w:rPr>
            <w:rFonts w:ascii="Cambria" w:eastAsia="Cambria" w:hAnsi="Cambria" w:cs="Cambria"/>
            <w:color w:val="0563C1"/>
            <w:sz w:val="24"/>
            <w:szCs w:val="24"/>
            <w:u w:val="single"/>
          </w:rPr>
          <w:t>https://www.youtube.com/watch?v=c9TjyNF09kw</w:t>
        </w:r>
      </w:hyperlink>
      <w:r>
        <w:rPr>
          <w:rFonts w:ascii="Cambria" w:eastAsia="Cambria" w:hAnsi="Cambria" w:cs="Cambria"/>
          <w:color w:val="000000"/>
          <w:sz w:val="24"/>
          <w:szCs w:val="24"/>
        </w:rPr>
        <w:t xml:space="preserve"> ) </w:t>
      </w:r>
    </w:p>
    <w:p w14:paraId="7CD0D5A5" w14:textId="77777777" w:rsidR="00A971B5" w:rsidRDefault="00F75C53">
      <w:pPr>
        <w:numPr>
          <w:ilvl w:val="0"/>
          <w:numId w:val="4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CARROT UPMA: </w:t>
      </w:r>
      <w:hyperlink r:id="rId95">
        <w:r>
          <w:rPr>
            <w:rFonts w:ascii="Cambria" w:eastAsia="Cambria" w:hAnsi="Cambria" w:cs="Cambria"/>
            <w:color w:val="0563C1"/>
            <w:sz w:val="24"/>
            <w:szCs w:val="24"/>
            <w:u w:val="single"/>
          </w:rPr>
          <w:t>https://www.instagram.com/reel/C1Hc7Y9PhiH/?utm_source=ig_web_copy_link&amp;igsh=MzRlODBiNWFlZA==</w:t>
        </w:r>
      </w:hyperlink>
      <w:r>
        <w:rPr>
          <w:rFonts w:ascii="Cambria" w:eastAsia="Cambria" w:hAnsi="Cambria" w:cs="Cambria"/>
          <w:color w:val="000000"/>
          <w:sz w:val="24"/>
          <w:szCs w:val="24"/>
        </w:rPr>
        <w:t xml:space="preserve"> </w:t>
      </w:r>
    </w:p>
    <w:p w14:paraId="72A113A6" w14:textId="77777777" w:rsidR="00A971B5" w:rsidRDefault="00F75C53">
      <w:pPr>
        <w:numPr>
          <w:ilvl w:val="0"/>
          <w:numId w:val="4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Daliya vegetable upma: </w:t>
      </w:r>
      <w:hyperlink r:id="rId96">
        <w:r>
          <w:rPr>
            <w:rFonts w:ascii="Cambria" w:eastAsia="Cambria" w:hAnsi="Cambria" w:cs="Cambria"/>
            <w:color w:val="0563C1"/>
            <w:sz w:val="24"/>
            <w:szCs w:val="24"/>
            <w:u w:val="single"/>
          </w:rPr>
          <w:t>https://youtu.be/HAt69iVPhWk?si=-AKKapugbCfazmcG</w:t>
        </w:r>
      </w:hyperlink>
      <w:r>
        <w:rPr>
          <w:rFonts w:ascii="Cambria" w:eastAsia="Cambria" w:hAnsi="Cambria" w:cs="Cambria"/>
          <w:color w:val="000000"/>
          <w:sz w:val="24"/>
          <w:szCs w:val="24"/>
        </w:rPr>
        <w:t xml:space="preserve"> </w:t>
      </w:r>
    </w:p>
    <w:p w14:paraId="287BB91F" w14:textId="77777777" w:rsidR="00A971B5" w:rsidRDefault="00F75C53">
      <w:pPr>
        <w:numPr>
          <w:ilvl w:val="0"/>
          <w:numId w:val="4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Paneer </w:t>
      </w:r>
      <w:proofErr w:type="spellStart"/>
      <w:r>
        <w:rPr>
          <w:rFonts w:ascii="Cambria" w:eastAsia="Cambria" w:hAnsi="Cambria" w:cs="Cambria"/>
          <w:color w:val="000000"/>
          <w:sz w:val="24"/>
          <w:szCs w:val="24"/>
        </w:rPr>
        <w:t>rava</w:t>
      </w:r>
      <w:proofErr w:type="spellEnd"/>
      <w:r>
        <w:rPr>
          <w:rFonts w:ascii="Cambria" w:eastAsia="Cambria" w:hAnsi="Cambria" w:cs="Cambria"/>
          <w:color w:val="000000"/>
          <w:sz w:val="24"/>
          <w:szCs w:val="24"/>
        </w:rPr>
        <w:t xml:space="preserve"> upma: </w:t>
      </w:r>
      <w:hyperlink r:id="rId97">
        <w:r>
          <w:rPr>
            <w:rFonts w:ascii="Cambria" w:eastAsia="Cambria" w:hAnsi="Cambria" w:cs="Cambria"/>
            <w:color w:val="0563C1"/>
            <w:sz w:val="24"/>
            <w:szCs w:val="24"/>
            <w:u w:val="single"/>
          </w:rPr>
          <w:t>https://youtube.com/shorts/_3YDmYIT0ks?si=mYLve7tqc9v1JhXK</w:t>
        </w:r>
      </w:hyperlink>
    </w:p>
    <w:p w14:paraId="2D79B0CE" w14:textId="77777777" w:rsidR="00A971B5" w:rsidRPr="003D11C1" w:rsidRDefault="00F75C53">
      <w:pPr>
        <w:numPr>
          <w:ilvl w:val="0"/>
          <w:numId w:val="47"/>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Rice </w:t>
      </w:r>
      <w:proofErr w:type="spellStart"/>
      <w:r>
        <w:rPr>
          <w:rFonts w:ascii="Cambria" w:eastAsia="Cambria" w:hAnsi="Cambria" w:cs="Cambria"/>
          <w:color w:val="000000"/>
          <w:sz w:val="24"/>
          <w:szCs w:val="24"/>
        </w:rPr>
        <w:t>sevai</w:t>
      </w:r>
      <w:proofErr w:type="spellEnd"/>
      <w:r>
        <w:rPr>
          <w:rFonts w:ascii="Cambria" w:eastAsia="Cambria" w:hAnsi="Cambria" w:cs="Cambria"/>
          <w:color w:val="000000"/>
          <w:sz w:val="24"/>
          <w:szCs w:val="24"/>
        </w:rPr>
        <w:t xml:space="preserve"> upma: </w:t>
      </w:r>
      <w:hyperlink r:id="rId98">
        <w:r>
          <w:rPr>
            <w:rFonts w:ascii="Cambria" w:eastAsia="Cambria" w:hAnsi="Cambria" w:cs="Cambria"/>
            <w:color w:val="0563C1"/>
            <w:sz w:val="24"/>
            <w:szCs w:val="24"/>
            <w:u w:val="single"/>
          </w:rPr>
          <w:t>https://youtu.be/SV3IDkfiGvc?si=9UaXVq_9BmV2r_u6</w:t>
        </w:r>
      </w:hyperlink>
    </w:p>
    <w:p w14:paraId="2DC925C0" w14:textId="7A7E1BA3" w:rsidR="003D11C1" w:rsidRDefault="003D11C1">
      <w:pPr>
        <w:numPr>
          <w:ilvl w:val="0"/>
          <w:numId w:val="47"/>
        </w:numPr>
        <w:pBdr>
          <w:top w:val="nil"/>
          <w:left w:val="nil"/>
          <w:bottom w:val="nil"/>
          <w:right w:val="nil"/>
          <w:between w:val="nil"/>
        </w:pBdr>
        <w:spacing w:after="0"/>
        <w:ind w:left="-426" w:hanging="359"/>
        <w:rPr>
          <w:rFonts w:ascii="Cambria" w:eastAsiaTheme="minorEastAsia" w:hAnsi="Cambria" w:cstheme="minorBidi"/>
          <w:sz w:val="24"/>
          <w:szCs w:val="24"/>
        </w:rPr>
      </w:pPr>
      <w:r w:rsidRPr="003D11C1">
        <w:rPr>
          <w:rFonts w:ascii="Cambria" w:eastAsiaTheme="minorEastAsia" w:hAnsi="Cambria" w:cstheme="minorBidi"/>
          <w:sz w:val="24"/>
          <w:szCs w:val="24"/>
        </w:rPr>
        <w:lastRenderedPageBreak/>
        <w:t>Curd rice:</w:t>
      </w:r>
      <w:r>
        <w:rPr>
          <w:rFonts w:ascii="Cambria" w:eastAsiaTheme="minorEastAsia" w:hAnsi="Cambria" w:cstheme="minorBidi"/>
          <w:sz w:val="24"/>
          <w:szCs w:val="24"/>
        </w:rPr>
        <w:t xml:space="preserve"> </w:t>
      </w:r>
      <w:hyperlink r:id="rId99" w:history="1">
        <w:r w:rsidR="003F0422" w:rsidRPr="00141938">
          <w:rPr>
            <w:rStyle w:val="Hyperlink"/>
            <w:rFonts w:ascii="Cambria" w:eastAsiaTheme="minorEastAsia" w:hAnsi="Cambria" w:cstheme="minorBidi"/>
            <w:sz w:val="24"/>
            <w:szCs w:val="24"/>
          </w:rPr>
          <w:t>https://youtube.com/shorts/uUSPMriK-UU?si=0rK5EOUwtpmswSiC</w:t>
        </w:r>
      </w:hyperlink>
      <w:r w:rsidR="003F0422">
        <w:rPr>
          <w:rFonts w:ascii="Cambria" w:eastAsiaTheme="minorEastAsia" w:hAnsi="Cambria" w:cstheme="minorBidi"/>
          <w:sz w:val="24"/>
          <w:szCs w:val="24"/>
        </w:rPr>
        <w:t xml:space="preserve"> </w:t>
      </w:r>
    </w:p>
    <w:p w14:paraId="3E317AB3" w14:textId="6599FF98" w:rsidR="0098692E" w:rsidRDefault="0098692E">
      <w:pPr>
        <w:numPr>
          <w:ilvl w:val="0"/>
          <w:numId w:val="47"/>
        </w:numPr>
        <w:pBdr>
          <w:top w:val="nil"/>
          <w:left w:val="nil"/>
          <w:bottom w:val="nil"/>
          <w:right w:val="nil"/>
          <w:between w:val="nil"/>
        </w:pBdr>
        <w:spacing w:after="0"/>
        <w:ind w:left="-426" w:hanging="359"/>
        <w:rPr>
          <w:rFonts w:ascii="Cambria" w:eastAsiaTheme="minorEastAsia" w:hAnsi="Cambria" w:cstheme="minorBidi"/>
          <w:sz w:val="24"/>
          <w:szCs w:val="24"/>
        </w:rPr>
      </w:pPr>
      <w:r>
        <w:rPr>
          <w:rFonts w:ascii="Cambria" w:eastAsiaTheme="minorEastAsia" w:hAnsi="Cambria" w:cstheme="minorBidi"/>
          <w:sz w:val="24"/>
          <w:szCs w:val="24"/>
        </w:rPr>
        <w:t xml:space="preserve">Vegetable curd rice: </w:t>
      </w:r>
      <w:hyperlink r:id="rId100" w:history="1">
        <w:r w:rsidRPr="00AF0560">
          <w:rPr>
            <w:rStyle w:val="Hyperlink"/>
            <w:rFonts w:ascii="Cambria" w:eastAsiaTheme="minorEastAsia" w:hAnsi="Cambria" w:cstheme="minorBidi"/>
            <w:sz w:val="24"/>
            <w:szCs w:val="24"/>
          </w:rPr>
          <w:t>https://youtube.com/shorts/LgHnHU1N21U?si=DFiNSJwA6AMW4KG-</w:t>
        </w:r>
      </w:hyperlink>
      <w:r>
        <w:rPr>
          <w:rFonts w:ascii="Cambria" w:eastAsiaTheme="minorEastAsia" w:hAnsi="Cambria" w:cstheme="minorBidi"/>
          <w:sz w:val="24"/>
          <w:szCs w:val="24"/>
        </w:rPr>
        <w:t xml:space="preserve"> </w:t>
      </w:r>
    </w:p>
    <w:p w14:paraId="0E79563F" w14:textId="7EDD733C" w:rsidR="004678EC" w:rsidRDefault="004678EC">
      <w:pPr>
        <w:numPr>
          <w:ilvl w:val="0"/>
          <w:numId w:val="47"/>
        </w:numPr>
        <w:pBdr>
          <w:top w:val="nil"/>
          <w:left w:val="nil"/>
          <w:bottom w:val="nil"/>
          <w:right w:val="nil"/>
          <w:between w:val="nil"/>
        </w:pBdr>
        <w:spacing w:after="0"/>
        <w:ind w:left="-426" w:hanging="359"/>
        <w:rPr>
          <w:rFonts w:ascii="Cambria" w:eastAsiaTheme="minorEastAsia" w:hAnsi="Cambria" w:cstheme="minorBidi"/>
          <w:sz w:val="24"/>
          <w:szCs w:val="24"/>
        </w:rPr>
      </w:pPr>
      <w:r>
        <w:rPr>
          <w:rFonts w:ascii="Cambria" w:eastAsiaTheme="minorEastAsia" w:hAnsi="Cambria" w:cstheme="minorBidi"/>
          <w:sz w:val="24"/>
          <w:szCs w:val="24"/>
        </w:rPr>
        <w:t xml:space="preserve">Cucumber chia seed curd rice: </w:t>
      </w:r>
      <w:hyperlink r:id="rId101" w:history="1">
        <w:r w:rsidRPr="00E4281C">
          <w:rPr>
            <w:rStyle w:val="Hyperlink"/>
            <w:rFonts w:ascii="Cambria" w:eastAsiaTheme="minorEastAsia" w:hAnsi="Cambria" w:cstheme="minorBidi"/>
            <w:sz w:val="24"/>
            <w:szCs w:val="24"/>
          </w:rPr>
          <w:t>https://youtube.com/shorts/SlRxQdb3VkE?si=HOjgzOENwvQp56VO</w:t>
        </w:r>
      </w:hyperlink>
      <w:r>
        <w:rPr>
          <w:rFonts w:ascii="Cambria" w:eastAsiaTheme="minorEastAsia" w:hAnsi="Cambria" w:cstheme="minorBidi"/>
          <w:sz w:val="24"/>
          <w:szCs w:val="24"/>
        </w:rPr>
        <w:t xml:space="preserve"> </w:t>
      </w:r>
    </w:p>
    <w:p w14:paraId="71E2D90B" w14:textId="5978E86C" w:rsidR="00767090" w:rsidRDefault="00767090">
      <w:pPr>
        <w:numPr>
          <w:ilvl w:val="0"/>
          <w:numId w:val="47"/>
        </w:numPr>
        <w:pBdr>
          <w:top w:val="nil"/>
          <w:left w:val="nil"/>
          <w:bottom w:val="nil"/>
          <w:right w:val="nil"/>
          <w:between w:val="nil"/>
        </w:pBdr>
        <w:spacing w:after="0"/>
        <w:ind w:left="-426" w:hanging="359"/>
        <w:rPr>
          <w:rFonts w:ascii="Cambria" w:eastAsiaTheme="minorEastAsia" w:hAnsi="Cambria" w:cstheme="minorBidi"/>
          <w:sz w:val="24"/>
          <w:szCs w:val="24"/>
        </w:rPr>
      </w:pPr>
      <w:r>
        <w:rPr>
          <w:rFonts w:ascii="Cambria" w:eastAsiaTheme="minorEastAsia" w:hAnsi="Cambria" w:cstheme="minorBidi"/>
          <w:sz w:val="24"/>
          <w:szCs w:val="24"/>
        </w:rPr>
        <w:t xml:space="preserve">Sama curd rice: </w:t>
      </w:r>
      <w:hyperlink r:id="rId102" w:history="1">
        <w:r w:rsidRPr="005F341A">
          <w:rPr>
            <w:rStyle w:val="Hyperlink"/>
            <w:rFonts w:ascii="Cambria" w:eastAsiaTheme="minorEastAsia" w:hAnsi="Cambria" w:cstheme="minorBidi"/>
            <w:sz w:val="24"/>
            <w:szCs w:val="24"/>
          </w:rPr>
          <w:t>https://youtube.com/shorts/9DyrYmxiI50?si=K7gpDwTbVR3uZL23</w:t>
        </w:r>
      </w:hyperlink>
      <w:r>
        <w:rPr>
          <w:rFonts w:ascii="Cambria" w:eastAsiaTheme="minorEastAsia" w:hAnsi="Cambria" w:cstheme="minorBidi"/>
          <w:sz w:val="24"/>
          <w:szCs w:val="24"/>
        </w:rPr>
        <w:t xml:space="preserve"> </w:t>
      </w:r>
    </w:p>
    <w:p w14:paraId="71E01DE9" w14:textId="51FF29FF" w:rsidR="000E180F" w:rsidRDefault="000E180F">
      <w:pPr>
        <w:numPr>
          <w:ilvl w:val="0"/>
          <w:numId w:val="47"/>
        </w:numPr>
        <w:pBdr>
          <w:top w:val="nil"/>
          <w:left w:val="nil"/>
          <w:bottom w:val="nil"/>
          <w:right w:val="nil"/>
          <w:between w:val="nil"/>
        </w:pBdr>
        <w:spacing w:after="0"/>
        <w:ind w:left="-426" w:hanging="359"/>
        <w:rPr>
          <w:rFonts w:ascii="Cambria" w:eastAsiaTheme="minorEastAsia" w:hAnsi="Cambria" w:cstheme="minorBidi"/>
          <w:sz w:val="24"/>
          <w:szCs w:val="24"/>
        </w:rPr>
      </w:pPr>
      <w:proofErr w:type="spellStart"/>
      <w:r>
        <w:rPr>
          <w:rFonts w:ascii="Cambria" w:eastAsiaTheme="minorEastAsia" w:hAnsi="Cambria" w:cstheme="minorBidi"/>
          <w:sz w:val="24"/>
          <w:szCs w:val="24"/>
        </w:rPr>
        <w:t>Rajgira</w:t>
      </w:r>
      <w:proofErr w:type="spellEnd"/>
      <w:r>
        <w:rPr>
          <w:rFonts w:ascii="Cambria" w:eastAsiaTheme="minorEastAsia" w:hAnsi="Cambria" w:cstheme="minorBidi"/>
          <w:sz w:val="24"/>
          <w:szCs w:val="24"/>
        </w:rPr>
        <w:t xml:space="preserve"> curd rice: </w:t>
      </w:r>
      <w:hyperlink r:id="rId103" w:history="1">
        <w:r w:rsidRPr="0016230D">
          <w:rPr>
            <w:rStyle w:val="Hyperlink"/>
            <w:rFonts w:ascii="Cambria" w:eastAsiaTheme="minorEastAsia" w:hAnsi="Cambria" w:cstheme="minorBidi"/>
            <w:sz w:val="24"/>
            <w:szCs w:val="24"/>
          </w:rPr>
          <w:t>https://www.instagram.com/reel/DXYYN4cEUcQ/?utm_source=ig_web_copy_link&amp;igsh=MzRlODBiNWFlZA==</w:t>
        </w:r>
      </w:hyperlink>
      <w:r>
        <w:rPr>
          <w:rFonts w:ascii="Cambria" w:eastAsiaTheme="minorEastAsia" w:hAnsi="Cambria" w:cstheme="minorBidi"/>
          <w:sz w:val="24"/>
          <w:szCs w:val="24"/>
        </w:rPr>
        <w:t xml:space="preserve"> </w:t>
      </w:r>
    </w:p>
    <w:p w14:paraId="7EDAD17C" w14:textId="5FD15BFD" w:rsidR="0098491A" w:rsidRDefault="0098491A">
      <w:pPr>
        <w:numPr>
          <w:ilvl w:val="0"/>
          <w:numId w:val="47"/>
        </w:numPr>
        <w:pBdr>
          <w:top w:val="nil"/>
          <w:left w:val="nil"/>
          <w:bottom w:val="nil"/>
          <w:right w:val="nil"/>
          <w:between w:val="nil"/>
        </w:pBdr>
        <w:spacing w:after="0"/>
        <w:ind w:left="-426" w:hanging="359"/>
        <w:rPr>
          <w:rFonts w:ascii="Cambria" w:eastAsiaTheme="minorEastAsia" w:hAnsi="Cambria" w:cstheme="minorBidi"/>
          <w:sz w:val="24"/>
          <w:szCs w:val="24"/>
        </w:rPr>
      </w:pPr>
      <w:r>
        <w:rPr>
          <w:rFonts w:ascii="Cambria" w:eastAsiaTheme="minorEastAsia" w:hAnsi="Cambria" w:cstheme="minorBidi"/>
          <w:sz w:val="24"/>
          <w:szCs w:val="24"/>
        </w:rPr>
        <w:t xml:space="preserve">Oats chia seeds curd rice: </w:t>
      </w:r>
      <w:hyperlink r:id="rId104" w:history="1">
        <w:r w:rsidRPr="004B0793">
          <w:rPr>
            <w:rStyle w:val="Hyperlink"/>
            <w:rFonts w:ascii="Cambria" w:eastAsiaTheme="minorEastAsia" w:hAnsi="Cambria" w:cstheme="minorBidi"/>
            <w:sz w:val="24"/>
            <w:szCs w:val="24"/>
          </w:rPr>
          <w:t>https://youtube.com/shorts/QTbZvsh5xmI?si=4F1tr1CBZTWVea8v</w:t>
        </w:r>
      </w:hyperlink>
      <w:r>
        <w:rPr>
          <w:rFonts w:ascii="Cambria" w:eastAsiaTheme="minorEastAsia" w:hAnsi="Cambria" w:cstheme="minorBidi"/>
          <w:sz w:val="24"/>
          <w:szCs w:val="24"/>
        </w:rPr>
        <w:t xml:space="preserve"> </w:t>
      </w:r>
    </w:p>
    <w:p w14:paraId="3BEFF911" w14:textId="39EAC6D6" w:rsidR="001E0724" w:rsidRDefault="001E0724">
      <w:pPr>
        <w:numPr>
          <w:ilvl w:val="0"/>
          <w:numId w:val="47"/>
        </w:numPr>
        <w:pBdr>
          <w:top w:val="nil"/>
          <w:left w:val="nil"/>
          <w:bottom w:val="nil"/>
          <w:right w:val="nil"/>
          <w:between w:val="nil"/>
        </w:pBdr>
        <w:spacing w:after="0"/>
        <w:ind w:left="-426" w:hanging="359"/>
        <w:rPr>
          <w:rFonts w:ascii="Cambria" w:eastAsiaTheme="minorEastAsia" w:hAnsi="Cambria" w:cstheme="minorBidi"/>
          <w:sz w:val="24"/>
          <w:szCs w:val="24"/>
        </w:rPr>
      </w:pPr>
      <w:r>
        <w:rPr>
          <w:rFonts w:ascii="Cambria" w:eastAsiaTheme="minorEastAsia" w:hAnsi="Cambria" w:cstheme="minorBidi"/>
          <w:sz w:val="24"/>
          <w:szCs w:val="24"/>
        </w:rPr>
        <w:t xml:space="preserve">Kodo millet </w:t>
      </w:r>
      <w:proofErr w:type="spellStart"/>
      <w:r>
        <w:rPr>
          <w:rFonts w:ascii="Cambria" w:eastAsiaTheme="minorEastAsia" w:hAnsi="Cambria" w:cstheme="minorBidi"/>
          <w:sz w:val="24"/>
          <w:szCs w:val="24"/>
        </w:rPr>
        <w:t>ghes</w:t>
      </w:r>
      <w:proofErr w:type="spellEnd"/>
      <w:r>
        <w:rPr>
          <w:rFonts w:ascii="Cambria" w:eastAsiaTheme="minorEastAsia" w:hAnsi="Cambria" w:cstheme="minorBidi"/>
          <w:sz w:val="24"/>
          <w:szCs w:val="24"/>
        </w:rPr>
        <w:t xml:space="preserve">: </w:t>
      </w:r>
      <w:hyperlink r:id="rId105" w:history="1">
        <w:r w:rsidRPr="00800B26">
          <w:rPr>
            <w:rStyle w:val="Hyperlink"/>
            <w:rFonts w:ascii="Cambria" w:eastAsiaTheme="minorEastAsia" w:hAnsi="Cambria" w:cstheme="minorBidi"/>
            <w:sz w:val="24"/>
            <w:szCs w:val="24"/>
          </w:rPr>
          <w:t>https://youtu.be/4d8Y0cFq1RI?si=dWYWtd0aBA6P5cRX</w:t>
        </w:r>
      </w:hyperlink>
      <w:r>
        <w:rPr>
          <w:rFonts w:ascii="Cambria" w:eastAsiaTheme="minorEastAsia" w:hAnsi="Cambria" w:cstheme="minorBidi"/>
          <w:sz w:val="24"/>
          <w:szCs w:val="24"/>
        </w:rPr>
        <w:t xml:space="preserve"> </w:t>
      </w:r>
    </w:p>
    <w:p w14:paraId="4F894F35" w14:textId="4AB43D3B" w:rsidR="00B20801" w:rsidRDefault="00B20801">
      <w:pPr>
        <w:numPr>
          <w:ilvl w:val="0"/>
          <w:numId w:val="47"/>
        </w:numPr>
        <w:pBdr>
          <w:top w:val="nil"/>
          <w:left w:val="nil"/>
          <w:bottom w:val="nil"/>
          <w:right w:val="nil"/>
          <w:between w:val="nil"/>
        </w:pBdr>
        <w:spacing w:after="0"/>
        <w:ind w:left="-426" w:hanging="359"/>
        <w:rPr>
          <w:rFonts w:ascii="Cambria" w:eastAsiaTheme="minorEastAsia" w:hAnsi="Cambria" w:cstheme="minorBidi"/>
          <w:sz w:val="24"/>
          <w:szCs w:val="24"/>
        </w:rPr>
      </w:pPr>
      <w:r>
        <w:rPr>
          <w:rFonts w:ascii="Cambria" w:eastAsiaTheme="minorEastAsia" w:hAnsi="Cambria" w:cstheme="minorBidi"/>
          <w:sz w:val="24"/>
          <w:szCs w:val="24"/>
        </w:rPr>
        <w:t xml:space="preserve">Dahi quinoa: </w:t>
      </w:r>
      <w:hyperlink r:id="rId106" w:history="1">
        <w:r w:rsidRPr="0068556F">
          <w:rPr>
            <w:rStyle w:val="Hyperlink"/>
            <w:rFonts w:ascii="Cambria" w:eastAsiaTheme="minorEastAsia" w:hAnsi="Cambria" w:cstheme="minorBidi"/>
            <w:sz w:val="24"/>
            <w:szCs w:val="24"/>
          </w:rPr>
          <w:t>https://youtu.be/77oG323eukg?si=8NPoe9OZnMD677Oq</w:t>
        </w:r>
      </w:hyperlink>
      <w:r>
        <w:rPr>
          <w:rFonts w:ascii="Cambria" w:eastAsiaTheme="minorEastAsia" w:hAnsi="Cambria" w:cstheme="minorBidi"/>
          <w:sz w:val="24"/>
          <w:szCs w:val="24"/>
        </w:rPr>
        <w:t xml:space="preserve"> </w:t>
      </w:r>
    </w:p>
    <w:p w14:paraId="6C9219E0" w14:textId="4954848B" w:rsidR="000436FE" w:rsidRDefault="000436FE">
      <w:pPr>
        <w:numPr>
          <w:ilvl w:val="0"/>
          <w:numId w:val="47"/>
        </w:numPr>
        <w:pBdr>
          <w:top w:val="nil"/>
          <w:left w:val="nil"/>
          <w:bottom w:val="nil"/>
          <w:right w:val="nil"/>
          <w:between w:val="nil"/>
        </w:pBdr>
        <w:spacing w:after="0"/>
        <w:ind w:left="-426" w:hanging="359"/>
        <w:rPr>
          <w:rFonts w:ascii="Cambria" w:eastAsiaTheme="minorEastAsia" w:hAnsi="Cambria" w:cstheme="minorBidi"/>
          <w:sz w:val="24"/>
          <w:szCs w:val="24"/>
        </w:rPr>
      </w:pPr>
      <w:r>
        <w:rPr>
          <w:rFonts w:ascii="Cambria" w:eastAsiaTheme="minorEastAsia" w:hAnsi="Cambria" w:cstheme="minorBidi"/>
          <w:sz w:val="24"/>
          <w:szCs w:val="24"/>
        </w:rPr>
        <w:t xml:space="preserve">Vegetable rice </w:t>
      </w:r>
      <w:proofErr w:type="spellStart"/>
      <w:r>
        <w:rPr>
          <w:rFonts w:ascii="Cambria" w:eastAsiaTheme="minorEastAsia" w:hAnsi="Cambria" w:cstheme="minorBidi"/>
          <w:sz w:val="24"/>
          <w:szCs w:val="24"/>
        </w:rPr>
        <w:t>sevai</w:t>
      </w:r>
      <w:proofErr w:type="spellEnd"/>
      <w:r>
        <w:rPr>
          <w:rFonts w:ascii="Cambria" w:eastAsiaTheme="minorEastAsia" w:hAnsi="Cambria" w:cstheme="minorBidi"/>
          <w:sz w:val="24"/>
          <w:szCs w:val="24"/>
        </w:rPr>
        <w:t xml:space="preserve"> upma: </w:t>
      </w:r>
      <w:hyperlink r:id="rId107" w:history="1">
        <w:r w:rsidRPr="0068556F">
          <w:rPr>
            <w:rStyle w:val="Hyperlink"/>
            <w:rFonts w:ascii="Cambria" w:eastAsiaTheme="minorEastAsia" w:hAnsi="Cambria" w:cstheme="minorBidi"/>
            <w:sz w:val="24"/>
            <w:szCs w:val="24"/>
          </w:rPr>
          <w:t>https://youtube.com/shorts/ggLr1_xuZG8?si=Dy7wCaUvHcLEg6Pg</w:t>
        </w:r>
      </w:hyperlink>
      <w:r>
        <w:rPr>
          <w:rFonts w:ascii="Cambria" w:eastAsiaTheme="minorEastAsia" w:hAnsi="Cambria" w:cstheme="minorBidi"/>
          <w:sz w:val="24"/>
          <w:szCs w:val="24"/>
        </w:rPr>
        <w:t xml:space="preserve"> </w:t>
      </w:r>
    </w:p>
    <w:p w14:paraId="1C9CE81B" w14:textId="05CE3443" w:rsidR="00551746" w:rsidRDefault="00551746">
      <w:pPr>
        <w:numPr>
          <w:ilvl w:val="0"/>
          <w:numId w:val="47"/>
        </w:numPr>
        <w:pBdr>
          <w:top w:val="nil"/>
          <w:left w:val="nil"/>
          <w:bottom w:val="nil"/>
          <w:right w:val="nil"/>
          <w:between w:val="nil"/>
        </w:pBdr>
        <w:spacing w:after="0"/>
        <w:ind w:left="-426" w:hanging="359"/>
        <w:rPr>
          <w:rFonts w:ascii="Cambria" w:eastAsiaTheme="minorEastAsia" w:hAnsi="Cambria" w:cstheme="minorBidi"/>
          <w:sz w:val="24"/>
          <w:szCs w:val="24"/>
        </w:rPr>
      </w:pPr>
      <w:r>
        <w:rPr>
          <w:rFonts w:ascii="Cambria" w:eastAsiaTheme="minorEastAsia" w:hAnsi="Cambria" w:cstheme="minorBidi"/>
          <w:sz w:val="24"/>
          <w:szCs w:val="24"/>
        </w:rPr>
        <w:t xml:space="preserve">Jowar poha: </w:t>
      </w:r>
      <w:hyperlink r:id="rId108" w:history="1">
        <w:r w:rsidRPr="00F61779">
          <w:rPr>
            <w:rStyle w:val="Hyperlink"/>
            <w:rFonts w:ascii="Cambria" w:eastAsiaTheme="minorEastAsia" w:hAnsi="Cambria" w:cstheme="minorBidi"/>
            <w:sz w:val="24"/>
            <w:szCs w:val="24"/>
          </w:rPr>
          <w:t>https://www.instagram.com/reel/C5DTh68rG6I/?utm_source=ig_web_copy_link</w:t>
        </w:r>
      </w:hyperlink>
      <w:r>
        <w:rPr>
          <w:rFonts w:ascii="Cambria" w:eastAsiaTheme="minorEastAsia" w:hAnsi="Cambria" w:cstheme="minorBidi"/>
          <w:sz w:val="24"/>
          <w:szCs w:val="24"/>
        </w:rPr>
        <w:t xml:space="preserve"> </w:t>
      </w:r>
    </w:p>
    <w:p w14:paraId="7114F68C" w14:textId="260B9633" w:rsidR="00BF0778" w:rsidRDefault="00BF0778">
      <w:pPr>
        <w:numPr>
          <w:ilvl w:val="0"/>
          <w:numId w:val="47"/>
        </w:numPr>
        <w:pBdr>
          <w:top w:val="nil"/>
          <w:left w:val="nil"/>
          <w:bottom w:val="nil"/>
          <w:right w:val="nil"/>
          <w:between w:val="nil"/>
        </w:pBdr>
        <w:spacing w:after="0"/>
        <w:ind w:left="-426" w:hanging="359"/>
        <w:rPr>
          <w:rFonts w:ascii="Cambria" w:eastAsiaTheme="minorEastAsia" w:hAnsi="Cambria" w:cstheme="minorBidi"/>
          <w:sz w:val="24"/>
          <w:szCs w:val="24"/>
        </w:rPr>
      </w:pPr>
      <w:r>
        <w:rPr>
          <w:rFonts w:ascii="Cambria" w:eastAsiaTheme="minorEastAsia" w:hAnsi="Cambria" w:cstheme="minorBidi"/>
          <w:sz w:val="24"/>
          <w:szCs w:val="24"/>
        </w:rPr>
        <w:t xml:space="preserve">High protein moong upma: </w:t>
      </w:r>
      <w:hyperlink r:id="rId109" w:history="1">
        <w:r w:rsidRPr="00FD3A1B">
          <w:rPr>
            <w:rStyle w:val="Hyperlink"/>
            <w:rFonts w:ascii="Cambria" w:eastAsiaTheme="minorEastAsia" w:hAnsi="Cambria" w:cstheme="minorBidi"/>
            <w:sz w:val="24"/>
            <w:szCs w:val="24"/>
          </w:rPr>
          <w:t>https://www.instagram.com/reel/C8q0Fl8sqDi/?igsh=aHYyMHBiMWhwZWNy</w:t>
        </w:r>
      </w:hyperlink>
      <w:r>
        <w:rPr>
          <w:rFonts w:ascii="Cambria" w:eastAsiaTheme="minorEastAsia" w:hAnsi="Cambria" w:cstheme="minorBidi"/>
          <w:sz w:val="24"/>
          <w:szCs w:val="24"/>
        </w:rPr>
        <w:t xml:space="preserve"> </w:t>
      </w:r>
    </w:p>
    <w:p w14:paraId="4E5B10A2" w14:textId="1FEB7A0E" w:rsidR="0095305C" w:rsidRPr="00A36D7F" w:rsidRDefault="0095305C">
      <w:pPr>
        <w:numPr>
          <w:ilvl w:val="0"/>
          <w:numId w:val="47"/>
        </w:numPr>
        <w:pBdr>
          <w:top w:val="nil"/>
          <w:left w:val="nil"/>
          <w:bottom w:val="nil"/>
          <w:right w:val="nil"/>
          <w:between w:val="nil"/>
        </w:pBdr>
        <w:spacing w:after="0"/>
        <w:ind w:left="-426" w:hanging="359"/>
        <w:rPr>
          <w:rFonts w:ascii="Cambria" w:eastAsiaTheme="minorEastAsia" w:hAnsi="Cambria" w:cstheme="minorBidi"/>
          <w:sz w:val="24"/>
          <w:szCs w:val="24"/>
        </w:rPr>
      </w:pPr>
      <w:r>
        <w:rPr>
          <w:rFonts w:ascii="Cambria" w:eastAsiaTheme="minorEastAsia" w:hAnsi="Cambria" w:cstheme="minorBidi"/>
          <w:sz w:val="24"/>
          <w:szCs w:val="24"/>
        </w:rPr>
        <w:t xml:space="preserve">Sprouts upma: </w:t>
      </w:r>
      <w:hyperlink r:id="rId110" w:history="1">
        <w:r w:rsidRPr="000F0B19">
          <w:rPr>
            <w:rStyle w:val="Hyperlink"/>
            <w:rFonts w:ascii="Cambria" w:eastAsiaTheme="minorEastAsia" w:hAnsi="Cambria" w:cstheme="minorBidi"/>
            <w:sz w:val="24"/>
            <w:szCs w:val="24"/>
          </w:rPr>
          <w:t>https://youtube.com/shorts/Omb9h_pbLCI?si=TPGJ_mG6M9dIfOyv</w:t>
        </w:r>
      </w:hyperlink>
    </w:p>
    <w:p w14:paraId="29CD45E7" w14:textId="485721CD" w:rsidR="00A36D7F" w:rsidRPr="00A36D7F" w:rsidRDefault="00A36D7F">
      <w:pPr>
        <w:numPr>
          <w:ilvl w:val="0"/>
          <w:numId w:val="47"/>
        </w:numPr>
        <w:pBdr>
          <w:top w:val="nil"/>
          <w:left w:val="nil"/>
          <w:bottom w:val="nil"/>
          <w:right w:val="nil"/>
          <w:between w:val="nil"/>
        </w:pBdr>
        <w:spacing w:after="0"/>
        <w:ind w:left="-567" w:hanging="218"/>
        <w:rPr>
          <w:rFonts w:asciiTheme="minorHAnsi" w:eastAsiaTheme="minorEastAsia" w:hAnsiTheme="minorHAnsi" w:cstheme="minorBidi"/>
          <w:sz w:val="28"/>
          <w:szCs w:val="28"/>
        </w:rPr>
      </w:pPr>
      <w:r w:rsidRPr="00A36D7F">
        <w:rPr>
          <w:rFonts w:asciiTheme="minorHAnsi" w:hAnsiTheme="minorHAnsi"/>
          <w:sz w:val="24"/>
          <w:szCs w:val="24"/>
        </w:rPr>
        <w:t xml:space="preserve">Amiri </w:t>
      </w:r>
      <w:proofErr w:type="spellStart"/>
      <w:r w:rsidRPr="00A36D7F">
        <w:rPr>
          <w:rFonts w:asciiTheme="minorHAnsi" w:hAnsiTheme="minorHAnsi"/>
          <w:sz w:val="24"/>
          <w:szCs w:val="24"/>
        </w:rPr>
        <w:t>khaman</w:t>
      </w:r>
      <w:proofErr w:type="spellEnd"/>
      <w:r w:rsidRPr="00A36D7F">
        <w:rPr>
          <w:rFonts w:asciiTheme="minorHAnsi" w:hAnsiTheme="minorHAnsi"/>
          <w:sz w:val="24"/>
          <w:szCs w:val="24"/>
        </w:rPr>
        <w:t xml:space="preserve">: </w:t>
      </w:r>
      <w:hyperlink r:id="rId111" w:history="1">
        <w:r w:rsidRPr="00A36D7F">
          <w:rPr>
            <w:rStyle w:val="Hyperlink"/>
            <w:rFonts w:asciiTheme="minorHAnsi" w:hAnsiTheme="minorHAnsi"/>
            <w:sz w:val="24"/>
            <w:szCs w:val="24"/>
          </w:rPr>
          <w:t>https://youtube.com/shorts/1dFqjdjwbww?si=FoiIOxgP6gFFKj_p</w:t>
        </w:r>
      </w:hyperlink>
      <w:r w:rsidRPr="00A36D7F">
        <w:rPr>
          <w:rFonts w:asciiTheme="minorHAnsi" w:hAnsiTheme="minorHAnsi"/>
          <w:sz w:val="24"/>
          <w:szCs w:val="24"/>
        </w:rPr>
        <w:t xml:space="preserve"> </w:t>
      </w:r>
    </w:p>
    <w:p w14:paraId="23C1B65D" w14:textId="7777A766" w:rsidR="00A36D7F" w:rsidRPr="00DD6B9F" w:rsidRDefault="00DD6B9F">
      <w:pPr>
        <w:numPr>
          <w:ilvl w:val="0"/>
          <w:numId w:val="47"/>
        </w:numPr>
        <w:pBdr>
          <w:top w:val="nil"/>
          <w:left w:val="nil"/>
          <w:bottom w:val="nil"/>
          <w:right w:val="nil"/>
          <w:between w:val="nil"/>
        </w:pBdr>
        <w:spacing w:after="0"/>
        <w:ind w:left="-567" w:hanging="218"/>
        <w:rPr>
          <w:rFonts w:asciiTheme="minorHAnsi" w:eastAsiaTheme="minorEastAsia" w:hAnsiTheme="minorHAnsi" w:cstheme="minorBidi"/>
          <w:sz w:val="24"/>
          <w:szCs w:val="24"/>
        </w:rPr>
      </w:pPr>
      <w:r w:rsidRPr="00DD6B9F">
        <w:rPr>
          <w:rFonts w:asciiTheme="minorHAnsi" w:eastAsiaTheme="minorEastAsia" w:hAnsiTheme="minorHAnsi" w:cstheme="minorBidi"/>
          <w:sz w:val="24"/>
          <w:szCs w:val="24"/>
        </w:rPr>
        <w:t xml:space="preserve">Quinoa vegetable upma: </w:t>
      </w:r>
      <w:hyperlink r:id="rId112" w:history="1">
        <w:r w:rsidRPr="00DD6B9F">
          <w:rPr>
            <w:rStyle w:val="Hyperlink"/>
            <w:rFonts w:asciiTheme="minorHAnsi" w:eastAsiaTheme="minorEastAsia" w:hAnsiTheme="minorHAnsi" w:cstheme="minorBidi"/>
            <w:sz w:val="24"/>
            <w:szCs w:val="24"/>
          </w:rPr>
          <w:t>https://www.instagram.com/reel/DOsPbhhEpva/?igsh=cmQyc3RsYXFydjll</w:t>
        </w:r>
      </w:hyperlink>
      <w:r w:rsidRPr="00DD6B9F">
        <w:rPr>
          <w:rFonts w:asciiTheme="minorHAnsi" w:eastAsiaTheme="minorEastAsia" w:hAnsiTheme="minorHAnsi" w:cstheme="minorBidi"/>
          <w:sz w:val="24"/>
          <w:szCs w:val="24"/>
        </w:rPr>
        <w:t xml:space="preserve"> </w:t>
      </w:r>
    </w:p>
    <w:p w14:paraId="65C92DC9" w14:textId="63995B1F" w:rsidR="0095305C" w:rsidRPr="003D11C1" w:rsidRDefault="0095305C">
      <w:pPr>
        <w:numPr>
          <w:ilvl w:val="0"/>
          <w:numId w:val="47"/>
        </w:numPr>
        <w:pBdr>
          <w:top w:val="nil"/>
          <w:left w:val="nil"/>
          <w:bottom w:val="nil"/>
          <w:right w:val="nil"/>
          <w:between w:val="nil"/>
        </w:pBdr>
        <w:spacing w:after="0"/>
        <w:ind w:left="-426" w:hanging="359"/>
        <w:rPr>
          <w:rFonts w:ascii="Cambria" w:eastAsiaTheme="minorEastAsia" w:hAnsi="Cambria" w:cstheme="minorBidi"/>
          <w:sz w:val="24"/>
          <w:szCs w:val="24"/>
        </w:rPr>
      </w:pPr>
    </w:p>
    <w:p w14:paraId="3080A0CF" w14:textId="77777777" w:rsidR="00A971B5" w:rsidRDefault="00A971B5">
      <w:pPr>
        <w:pBdr>
          <w:top w:val="nil"/>
          <w:left w:val="nil"/>
          <w:bottom w:val="single" w:sz="4" w:space="1" w:color="000000"/>
          <w:right w:val="nil"/>
          <w:between w:val="nil"/>
        </w:pBdr>
        <w:spacing w:after="0"/>
        <w:ind w:left="-426"/>
        <w:rPr>
          <w:rFonts w:ascii="Cambria" w:eastAsia="Cambria" w:hAnsi="Cambria" w:cs="Cambria"/>
          <w:color w:val="0563C1"/>
          <w:sz w:val="24"/>
          <w:szCs w:val="24"/>
          <w:u w:val="single"/>
        </w:rPr>
      </w:pPr>
    </w:p>
    <w:p w14:paraId="51A5F419" w14:textId="77777777" w:rsidR="00A971B5" w:rsidRDefault="00A971B5">
      <w:pPr>
        <w:pBdr>
          <w:top w:val="nil"/>
          <w:left w:val="nil"/>
          <w:bottom w:val="nil"/>
          <w:right w:val="nil"/>
          <w:between w:val="nil"/>
        </w:pBdr>
        <w:ind w:left="-426"/>
        <w:rPr>
          <w:rFonts w:ascii="Cambria" w:eastAsia="Cambria" w:hAnsi="Cambria" w:cs="Cambria"/>
          <w:color w:val="0563C1"/>
          <w:sz w:val="24"/>
          <w:szCs w:val="24"/>
          <w:u w:val="single"/>
        </w:rPr>
      </w:pPr>
    </w:p>
    <w:p w14:paraId="6692472F" w14:textId="77777777"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t>MUTHIYA /HANDVO/VADI</w:t>
      </w:r>
    </w:p>
    <w:p w14:paraId="14C1C9B1" w14:textId="77777777" w:rsidR="00A971B5" w:rsidRDefault="00F75C53">
      <w:pPr>
        <w:numPr>
          <w:ilvl w:val="0"/>
          <w:numId w:val="4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OATS PALAK MUTHIYA (RECIPE- </w:t>
      </w:r>
      <w:hyperlink r:id="rId113">
        <w:r>
          <w:rPr>
            <w:rFonts w:ascii="Cambria" w:eastAsia="Cambria" w:hAnsi="Cambria" w:cs="Cambria"/>
            <w:color w:val="0563C1"/>
            <w:sz w:val="24"/>
            <w:szCs w:val="24"/>
            <w:u w:val="single"/>
          </w:rPr>
          <w:t>https://youtu.be/pp2Pl3NMTkA?si=278IEkbqJrq1d5V6</w:t>
        </w:r>
      </w:hyperlink>
      <w:r>
        <w:rPr>
          <w:rFonts w:ascii="Cambria" w:eastAsia="Cambria" w:hAnsi="Cambria" w:cs="Cambria"/>
          <w:color w:val="000000"/>
          <w:sz w:val="24"/>
          <w:szCs w:val="24"/>
        </w:rPr>
        <w:t xml:space="preserve"> </w:t>
      </w:r>
    </w:p>
    <w:p w14:paraId="69634930" w14:textId="77777777" w:rsidR="00A971B5" w:rsidRDefault="00F75C53">
      <w:pPr>
        <w:numPr>
          <w:ilvl w:val="0"/>
          <w:numId w:val="4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OATS UPMA (RECIPE- - </w:t>
      </w:r>
      <w:hyperlink r:id="rId114">
        <w:r>
          <w:rPr>
            <w:rFonts w:ascii="Cambria" w:eastAsia="Cambria" w:hAnsi="Cambria" w:cs="Cambria"/>
            <w:color w:val="0563C1"/>
            <w:sz w:val="24"/>
            <w:szCs w:val="24"/>
            <w:u w:val="single"/>
          </w:rPr>
          <w:t>https://www.youtube.com/watch?v=aCLwgQnNeTA</w:t>
        </w:r>
      </w:hyperlink>
      <w:r>
        <w:rPr>
          <w:rFonts w:ascii="Cambria" w:eastAsia="Cambria" w:hAnsi="Cambria" w:cs="Cambria"/>
          <w:color w:val="0563C1"/>
          <w:sz w:val="24"/>
          <w:szCs w:val="24"/>
          <w:u w:val="single"/>
        </w:rPr>
        <w:t xml:space="preserve"> </w:t>
      </w:r>
    </w:p>
    <w:p w14:paraId="20FBB7FE" w14:textId="77777777" w:rsidR="00A971B5" w:rsidRDefault="00F75C53">
      <w:pPr>
        <w:numPr>
          <w:ilvl w:val="0"/>
          <w:numId w:val="4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JOWAR MUTHIYA (RECIPE- </w:t>
      </w:r>
      <w:hyperlink r:id="rId115">
        <w:r>
          <w:rPr>
            <w:rFonts w:ascii="Cambria" w:eastAsia="Cambria" w:hAnsi="Cambria" w:cs="Cambria"/>
            <w:color w:val="0563C1"/>
            <w:sz w:val="24"/>
            <w:szCs w:val="24"/>
            <w:u w:val="single"/>
          </w:rPr>
          <w:t>https://www.youtube.com/watch?v=uemhF0QHaXY</w:t>
        </w:r>
      </w:hyperlink>
      <w:r>
        <w:rPr>
          <w:rFonts w:ascii="Cambria" w:eastAsia="Cambria" w:hAnsi="Cambria" w:cs="Cambria"/>
          <w:color w:val="000000"/>
          <w:sz w:val="24"/>
          <w:szCs w:val="24"/>
        </w:rPr>
        <w:t xml:space="preserve"> )</w:t>
      </w:r>
    </w:p>
    <w:p w14:paraId="73CE40EB" w14:textId="77777777" w:rsidR="00A971B5" w:rsidRDefault="00F75C53">
      <w:pPr>
        <w:numPr>
          <w:ilvl w:val="0"/>
          <w:numId w:val="4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DUDHI JOWAR MUTHIYA (RECIPE- </w:t>
      </w:r>
      <w:hyperlink r:id="rId116">
        <w:r>
          <w:rPr>
            <w:rFonts w:ascii="Cambria" w:eastAsia="Cambria" w:hAnsi="Cambria" w:cs="Cambria"/>
            <w:color w:val="0563C1"/>
            <w:sz w:val="24"/>
            <w:szCs w:val="24"/>
            <w:u w:val="single"/>
          </w:rPr>
          <w:t>https://www.youtube.com/watch?v=83syDtVtgeg</w:t>
        </w:r>
      </w:hyperlink>
      <w:r>
        <w:rPr>
          <w:rFonts w:ascii="Cambria" w:eastAsia="Cambria" w:hAnsi="Cambria" w:cs="Cambria"/>
          <w:color w:val="000000"/>
          <w:sz w:val="24"/>
          <w:szCs w:val="24"/>
        </w:rPr>
        <w:t xml:space="preserve"> )</w:t>
      </w:r>
    </w:p>
    <w:p w14:paraId="4A9D79AC" w14:textId="77777777" w:rsidR="00A971B5" w:rsidRDefault="00F75C53">
      <w:pPr>
        <w:numPr>
          <w:ilvl w:val="0"/>
          <w:numId w:val="4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MULTIGRAIN HANDVO (RECIPE- </w:t>
      </w:r>
      <w:hyperlink r:id="rId117">
        <w:r>
          <w:rPr>
            <w:rFonts w:ascii="Cambria" w:eastAsia="Cambria" w:hAnsi="Cambria" w:cs="Cambria"/>
            <w:color w:val="0563C1"/>
            <w:sz w:val="24"/>
            <w:szCs w:val="24"/>
            <w:u w:val="single"/>
          </w:rPr>
          <w:t>https://www.youtube.com/watch?v=oqoHwgOXmcY</w:t>
        </w:r>
      </w:hyperlink>
      <w:r>
        <w:rPr>
          <w:rFonts w:ascii="Cambria" w:eastAsia="Cambria" w:hAnsi="Cambria" w:cs="Cambria"/>
          <w:color w:val="000000"/>
          <w:sz w:val="24"/>
          <w:szCs w:val="24"/>
        </w:rPr>
        <w:t xml:space="preserve"> ) </w:t>
      </w:r>
    </w:p>
    <w:p w14:paraId="16519088" w14:textId="77777777" w:rsidR="00A971B5" w:rsidRDefault="00F75C53">
      <w:pPr>
        <w:numPr>
          <w:ilvl w:val="0"/>
          <w:numId w:val="48"/>
        </w:numPr>
        <w:pBdr>
          <w:top w:val="nil"/>
          <w:left w:val="nil"/>
          <w:bottom w:val="nil"/>
          <w:right w:val="nil"/>
          <w:between w:val="nil"/>
        </w:pBdr>
        <w:spacing w:after="0"/>
        <w:ind w:left="-426" w:hanging="359"/>
        <w:rPr>
          <w:rFonts w:ascii="Cambria" w:eastAsia="Cambria" w:hAnsi="Cambria" w:cs="Cambria"/>
          <w:color w:val="000000"/>
          <w:sz w:val="24"/>
          <w:szCs w:val="24"/>
        </w:rPr>
      </w:pPr>
      <w:bookmarkStart w:id="16" w:name="_gjdgxs" w:colFirst="0" w:colLast="0"/>
      <w:bookmarkEnd w:id="16"/>
      <w:r>
        <w:rPr>
          <w:rFonts w:ascii="Cambria" w:eastAsia="Cambria" w:hAnsi="Cambria" w:cs="Cambria"/>
          <w:color w:val="000000"/>
          <w:sz w:val="24"/>
          <w:szCs w:val="24"/>
        </w:rPr>
        <w:t xml:space="preserve">LENTIL HANDVO (RECIPE- </w:t>
      </w:r>
      <w:hyperlink r:id="rId118">
        <w:r>
          <w:rPr>
            <w:rFonts w:ascii="Cambria" w:eastAsia="Cambria" w:hAnsi="Cambria" w:cs="Cambria"/>
            <w:color w:val="0563C1"/>
            <w:sz w:val="24"/>
            <w:szCs w:val="24"/>
            <w:u w:val="single"/>
          </w:rPr>
          <w:t>https://www.youtube.com/watch?v=IiMbZxZK-XQ</w:t>
        </w:r>
      </w:hyperlink>
      <w:r>
        <w:rPr>
          <w:rFonts w:ascii="Cambria" w:eastAsia="Cambria" w:hAnsi="Cambria" w:cs="Cambria"/>
          <w:color w:val="000000"/>
          <w:sz w:val="24"/>
          <w:szCs w:val="24"/>
        </w:rPr>
        <w:t xml:space="preserve"> ) </w:t>
      </w:r>
    </w:p>
    <w:p w14:paraId="561C7D40" w14:textId="469B8AF4" w:rsidR="00057E33" w:rsidRDefault="00057E33">
      <w:pPr>
        <w:numPr>
          <w:ilvl w:val="0"/>
          <w:numId w:val="48"/>
        </w:numPr>
        <w:pBdr>
          <w:top w:val="nil"/>
          <w:left w:val="nil"/>
          <w:bottom w:val="nil"/>
          <w:right w:val="nil"/>
          <w:between w:val="nil"/>
        </w:pBdr>
        <w:spacing w:after="0"/>
        <w:ind w:left="-426" w:hanging="359"/>
        <w:rPr>
          <w:rFonts w:ascii="Cambria" w:eastAsia="Cambria" w:hAnsi="Cambria" w:cs="Cambria"/>
          <w:color w:val="000000"/>
          <w:sz w:val="24"/>
          <w:szCs w:val="24"/>
        </w:rPr>
      </w:pPr>
      <w:bookmarkStart w:id="17" w:name="_Hlk200547912"/>
      <w:r>
        <w:rPr>
          <w:rFonts w:ascii="Cambria" w:eastAsia="Cambria" w:hAnsi="Cambria" w:cs="Cambria"/>
          <w:color w:val="000000"/>
          <w:sz w:val="24"/>
          <w:szCs w:val="24"/>
        </w:rPr>
        <w:t xml:space="preserve">Millets &amp; lentil </w:t>
      </w:r>
      <w:proofErr w:type="spellStart"/>
      <w:r>
        <w:rPr>
          <w:rFonts w:ascii="Cambria" w:eastAsia="Cambria" w:hAnsi="Cambria" w:cs="Cambria"/>
          <w:color w:val="000000"/>
          <w:sz w:val="24"/>
          <w:szCs w:val="24"/>
        </w:rPr>
        <w:t>handvo</w:t>
      </w:r>
      <w:proofErr w:type="spellEnd"/>
      <w:r>
        <w:rPr>
          <w:rFonts w:ascii="Cambria" w:eastAsia="Cambria" w:hAnsi="Cambria" w:cs="Cambria"/>
          <w:color w:val="000000"/>
          <w:sz w:val="24"/>
          <w:szCs w:val="24"/>
        </w:rPr>
        <w:t xml:space="preserve">: </w:t>
      </w:r>
      <w:hyperlink r:id="rId119" w:history="1">
        <w:r w:rsidRPr="0064743B">
          <w:rPr>
            <w:rStyle w:val="Hyperlink"/>
            <w:rFonts w:ascii="Cambria" w:eastAsia="Cambria" w:hAnsi="Cambria" w:cs="Cambria"/>
            <w:sz w:val="24"/>
            <w:szCs w:val="24"/>
          </w:rPr>
          <w:t>https://www.instagram.com/reel/DHlT9YxT8mW/?utm_source=ig_web_copy_link</w:t>
        </w:r>
      </w:hyperlink>
      <w:bookmarkEnd w:id="17"/>
      <w:r>
        <w:rPr>
          <w:rFonts w:ascii="Cambria" w:eastAsia="Cambria" w:hAnsi="Cambria" w:cs="Cambria"/>
          <w:color w:val="000000"/>
          <w:sz w:val="24"/>
          <w:szCs w:val="24"/>
        </w:rPr>
        <w:t xml:space="preserve"> </w:t>
      </w:r>
    </w:p>
    <w:p w14:paraId="52226B1A" w14:textId="6C56B9A2" w:rsidR="00A971B5" w:rsidRDefault="00F75C53">
      <w:pPr>
        <w:numPr>
          <w:ilvl w:val="0"/>
          <w:numId w:val="4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VEGETABLE SUJI HANDVO (RECIPE- </w:t>
      </w:r>
      <w:hyperlink r:id="rId120">
        <w:r>
          <w:rPr>
            <w:rFonts w:ascii="Cambria" w:eastAsia="Cambria" w:hAnsi="Cambria" w:cs="Cambria"/>
            <w:color w:val="0563C1"/>
            <w:sz w:val="24"/>
            <w:szCs w:val="24"/>
            <w:u w:val="single"/>
          </w:rPr>
          <w:t>https://www.youtube.com/watch?v=n0aGKdAznEk</w:t>
        </w:r>
      </w:hyperlink>
      <w:r>
        <w:rPr>
          <w:rFonts w:ascii="Cambria" w:eastAsia="Cambria" w:hAnsi="Cambria" w:cs="Cambria"/>
          <w:color w:val="000000"/>
          <w:sz w:val="24"/>
          <w:szCs w:val="24"/>
        </w:rPr>
        <w:t xml:space="preserve"> )  </w:t>
      </w:r>
    </w:p>
    <w:p w14:paraId="0D73990B" w14:textId="77777777" w:rsidR="00A971B5" w:rsidRDefault="00F75C53">
      <w:pPr>
        <w:numPr>
          <w:ilvl w:val="0"/>
          <w:numId w:val="4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KOTHIMBIR VADI (RECIPE- </w:t>
      </w:r>
      <w:hyperlink r:id="rId121">
        <w:r>
          <w:rPr>
            <w:rFonts w:ascii="Cambria" w:eastAsia="Cambria" w:hAnsi="Cambria" w:cs="Cambria"/>
            <w:color w:val="0563C1"/>
            <w:sz w:val="24"/>
            <w:szCs w:val="24"/>
            <w:u w:val="single"/>
          </w:rPr>
          <w:t>https://www.youtube.com/watch?v=JpdedtvuZks</w:t>
        </w:r>
      </w:hyperlink>
      <w:r>
        <w:rPr>
          <w:rFonts w:ascii="Cambria" w:eastAsia="Cambria" w:hAnsi="Cambria" w:cs="Cambria"/>
          <w:color w:val="000000"/>
          <w:sz w:val="24"/>
          <w:szCs w:val="24"/>
        </w:rPr>
        <w:t xml:space="preserve"> )</w:t>
      </w:r>
    </w:p>
    <w:p w14:paraId="26C2F13F" w14:textId="77777777" w:rsidR="00A971B5" w:rsidRDefault="00F75C53">
      <w:pPr>
        <w:numPr>
          <w:ilvl w:val="0"/>
          <w:numId w:val="4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RASIYA MUTHIA: </w:t>
      </w:r>
      <w:hyperlink r:id="rId122">
        <w:r>
          <w:rPr>
            <w:rFonts w:ascii="Cambria" w:eastAsia="Cambria" w:hAnsi="Cambria" w:cs="Cambria"/>
            <w:color w:val="0563C1"/>
            <w:sz w:val="24"/>
            <w:szCs w:val="24"/>
            <w:u w:val="single"/>
          </w:rPr>
          <w:t>https://youtu.be/ps-JSH3RiZs?si=wlZL-x0GMuIpaUg-</w:t>
        </w:r>
      </w:hyperlink>
      <w:r>
        <w:rPr>
          <w:rFonts w:ascii="Cambria" w:eastAsia="Cambria" w:hAnsi="Cambria" w:cs="Cambria"/>
          <w:color w:val="000000"/>
          <w:sz w:val="24"/>
          <w:szCs w:val="24"/>
        </w:rPr>
        <w:t xml:space="preserve"> </w:t>
      </w:r>
    </w:p>
    <w:p w14:paraId="1FADC4D9" w14:textId="77777777" w:rsidR="00A971B5" w:rsidRDefault="00F75C53">
      <w:pPr>
        <w:numPr>
          <w:ilvl w:val="0"/>
          <w:numId w:val="4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MULTIGRAIN MUTHIYA: </w:t>
      </w:r>
      <w:hyperlink r:id="rId123">
        <w:r>
          <w:rPr>
            <w:rFonts w:ascii="Cambria" w:eastAsia="Cambria" w:hAnsi="Cambria" w:cs="Cambria"/>
            <w:color w:val="0563C1"/>
            <w:sz w:val="24"/>
            <w:szCs w:val="24"/>
            <w:u w:val="single"/>
          </w:rPr>
          <w:t>https://youtu.be/g57kPfNYses?si=UoX8tgHM0D67M2yI</w:t>
        </w:r>
      </w:hyperlink>
      <w:r>
        <w:rPr>
          <w:rFonts w:ascii="Cambria" w:eastAsia="Cambria" w:hAnsi="Cambria" w:cs="Cambria"/>
          <w:color w:val="000000"/>
          <w:sz w:val="24"/>
          <w:szCs w:val="24"/>
        </w:rPr>
        <w:t xml:space="preserve"> </w:t>
      </w:r>
    </w:p>
    <w:p w14:paraId="5497F42E" w14:textId="2B5D1DE0" w:rsidR="00782772" w:rsidRDefault="00782772">
      <w:pPr>
        <w:numPr>
          <w:ilvl w:val="0"/>
          <w:numId w:val="4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Jowar tofu </w:t>
      </w:r>
      <w:proofErr w:type="spellStart"/>
      <w:r>
        <w:rPr>
          <w:rFonts w:ascii="Cambria" w:eastAsia="Cambria" w:hAnsi="Cambria" w:cs="Cambria"/>
          <w:color w:val="000000"/>
          <w:sz w:val="24"/>
          <w:szCs w:val="24"/>
        </w:rPr>
        <w:t>muthiya</w:t>
      </w:r>
      <w:proofErr w:type="spellEnd"/>
      <w:r>
        <w:rPr>
          <w:rFonts w:ascii="Cambria" w:eastAsia="Cambria" w:hAnsi="Cambria" w:cs="Cambria"/>
          <w:color w:val="000000"/>
          <w:sz w:val="24"/>
          <w:szCs w:val="24"/>
        </w:rPr>
        <w:t xml:space="preserve">: </w:t>
      </w:r>
      <w:hyperlink r:id="rId124" w:history="1">
        <w:r w:rsidRPr="000B5569">
          <w:rPr>
            <w:rStyle w:val="Hyperlink"/>
            <w:rFonts w:ascii="Cambria" w:eastAsia="Cambria" w:hAnsi="Cambria" w:cs="Cambria"/>
            <w:sz w:val="24"/>
            <w:szCs w:val="24"/>
          </w:rPr>
          <w:t>https://www.instagram.com/reel/C9i5sp3vDe0/?utm_source=ig_web_copy_link&amp;igsh=MzRlODBiNWFlZA==</w:t>
        </w:r>
      </w:hyperlink>
      <w:r>
        <w:rPr>
          <w:rFonts w:ascii="Cambria" w:eastAsia="Cambria" w:hAnsi="Cambria" w:cs="Cambria"/>
          <w:color w:val="000000"/>
          <w:sz w:val="24"/>
          <w:szCs w:val="24"/>
        </w:rPr>
        <w:t xml:space="preserve"> </w:t>
      </w:r>
    </w:p>
    <w:p w14:paraId="6FB80F81" w14:textId="06462C47" w:rsidR="002B6D5C" w:rsidRDefault="002B6D5C">
      <w:pPr>
        <w:numPr>
          <w:ilvl w:val="0"/>
          <w:numId w:val="4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Patra </w:t>
      </w:r>
      <w:proofErr w:type="spellStart"/>
      <w:r>
        <w:rPr>
          <w:rFonts w:ascii="Cambria" w:eastAsia="Cambria" w:hAnsi="Cambria" w:cs="Cambria"/>
          <w:color w:val="000000"/>
          <w:sz w:val="24"/>
          <w:szCs w:val="24"/>
        </w:rPr>
        <w:t>muthiya</w:t>
      </w:r>
      <w:proofErr w:type="spellEnd"/>
      <w:r>
        <w:rPr>
          <w:rFonts w:ascii="Cambria" w:eastAsia="Cambria" w:hAnsi="Cambria" w:cs="Cambria"/>
          <w:color w:val="000000"/>
          <w:sz w:val="24"/>
          <w:szCs w:val="24"/>
        </w:rPr>
        <w:t xml:space="preserve">: </w:t>
      </w:r>
      <w:hyperlink r:id="rId125" w:history="1">
        <w:r w:rsidRPr="00B87AB3">
          <w:rPr>
            <w:rStyle w:val="Hyperlink"/>
            <w:rFonts w:ascii="Cambria" w:eastAsia="Cambria" w:hAnsi="Cambria" w:cs="Cambria"/>
            <w:sz w:val="24"/>
            <w:szCs w:val="24"/>
          </w:rPr>
          <w:t>https://www.instagram.com/reel/C_iWs6lyDPX/?igsh=bWZpMWIxdXRhOGkw</w:t>
        </w:r>
      </w:hyperlink>
      <w:r>
        <w:rPr>
          <w:rFonts w:ascii="Cambria" w:eastAsia="Cambria" w:hAnsi="Cambria" w:cs="Cambria"/>
          <w:color w:val="000000"/>
          <w:sz w:val="24"/>
          <w:szCs w:val="24"/>
        </w:rPr>
        <w:t xml:space="preserve"> </w:t>
      </w:r>
    </w:p>
    <w:p w14:paraId="197B089C" w14:textId="72655582" w:rsidR="001D779C" w:rsidRDefault="001D779C">
      <w:pPr>
        <w:numPr>
          <w:ilvl w:val="0"/>
          <w:numId w:val="4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Spinach lentil </w:t>
      </w:r>
      <w:proofErr w:type="spellStart"/>
      <w:r>
        <w:rPr>
          <w:rFonts w:ascii="Cambria" w:eastAsia="Cambria" w:hAnsi="Cambria" w:cs="Cambria"/>
          <w:color w:val="000000"/>
          <w:sz w:val="24"/>
          <w:szCs w:val="24"/>
        </w:rPr>
        <w:t>muthiya</w:t>
      </w:r>
      <w:proofErr w:type="spellEnd"/>
      <w:r>
        <w:rPr>
          <w:rFonts w:ascii="Cambria" w:eastAsia="Cambria" w:hAnsi="Cambria" w:cs="Cambria"/>
          <w:color w:val="000000"/>
          <w:sz w:val="24"/>
          <w:szCs w:val="24"/>
        </w:rPr>
        <w:t xml:space="preserve">: </w:t>
      </w:r>
      <w:hyperlink r:id="rId126" w:history="1">
        <w:r w:rsidRPr="008F01C8">
          <w:rPr>
            <w:rStyle w:val="Hyperlink"/>
            <w:rFonts w:ascii="Cambria" w:eastAsia="Cambria" w:hAnsi="Cambria" w:cs="Cambria"/>
            <w:sz w:val="24"/>
            <w:szCs w:val="24"/>
          </w:rPr>
          <w:t>https://youtu.be/K4cqs81oLzo?si=OOThGc-cQ7IVVjGY</w:t>
        </w:r>
      </w:hyperlink>
    </w:p>
    <w:p w14:paraId="0FE51098" w14:textId="6E616C3E" w:rsidR="001D779C" w:rsidRDefault="00497066">
      <w:pPr>
        <w:numPr>
          <w:ilvl w:val="0"/>
          <w:numId w:val="48"/>
        </w:numPr>
        <w:pBdr>
          <w:top w:val="nil"/>
          <w:left w:val="nil"/>
          <w:bottom w:val="nil"/>
          <w:right w:val="nil"/>
          <w:between w:val="nil"/>
        </w:pBdr>
        <w:spacing w:after="0"/>
        <w:ind w:left="-426" w:hanging="359"/>
        <w:rPr>
          <w:rFonts w:ascii="Cambria" w:eastAsia="Cambria" w:hAnsi="Cambria" w:cs="Cambria"/>
          <w:color w:val="000000"/>
          <w:sz w:val="24"/>
          <w:szCs w:val="24"/>
        </w:rPr>
      </w:pPr>
      <w:proofErr w:type="spellStart"/>
      <w:r>
        <w:rPr>
          <w:rFonts w:ascii="Cambria" w:eastAsia="Cambria" w:hAnsi="Cambria" w:cs="Cambria"/>
          <w:color w:val="000000"/>
          <w:sz w:val="24"/>
          <w:szCs w:val="24"/>
        </w:rPr>
        <w:lastRenderedPageBreak/>
        <w:t>Methi</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muthiya</w:t>
      </w:r>
      <w:proofErr w:type="spellEnd"/>
      <w:r>
        <w:rPr>
          <w:rFonts w:ascii="Cambria" w:eastAsia="Cambria" w:hAnsi="Cambria" w:cs="Cambria"/>
          <w:color w:val="000000"/>
          <w:sz w:val="24"/>
          <w:szCs w:val="24"/>
        </w:rPr>
        <w:t xml:space="preserve">: </w:t>
      </w:r>
      <w:hyperlink r:id="rId127" w:history="1">
        <w:r w:rsidRPr="003E4FE7">
          <w:rPr>
            <w:rStyle w:val="Hyperlink"/>
            <w:rFonts w:ascii="Cambria" w:eastAsia="Cambria" w:hAnsi="Cambria" w:cs="Cambria"/>
            <w:sz w:val="24"/>
            <w:szCs w:val="24"/>
          </w:rPr>
          <w:t>https://youtube.com/shorts/tVPIK_yjYqo?si=f5BduE5ZJkFhJEco</w:t>
        </w:r>
      </w:hyperlink>
    </w:p>
    <w:p w14:paraId="0C23C463" w14:textId="7A566669" w:rsidR="00497066" w:rsidRDefault="00383C0F">
      <w:pPr>
        <w:numPr>
          <w:ilvl w:val="0"/>
          <w:numId w:val="48"/>
        </w:numPr>
        <w:pBdr>
          <w:top w:val="nil"/>
          <w:left w:val="nil"/>
          <w:bottom w:val="nil"/>
          <w:right w:val="nil"/>
          <w:between w:val="nil"/>
        </w:pBdr>
        <w:spacing w:after="0"/>
        <w:ind w:left="-426" w:hanging="359"/>
        <w:rPr>
          <w:rFonts w:ascii="Cambria" w:eastAsia="Cambria" w:hAnsi="Cambria" w:cs="Cambria"/>
          <w:color w:val="000000"/>
          <w:sz w:val="24"/>
          <w:szCs w:val="24"/>
        </w:rPr>
      </w:pPr>
      <w:proofErr w:type="spellStart"/>
      <w:r>
        <w:rPr>
          <w:rFonts w:ascii="Cambria" w:eastAsia="Cambria" w:hAnsi="Cambria" w:cs="Cambria"/>
          <w:color w:val="000000"/>
          <w:sz w:val="24"/>
          <w:szCs w:val="24"/>
        </w:rPr>
        <w:t>Methi</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matar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muthiya</w:t>
      </w:r>
      <w:proofErr w:type="spellEnd"/>
      <w:r>
        <w:rPr>
          <w:rFonts w:ascii="Cambria" w:eastAsia="Cambria" w:hAnsi="Cambria" w:cs="Cambria"/>
          <w:color w:val="000000"/>
          <w:sz w:val="24"/>
          <w:szCs w:val="24"/>
        </w:rPr>
        <w:t xml:space="preserve">: </w:t>
      </w:r>
      <w:hyperlink r:id="rId128" w:history="1">
        <w:r w:rsidRPr="00E82214">
          <w:rPr>
            <w:rStyle w:val="Hyperlink"/>
            <w:rFonts w:ascii="Cambria" w:eastAsia="Cambria" w:hAnsi="Cambria" w:cs="Cambria"/>
            <w:sz w:val="24"/>
            <w:szCs w:val="24"/>
          </w:rPr>
          <w:t>https://www.instagram.com/reel/DSFi7eAkjeO/?utm_source=ig_web_copy_link</w:t>
        </w:r>
      </w:hyperlink>
    </w:p>
    <w:p w14:paraId="1AC4528E" w14:textId="77777777" w:rsidR="00383C0F" w:rsidRDefault="00383C0F">
      <w:pPr>
        <w:numPr>
          <w:ilvl w:val="0"/>
          <w:numId w:val="48"/>
        </w:numPr>
        <w:pBdr>
          <w:top w:val="nil"/>
          <w:left w:val="nil"/>
          <w:bottom w:val="nil"/>
          <w:right w:val="nil"/>
          <w:between w:val="nil"/>
        </w:pBdr>
        <w:spacing w:after="0"/>
        <w:ind w:left="-426" w:hanging="359"/>
        <w:rPr>
          <w:rFonts w:ascii="Cambria" w:eastAsia="Cambria" w:hAnsi="Cambria" w:cs="Cambria"/>
          <w:color w:val="000000"/>
          <w:sz w:val="24"/>
          <w:szCs w:val="24"/>
        </w:rPr>
      </w:pPr>
    </w:p>
    <w:p w14:paraId="68656CD5" w14:textId="77777777" w:rsidR="00A971B5" w:rsidRDefault="00A971B5">
      <w:pPr>
        <w:pBdr>
          <w:top w:val="nil"/>
          <w:left w:val="nil"/>
          <w:bottom w:val="single" w:sz="4" w:space="1" w:color="000000"/>
          <w:right w:val="nil"/>
          <w:between w:val="nil"/>
        </w:pBdr>
        <w:ind w:left="-426"/>
        <w:rPr>
          <w:rFonts w:ascii="Cambria" w:eastAsia="Cambria" w:hAnsi="Cambria" w:cs="Cambria"/>
          <w:color w:val="000000"/>
          <w:sz w:val="24"/>
          <w:szCs w:val="24"/>
        </w:rPr>
      </w:pPr>
    </w:p>
    <w:p w14:paraId="160D0378" w14:textId="77777777" w:rsidR="00A971B5" w:rsidRDefault="00A971B5">
      <w:pPr>
        <w:tabs>
          <w:tab w:val="center" w:pos="4513"/>
        </w:tabs>
        <w:ind w:left="-426"/>
        <w:rPr>
          <w:rFonts w:ascii="Cambria" w:eastAsia="Cambria" w:hAnsi="Cambria" w:cs="Cambria"/>
          <w:b/>
          <w:color w:val="002060"/>
          <w:sz w:val="24"/>
          <w:szCs w:val="24"/>
        </w:rPr>
      </w:pPr>
    </w:p>
    <w:p w14:paraId="0C4ACF24" w14:textId="77777777" w:rsidR="00A971B5" w:rsidRDefault="00F75C53">
      <w:pPr>
        <w:tabs>
          <w:tab w:val="center" w:pos="4513"/>
        </w:tabs>
        <w:ind w:left="-426"/>
        <w:rPr>
          <w:rFonts w:ascii="Cambria" w:eastAsia="Cambria" w:hAnsi="Cambria" w:cs="Cambria"/>
          <w:b/>
          <w:color w:val="002060"/>
          <w:sz w:val="24"/>
          <w:szCs w:val="24"/>
        </w:rPr>
      </w:pPr>
      <w:r>
        <w:rPr>
          <w:rFonts w:ascii="Cambria" w:eastAsia="Cambria" w:hAnsi="Cambria" w:cs="Cambria"/>
          <w:b/>
          <w:color w:val="002060"/>
          <w:sz w:val="24"/>
          <w:szCs w:val="24"/>
        </w:rPr>
        <w:t>TEA /COFFEE</w:t>
      </w:r>
    </w:p>
    <w:p w14:paraId="2CF94290" w14:textId="1EC39F2B" w:rsidR="00A971B5" w:rsidRDefault="00F75C53">
      <w:pPr>
        <w:numPr>
          <w:ilvl w:val="0"/>
          <w:numId w:val="49"/>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BULLETPROOF COFFEE (RECIPE</w:t>
      </w:r>
      <w:r w:rsidR="000C0073">
        <w:rPr>
          <w:rFonts w:ascii="Cambria" w:eastAsia="Cambria" w:hAnsi="Cambria" w:cs="Cambria"/>
          <w:color w:val="0070C0"/>
          <w:sz w:val="24"/>
          <w:szCs w:val="24"/>
        </w:rPr>
        <w:t xml:space="preserve">- </w:t>
      </w:r>
      <w:hyperlink r:id="rId129" w:history="1">
        <w:r w:rsidR="000C0073" w:rsidRPr="00961723">
          <w:rPr>
            <w:rStyle w:val="Hyperlink"/>
            <w:rFonts w:ascii="Cambria" w:eastAsia="Cambria" w:hAnsi="Cambria" w:cs="Cambria"/>
            <w:sz w:val="24"/>
            <w:szCs w:val="24"/>
          </w:rPr>
          <w:t>https://youtu.be/tNkvjPMLIAc?si=tsyenxSdKo9hANhM</w:t>
        </w:r>
      </w:hyperlink>
      <w:r w:rsidR="000C0073">
        <w:rPr>
          <w:rFonts w:ascii="Cambria" w:eastAsia="Cambria" w:hAnsi="Cambria" w:cs="Cambria"/>
          <w:color w:val="0070C0"/>
          <w:sz w:val="24"/>
          <w:szCs w:val="24"/>
        </w:rPr>
        <w:t xml:space="preserve"> )</w:t>
      </w:r>
    </w:p>
    <w:p w14:paraId="717B67C6" w14:textId="77777777" w:rsidR="00A971B5" w:rsidRDefault="00A971B5">
      <w:pPr>
        <w:pBdr>
          <w:top w:val="nil"/>
          <w:left w:val="nil"/>
          <w:bottom w:val="nil"/>
          <w:right w:val="nil"/>
          <w:between w:val="nil"/>
        </w:pBdr>
        <w:tabs>
          <w:tab w:val="left" w:pos="2160"/>
        </w:tabs>
        <w:spacing w:after="0"/>
        <w:ind w:left="-426"/>
        <w:rPr>
          <w:rFonts w:ascii="Cambria" w:eastAsia="Cambria" w:hAnsi="Cambria" w:cs="Cambria"/>
          <w:b/>
          <w:color w:val="002060"/>
          <w:sz w:val="24"/>
          <w:szCs w:val="24"/>
        </w:rPr>
      </w:pPr>
    </w:p>
    <w:p w14:paraId="2649127D" w14:textId="2A82E898" w:rsidR="00A971B5" w:rsidRDefault="00F75C53">
      <w:pPr>
        <w:pBdr>
          <w:top w:val="nil"/>
          <w:left w:val="nil"/>
          <w:bottom w:val="nil"/>
          <w:right w:val="nil"/>
          <w:between w:val="nil"/>
        </w:pBdr>
        <w:tabs>
          <w:tab w:val="left" w:pos="2160"/>
        </w:tabs>
        <w:spacing w:after="0"/>
        <w:ind w:left="-426"/>
        <w:rPr>
          <w:rFonts w:ascii="Cambria" w:eastAsia="Cambria" w:hAnsi="Cambria" w:cs="Cambria"/>
          <w:b/>
          <w:color w:val="002060"/>
          <w:sz w:val="24"/>
          <w:szCs w:val="24"/>
        </w:rPr>
      </w:pPr>
      <w:r>
        <w:rPr>
          <w:rFonts w:ascii="Cambria" w:eastAsia="Cambria" w:hAnsi="Cambria" w:cs="Cambria"/>
          <w:b/>
          <w:color w:val="002060"/>
          <w:sz w:val="24"/>
          <w:szCs w:val="24"/>
        </w:rPr>
        <w:t xml:space="preserve"> BASED DRINKS (ON RISING DRINKS): </w:t>
      </w:r>
    </w:p>
    <w:p w14:paraId="5C570D1D" w14:textId="77777777" w:rsidR="00A971B5" w:rsidRDefault="00A971B5">
      <w:pPr>
        <w:pBdr>
          <w:top w:val="nil"/>
          <w:left w:val="nil"/>
          <w:bottom w:val="nil"/>
          <w:right w:val="nil"/>
          <w:between w:val="nil"/>
        </w:pBdr>
        <w:tabs>
          <w:tab w:val="left" w:pos="2160"/>
        </w:tabs>
        <w:spacing w:after="0"/>
        <w:ind w:left="-426"/>
        <w:rPr>
          <w:rFonts w:ascii="Cambria" w:eastAsia="Cambria" w:hAnsi="Cambria" w:cs="Cambria"/>
          <w:b/>
          <w:color w:val="002060"/>
          <w:sz w:val="24"/>
          <w:szCs w:val="24"/>
        </w:rPr>
      </w:pPr>
    </w:p>
    <w:p w14:paraId="129F0B39" w14:textId="024EC45D"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18" w:name="_30j0zll" w:colFirst="0" w:colLast="0"/>
      <w:bookmarkEnd w:id="18"/>
      <w:r>
        <w:rPr>
          <w:rFonts w:ascii="Cambria" w:eastAsia="Cambria" w:hAnsi="Cambria" w:cs="Cambria"/>
          <w:color w:val="000000"/>
          <w:sz w:val="24"/>
          <w:szCs w:val="24"/>
        </w:rPr>
        <w:t>CORIANDER AND METHI SEED WATER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130" w:history="1">
        <w:r w:rsidR="000C0073" w:rsidRPr="00961723">
          <w:rPr>
            <w:rStyle w:val="Hyperlink"/>
            <w:rFonts w:ascii="Cambria" w:eastAsia="Cambria" w:hAnsi="Cambria" w:cs="Cambria"/>
            <w:sz w:val="24"/>
            <w:szCs w:val="24"/>
          </w:rPr>
          <w:t>https://www.youtube.com/watch?v=vc24KQvhKl4</w:t>
        </w:r>
      </w:hyperlink>
      <w:r>
        <w:rPr>
          <w:rFonts w:ascii="Cambria" w:eastAsia="Cambria" w:hAnsi="Cambria" w:cs="Cambria"/>
          <w:color w:val="0563C1"/>
          <w:sz w:val="24"/>
          <w:szCs w:val="24"/>
          <w:u w:val="single"/>
        </w:rPr>
        <w:t xml:space="preserve"> )</w:t>
      </w:r>
    </w:p>
    <w:p w14:paraId="7A7E3C95" w14:textId="77777777" w:rsidR="00A971B5" w:rsidRDefault="00F75C53">
      <w:pPr>
        <w:numPr>
          <w:ilvl w:val="0"/>
          <w:numId w:val="45"/>
        </w:numPr>
        <w:pBdr>
          <w:top w:val="nil"/>
          <w:left w:val="nil"/>
          <w:bottom w:val="nil"/>
          <w:right w:val="nil"/>
          <w:between w:val="nil"/>
        </w:pBdr>
        <w:tabs>
          <w:tab w:val="left" w:pos="2160"/>
        </w:tabs>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CCF TEA: (RECIPE- </w:t>
      </w:r>
      <w:hyperlink r:id="rId131">
        <w:r>
          <w:rPr>
            <w:rFonts w:ascii="Cambria" w:eastAsia="Cambria" w:hAnsi="Cambria" w:cs="Cambria"/>
            <w:color w:val="0563C1"/>
            <w:sz w:val="24"/>
            <w:szCs w:val="24"/>
            <w:u w:val="single"/>
          </w:rPr>
          <w:t>https://youtube.com/shorts/Uq1Y1ZzbLaY?feature=share</w:t>
        </w:r>
      </w:hyperlink>
      <w:r>
        <w:rPr>
          <w:rFonts w:ascii="Cambria" w:eastAsia="Cambria" w:hAnsi="Cambria" w:cs="Cambria"/>
          <w:color w:val="000000"/>
          <w:sz w:val="24"/>
          <w:szCs w:val="24"/>
        </w:rPr>
        <w:t xml:space="preserve"> )</w:t>
      </w:r>
    </w:p>
    <w:p w14:paraId="57E706C8" w14:textId="77777777" w:rsidR="00A971B5" w:rsidRDefault="00F75C53">
      <w:pPr>
        <w:numPr>
          <w:ilvl w:val="0"/>
          <w:numId w:val="45"/>
        </w:numPr>
        <w:pBdr>
          <w:top w:val="nil"/>
          <w:left w:val="nil"/>
          <w:bottom w:val="nil"/>
          <w:right w:val="nil"/>
          <w:between w:val="nil"/>
        </w:pBdr>
        <w:tabs>
          <w:tab w:val="left" w:pos="2160"/>
        </w:tabs>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LEMON GRASS TEA (RECIPE- </w:t>
      </w:r>
      <w:hyperlink r:id="rId132">
        <w:r>
          <w:rPr>
            <w:rFonts w:ascii="Cambria" w:eastAsia="Cambria" w:hAnsi="Cambria" w:cs="Cambria"/>
            <w:color w:val="0563C1"/>
            <w:sz w:val="24"/>
            <w:szCs w:val="24"/>
            <w:u w:val="single"/>
          </w:rPr>
          <w:t>https://www.youtube.com/watch?v=Iti-kTfAIo0</w:t>
        </w:r>
      </w:hyperlink>
      <w:r>
        <w:rPr>
          <w:rFonts w:ascii="Cambria" w:eastAsia="Cambria" w:hAnsi="Cambria" w:cs="Cambria"/>
          <w:color w:val="000000"/>
          <w:sz w:val="24"/>
          <w:szCs w:val="24"/>
        </w:rPr>
        <w:t xml:space="preserve">  )</w:t>
      </w:r>
    </w:p>
    <w:p w14:paraId="54FBFACD" w14:textId="77777777"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PANEER KA PHOOL KA PANI (RECIPE</w:t>
      </w:r>
      <w:r>
        <w:rPr>
          <w:rFonts w:ascii="Cambria" w:eastAsia="Cambria" w:hAnsi="Cambria" w:cs="Cambria"/>
          <w:color w:val="0563C1"/>
          <w:sz w:val="24"/>
          <w:szCs w:val="24"/>
          <w:u w:val="single"/>
        </w:rPr>
        <w:t xml:space="preserve">- </w:t>
      </w:r>
      <w:hyperlink r:id="rId133">
        <w:r>
          <w:rPr>
            <w:rFonts w:ascii="Cambria" w:eastAsia="Cambria" w:hAnsi="Cambria" w:cs="Cambria"/>
            <w:color w:val="0563C1"/>
            <w:sz w:val="24"/>
            <w:szCs w:val="24"/>
            <w:u w:val="single"/>
          </w:rPr>
          <w:t>https://www.youtube.com/watch?v=99vPn9v_Xj8</w:t>
        </w:r>
      </w:hyperlink>
      <w:r>
        <w:rPr>
          <w:rFonts w:ascii="Cambria" w:eastAsia="Cambria" w:hAnsi="Cambria" w:cs="Cambria"/>
          <w:color w:val="0563C1"/>
          <w:sz w:val="24"/>
          <w:szCs w:val="24"/>
          <w:u w:val="single"/>
        </w:rPr>
        <w:t xml:space="preserve"> )</w:t>
      </w:r>
    </w:p>
    <w:p w14:paraId="61D163A3" w14:textId="77777777"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BARLEY WATER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134">
        <w:r>
          <w:rPr>
            <w:rFonts w:ascii="Cambria" w:eastAsia="Cambria" w:hAnsi="Cambria" w:cs="Cambria"/>
            <w:color w:val="4472C4"/>
            <w:sz w:val="24"/>
            <w:szCs w:val="24"/>
            <w:u w:val="single"/>
          </w:rPr>
          <w:t>https://youtu.be/ZPw5oQYjECU</w:t>
        </w:r>
      </w:hyperlink>
      <w:r>
        <w:rPr>
          <w:rFonts w:ascii="Cambria" w:eastAsia="Cambria" w:hAnsi="Cambria" w:cs="Cambria"/>
          <w:color w:val="4472C4"/>
          <w:sz w:val="24"/>
          <w:szCs w:val="24"/>
          <w:u w:val="single"/>
        </w:rPr>
        <w:t xml:space="preserve"> )</w:t>
      </w:r>
    </w:p>
    <w:p w14:paraId="38E843E6" w14:textId="77777777"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CUMIN TURMERIC WATER (RECIPE- </w:t>
      </w:r>
      <w:hyperlink r:id="rId135">
        <w:r>
          <w:rPr>
            <w:rFonts w:ascii="Cambria" w:eastAsia="Cambria" w:hAnsi="Cambria" w:cs="Cambria"/>
            <w:color w:val="0563C1"/>
            <w:sz w:val="24"/>
            <w:szCs w:val="24"/>
            <w:u w:val="single"/>
          </w:rPr>
          <w:t>https://www.youtube.com/watch?v=QzjVlCleba0</w:t>
        </w:r>
      </w:hyperlink>
      <w:r>
        <w:rPr>
          <w:rFonts w:ascii="Cambria" w:eastAsia="Cambria" w:hAnsi="Cambria" w:cs="Cambria"/>
          <w:color w:val="000000"/>
          <w:sz w:val="24"/>
          <w:szCs w:val="24"/>
        </w:rPr>
        <w:t xml:space="preserve"> )</w:t>
      </w:r>
    </w:p>
    <w:p w14:paraId="4181A6AC" w14:textId="00707EC1"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19" w:name="_3znysh7" w:colFirst="0" w:colLast="0"/>
      <w:bookmarkEnd w:id="19"/>
      <w:r>
        <w:rPr>
          <w:rFonts w:ascii="Cambria" w:eastAsia="Cambria" w:hAnsi="Cambria" w:cs="Cambria"/>
          <w:color w:val="000000"/>
          <w:sz w:val="24"/>
          <w:szCs w:val="24"/>
        </w:rPr>
        <w:t>CINNAMON FENNEL SEED WATER</w:t>
      </w:r>
      <w:r w:rsidR="003F040A">
        <w:rPr>
          <w:rFonts w:ascii="Cambria" w:eastAsia="Cambria" w:hAnsi="Cambria" w:cs="Cambria"/>
          <w:color w:val="000000"/>
          <w:sz w:val="24"/>
          <w:szCs w:val="24"/>
        </w:rPr>
        <w:t xml:space="preserve">: </w:t>
      </w:r>
      <w:hyperlink r:id="rId136" w:history="1">
        <w:r w:rsidR="003F040A" w:rsidRPr="00545770">
          <w:rPr>
            <w:rStyle w:val="Hyperlink"/>
            <w:rFonts w:ascii="Cambria" w:eastAsia="Cambria" w:hAnsi="Cambria" w:cs="Cambria"/>
            <w:sz w:val="24"/>
            <w:szCs w:val="24"/>
          </w:rPr>
          <w:t>https://youtube.com/shorts/x80ohE2dH9Q?si=fa9UahDNioj-km3b</w:t>
        </w:r>
      </w:hyperlink>
      <w:r w:rsidR="003F040A">
        <w:rPr>
          <w:rFonts w:ascii="Cambria" w:eastAsia="Cambria" w:hAnsi="Cambria" w:cs="Cambria"/>
          <w:color w:val="000000"/>
          <w:sz w:val="24"/>
          <w:szCs w:val="24"/>
        </w:rPr>
        <w:t xml:space="preserve"> // </w:t>
      </w:r>
      <w:hyperlink r:id="rId137" w:history="1">
        <w:r w:rsidR="00185229" w:rsidRPr="00EB62EB">
          <w:rPr>
            <w:rStyle w:val="Hyperlink"/>
            <w:rFonts w:ascii="Cambria" w:eastAsia="Cambria" w:hAnsi="Cambria" w:cs="Cambria"/>
            <w:sz w:val="24"/>
            <w:szCs w:val="24"/>
          </w:rPr>
          <w:t>https://youtube.com/shorts/GyVxtu5OAZ4?si=c99RoSPJe9e8Et5-</w:t>
        </w:r>
      </w:hyperlink>
      <w:r w:rsidR="00185229">
        <w:rPr>
          <w:rFonts w:ascii="Cambria" w:eastAsia="Cambria" w:hAnsi="Cambria" w:cs="Cambria"/>
          <w:color w:val="000000"/>
          <w:sz w:val="24"/>
          <w:szCs w:val="24"/>
        </w:rPr>
        <w:t xml:space="preserve"> </w:t>
      </w:r>
      <w:r>
        <w:rPr>
          <w:rFonts w:ascii="Cambria" w:eastAsia="Cambria" w:hAnsi="Cambria" w:cs="Cambria"/>
          <w:color w:val="000000"/>
          <w:sz w:val="24"/>
          <w:szCs w:val="24"/>
        </w:rPr>
        <w:t>)</w:t>
      </w:r>
    </w:p>
    <w:p w14:paraId="25E3DF57" w14:textId="77777777"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20" w:name="_2et92p0" w:colFirst="0" w:colLast="0"/>
      <w:bookmarkEnd w:id="20"/>
      <w:r>
        <w:rPr>
          <w:rFonts w:ascii="Cambria" w:eastAsia="Cambria" w:hAnsi="Cambria" w:cs="Cambria"/>
          <w:color w:val="000000"/>
          <w:sz w:val="24"/>
          <w:szCs w:val="24"/>
        </w:rPr>
        <w:t xml:space="preserve">CHIA SEED LEMON WATER (RECIPE- </w:t>
      </w:r>
      <w:hyperlink r:id="rId138">
        <w:r>
          <w:rPr>
            <w:rFonts w:ascii="Cambria" w:eastAsia="Cambria" w:hAnsi="Cambria" w:cs="Cambria"/>
            <w:color w:val="0563C1"/>
            <w:sz w:val="24"/>
            <w:szCs w:val="24"/>
            <w:u w:val="single"/>
          </w:rPr>
          <w:t>https://www.youtube.com/watch?v=9JlbpTFb3RI</w:t>
        </w:r>
      </w:hyperlink>
      <w:r>
        <w:rPr>
          <w:rFonts w:ascii="Cambria" w:eastAsia="Cambria" w:hAnsi="Cambria" w:cs="Cambria"/>
          <w:color w:val="000000"/>
          <w:sz w:val="24"/>
          <w:szCs w:val="24"/>
        </w:rPr>
        <w:t xml:space="preserve"> )</w:t>
      </w:r>
    </w:p>
    <w:p w14:paraId="31FBD1B1" w14:textId="77777777"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MORINGA WATER (RECIPE- </w:t>
      </w:r>
      <w:hyperlink r:id="rId139">
        <w:r>
          <w:rPr>
            <w:rFonts w:ascii="Cambria" w:eastAsia="Cambria" w:hAnsi="Cambria" w:cs="Cambria"/>
            <w:color w:val="0563C1"/>
            <w:sz w:val="24"/>
            <w:szCs w:val="24"/>
            <w:u w:val="single"/>
          </w:rPr>
          <w:t>https://www.youtube.com/watch?v=Zz9oLKSbW8I</w:t>
        </w:r>
      </w:hyperlink>
      <w:r>
        <w:rPr>
          <w:rFonts w:ascii="Cambria" w:eastAsia="Cambria" w:hAnsi="Cambria" w:cs="Cambria"/>
          <w:color w:val="000000"/>
          <w:sz w:val="24"/>
          <w:szCs w:val="24"/>
        </w:rPr>
        <w:t xml:space="preserve"> )  </w:t>
      </w:r>
    </w:p>
    <w:p w14:paraId="24A838E9" w14:textId="77777777"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HIBISCUS TEA (RECIPE- </w:t>
      </w:r>
      <w:hyperlink r:id="rId140">
        <w:r>
          <w:rPr>
            <w:rFonts w:ascii="Cambria" w:eastAsia="Cambria" w:hAnsi="Cambria" w:cs="Cambria"/>
            <w:color w:val="0563C1"/>
            <w:sz w:val="24"/>
            <w:szCs w:val="24"/>
            <w:u w:val="single"/>
          </w:rPr>
          <w:t>https://www.youtube.com/watch?v=DezYa2wiIP4</w:t>
        </w:r>
      </w:hyperlink>
      <w:r>
        <w:rPr>
          <w:rFonts w:ascii="Cambria" w:eastAsia="Cambria" w:hAnsi="Cambria" w:cs="Cambria"/>
          <w:color w:val="000000"/>
          <w:sz w:val="24"/>
          <w:szCs w:val="24"/>
        </w:rPr>
        <w:t xml:space="preserve"> )</w:t>
      </w:r>
    </w:p>
    <w:p w14:paraId="649C12AB" w14:textId="6FAE4B5C"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21" w:name="_tyjcwt" w:colFirst="0" w:colLast="0"/>
      <w:bookmarkEnd w:id="21"/>
      <w:r>
        <w:rPr>
          <w:rFonts w:ascii="Cambria" w:eastAsia="Cambria" w:hAnsi="Cambria" w:cs="Cambria"/>
          <w:color w:val="000000"/>
          <w:sz w:val="24"/>
          <w:szCs w:val="24"/>
        </w:rPr>
        <w:t xml:space="preserve">SOAKED KESAR + RAISINS WATER (RECIPE- </w:t>
      </w:r>
      <w:hyperlink r:id="rId141">
        <w:r>
          <w:rPr>
            <w:rFonts w:ascii="Cambria" w:eastAsia="Cambria" w:hAnsi="Cambria" w:cs="Cambria"/>
            <w:color w:val="1155CC"/>
            <w:sz w:val="24"/>
            <w:szCs w:val="24"/>
            <w:u w:val="single"/>
          </w:rPr>
          <w:t>https://youtu.be/_2yjiceQ</w:t>
        </w:r>
        <w:r w:rsidR="00FE2092">
          <w:rPr>
            <w:rFonts w:ascii="Cambria" w:eastAsia="Cambria" w:hAnsi="Cambria" w:cs="Cambria"/>
            <w:color w:val="1155CC"/>
            <w:sz w:val="24"/>
            <w:szCs w:val="24"/>
            <w:u w:val="single"/>
          </w:rPr>
          <w:t>x`</w:t>
        </w:r>
        <w:r>
          <w:rPr>
            <w:rFonts w:ascii="Cambria" w:eastAsia="Cambria" w:hAnsi="Cambria" w:cs="Cambria"/>
            <w:color w:val="1155CC"/>
            <w:sz w:val="24"/>
            <w:szCs w:val="24"/>
            <w:u w:val="single"/>
          </w:rPr>
          <w:t>PSc?si=xRMOmXpw6H7kkq6l</w:t>
        </w:r>
      </w:hyperlink>
      <w:r>
        <w:rPr>
          <w:rFonts w:ascii="Cambria" w:eastAsia="Cambria" w:hAnsi="Cambria" w:cs="Cambria"/>
          <w:color w:val="000000"/>
          <w:sz w:val="24"/>
          <w:szCs w:val="24"/>
        </w:rPr>
        <w:t xml:space="preserve"> )</w:t>
      </w:r>
    </w:p>
    <w:p w14:paraId="528503A9" w14:textId="77777777"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10 ML C8 MCT COCONUT OIL / KETO COCONUT OIL </w:t>
      </w:r>
      <w:proofErr w:type="spellStart"/>
      <w:r>
        <w:rPr>
          <w:rFonts w:ascii="Cambria" w:eastAsia="Cambria" w:hAnsi="Cambria" w:cs="Cambria"/>
          <w:color w:val="000000"/>
          <w:sz w:val="24"/>
          <w:szCs w:val="24"/>
          <w:u w:val="single"/>
        </w:rPr>
        <w:t>OIL</w:t>
      </w:r>
      <w:proofErr w:type="spellEnd"/>
      <w:r>
        <w:rPr>
          <w:rFonts w:ascii="Cambria" w:eastAsia="Cambria" w:hAnsi="Cambria" w:cs="Cambria"/>
          <w:color w:val="000000"/>
          <w:sz w:val="24"/>
          <w:szCs w:val="24"/>
          <w:u w:val="single"/>
        </w:rPr>
        <w:t xml:space="preserve"> PULLING</w:t>
      </w:r>
      <w:r>
        <w:rPr>
          <w:rFonts w:ascii="Cambria" w:eastAsia="Cambria" w:hAnsi="Cambria" w:cs="Cambria"/>
          <w:color w:val="000000"/>
          <w:sz w:val="24"/>
          <w:szCs w:val="24"/>
        </w:rPr>
        <w:t xml:space="preserve"> (RECIPE-</w:t>
      </w:r>
      <w:r>
        <w:rPr>
          <w:rFonts w:ascii="Cambria" w:eastAsia="Cambria" w:hAnsi="Cambria" w:cs="Cambria"/>
          <w:color w:val="000000"/>
          <w:sz w:val="24"/>
          <w:szCs w:val="24"/>
          <w:u w:val="single"/>
        </w:rPr>
        <w:t xml:space="preserve"> </w:t>
      </w:r>
      <w:hyperlink r:id="rId142">
        <w:r>
          <w:rPr>
            <w:rFonts w:ascii="Cambria" w:eastAsia="Cambria" w:hAnsi="Cambria" w:cs="Cambria"/>
            <w:color w:val="0563C1"/>
            <w:sz w:val="24"/>
            <w:szCs w:val="24"/>
            <w:u w:val="single"/>
          </w:rPr>
          <w:t>https://www.youtube.com/watch?v=XVUaBDV64hU&amp;ab_channel=BanyanBotanicals</w:t>
        </w:r>
      </w:hyperlink>
      <w:r>
        <w:rPr>
          <w:rFonts w:ascii="Cambria" w:eastAsia="Cambria" w:hAnsi="Cambria" w:cs="Cambria"/>
          <w:color w:val="0563C1"/>
          <w:sz w:val="24"/>
          <w:szCs w:val="24"/>
          <w:u w:val="single"/>
        </w:rPr>
        <w:t xml:space="preserve"> )</w:t>
      </w:r>
    </w:p>
    <w:p w14:paraId="25F535FB" w14:textId="4B24A84A" w:rsidR="005F0063" w:rsidRDefault="005F0063">
      <w:pPr>
        <w:numPr>
          <w:ilvl w:val="0"/>
          <w:numId w:val="4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hAnsi="Cambria" w:cstheme="minorHAnsi"/>
          <w:bCs/>
          <w:sz w:val="24"/>
          <w:szCs w:val="24"/>
        </w:rPr>
        <w:t xml:space="preserve">1 glass </w:t>
      </w:r>
      <w:hyperlink r:id="rId143" w:history="1">
        <w:proofErr w:type="spellStart"/>
        <w:r w:rsidRPr="00BE4333">
          <w:rPr>
            <w:rStyle w:val="Hyperlink"/>
            <w:rFonts w:ascii="Cambria" w:hAnsi="Cambria" w:cstheme="minorHAnsi"/>
            <w:bCs/>
            <w:sz w:val="24"/>
            <w:szCs w:val="24"/>
          </w:rPr>
          <w:t>variyali</w:t>
        </w:r>
        <w:proofErr w:type="spellEnd"/>
        <w:r w:rsidRPr="00BE4333">
          <w:rPr>
            <w:rStyle w:val="Hyperlink"/>
            <w:rFonts w:ascii="Cambria" w:hAnsi="Cambria" w:cstheme="minorHAnsi"/>
            <w:bCs/>
            <w:sz w:val="24"/>
            <w:szCs w:val="24"/>
          </w:rPr>
          <w:t xml:space="preserve"> </w:t>
        </w:r>
        <w:proofErr w:type="spellStart"/>
        <w:r w:rsidRPr="00BE4333">
          <w:rPr>
            <w:rStyle w:val="Hyperlink"/>
            <w:rFonts w:ascii="Cambria" w:hAnsi="Cambria" w:cstheme="minorHAnsi"/>
            <w:bCs/>
            <w:sz w:val="24"/>
            <w:szCs w:val="24"/>
          </w:rPr>
          <w:t>pani</w:t>
        </w:r>
        <w:proofErr w:type="spellEnd"/>
      </w:hyperlink>
    </w:p>
    <w:p w14:paraId="53EA468E" w14:textId="5003342B"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1 glass banana stem juice (recipe: </w:t>
      </w:r>
      <w:hyperlink r:id="rId144">
        <w:r>
          <w:rPr>
            <w:rFonts w:ascii="Cambria" w:eastAsia="Cambria" w:hAnsi="Cambria" w:cs="Cambria"/>
            <w:color w:val="0563C1"/>
            <w:sz w:val="24"/>
            <w:szCs w:val="24"/>
            <w:u w:val="single"/>
          </w:rPr>
          <w:t>https://www.youtube.com/watch?v=P_y2HsjheyY</w:t>
        </w:r>
      </w:hyperlink>
      <w:r>
        <w:rPr>
          <w:rFonts w:ascii="Cambria" w:eastAsia="Cambria" w:hAnsi="Cambria" w:cs="Cambria"/>
          <w:color w:val="000000"/>
          <w:sz w:val="24"/>
          <w:szCs w:val="24"/>
        </w:rPr>
        <w:t xml:space="preserve">  )</w:t>
      </w:r>
    </w:p>
    <w:p w14:paraId="5DA19F75" w14:textId="77777777"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00000"/>
          <w:sz w:val="24"/>
          <w:szCs w:val="24"/>
        </w:rPr>
      </w:pPr>
      <w:bookmarkStart w:id="22" w:name="_Hlk176533627"/>
      <w:r>
        <w:rPr>
          <w:rFonts w:ascii="Cambria" w:eastAsia="Cambria" w:hAnsi="Cambria" w:cs="Cambria"/>
          <w:color w:val="000000"/>
          <w:sz w:val="24"/>
          <w:szCs w:val="24"/>
        </w:rPr>
        <w:t xml:space="preserve">Iron booster drink (recipe- </w:t>
      </w:r>
      <w:hyperlink r:id="rId145">
        <w:r>
          <w:rPr>
            <w:rFonts w:ascii="Cambria" w:eastAsia="Cambria" w:hAnsi="Cambria" w:cs="Cambria"/>
            <w:color w:val="0563C1"/>
            <w:sz w:val="24"/>
            <w:szCs w:val="24"/>
            <w:u w:val="single"/>
          </w:rPr>
          <w:t>https://youtu.be/w-V4bwI27WU?si=oNNHmTKEFbeA1Oqv</w:t>
        </w:r>
      </w:hyperlink>
      <w:bookmarkEnd w:id="22"/>
      <w:r>
        <w:rPr>
          <w:rFonts w:ascii="Cambria" w:eastAsia="Cambria" w:hAnsi="Cambria" w:cs="Cambria"/>
          <w:color w:val="000000"/>
          <w:sz w:val="24"/>
          <w:szCs w:val="24"/>
        </w:rPr>
        <w:t xml:space="preserve"> )</w:t>
      </w:r>
    </w:p>
    <w:p w14:paraId="1C6F3E99" w14:textId="2D6CBF3E"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Turmeric ginger water (recipe- </w:t>
      </w:r>
      <w:hyperlink r:id="rId146">
        <w:r>
          <w:rPr>
            <w:rFonts w:ascii="Cambria" w:eastAsia="Cambria" w:hAnsi="Cambria" w:cs="Cambria"/>
            <w:color w:val="0563C1"/>
            <w:sz w:val="24"/>
            <w:szCs w:val="24"/>
            <w:u w:val="single"/>
          </w:rPr>
          <w:t>https://youtube.com/shorts/9OHA4V7fzhY?si=KmtapZ7jIJ2PeYoD</w:t>
        </w:r>
      </w:hyperlink>
      <w:r>
        <w:rPr>
          <w:rFonts w:ascii="Cambria" w:eastAsia="Cambria" w:hAnsi="Cambria" w:cs="Cambria"/>
          <w:color w:val="000000"/>
          <w:sz w:val="24"/>
          <w:szCs w:val="24"/>
        </w:rPr>
        <w:t xml:space="preserve"> )</w:t>
      </w:r>
    </w:p>
    <w:p w14:paraId="72C1270E" w14:textId="77777777"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00000"/>
          <w:sz w:val="24"/>
          <w:szCs w:val="24"/>
        </w:rPr>
      </w:pPr>
      <w:proofErr w:type="spellStart"/>
      <w:r>
        <w:rPr>
          <w:rFonts w:ascii="Cambria" w:eastAsia="Cambria" w:hAnsi="Cambria" w:cs="Cambria"/>
          <w:color w:val="000000"/>
          <w:sz w:val="24"/>
          <w:szCs w:val="24"/>
        </w:rPr>
        <w:t>Athelu</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Jeeru</w:t>
      </w:r>
      <w:proofErr w:type="spellEnd"/>
      <w:r>
        <w:rPr>
          <w:rFonts w:ascii="Cambria" w:eastAsia="Cambria" w:hAnsi="Cambria" w:cs="Cambria"/>
          <w:color w:val="000000"/>
          <w:sz w:val="24"/>
          <w:szCs w:val="24"/>
        </w:rPr>
        <w:t xml:space="preserve"> (recipe- </w:t>
      </w:r>
      <w:hyperlink r:id="rId147">
        <w:r>
          <w:rPr>
            <w:rFonts w:ascii="Cambria" w:eastAsia="Cambria" w:hAnsi="Cambria" w:cs="Cambria"/>
            <w:color w:val="0563C1"/>
            <w:sz w:val="24"/>
            <w:szCs w:val="24"/>
            <w:u w:val="single"/>
          </w:rPr>
          <w:t>https://youtu.be/3lOa1tFKLN0?si=_A9Ai-aAmX-QkXde</w:t>
        </w:r>
      </w:hyperlink>
      <w:r>
        <w:rPr>
          <w:rFonts w:ascii="Cambria" w:eastAsia="Cambria" w:hAnsi="Cambria" w:cs="Cambria"/>
          <w:color w:val="000000"/>
          <w:sz w:val="24"/>
          <w:szCs w:val="24"/>
        </w:rPr>
        <w:t xml:space="preserve"> )</w:t>
      </w:r>
    </w:p>
    <w:p w14:paraId="77043C1E" w14:textId="77777777"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Methi ginger water: </w:t>
      </w:r>
      <w:hyperlink r:id="rId148">
        <w:r>
          <w:rPr>
            <w:rFonts w:ascii="Cambria" w:eastAsia="Cambria" w:hAnsi="Cambria" w:cs="Cambria"/>
            <w:color w:val="0563C1"/>
            <w:sz w:val="24"/>
            <w:szCs w:val="24"/>
            <w:u w:val="single"/>
          </w:rPr>
          <w:t>https://youtu.be/4Q8ItrDY_8o?si=MXE8fchH-hdN-fPF</w:t>
        </w:r>
      </w:hyperlink>
      <w:r>
        <w:rPr>
          <w:rFonts w:ascii="Cambria" w:eastAsia="Cambria" w:hAnsi="Cambria" w:cs="Cambria"/>
          <w:color w:val="000000"/>
          <w:sz w:val="24"/>
          <w:szCs w:val="24"/>
        </w:rPr>
        <w:t xml:space="preserve"> </w:t>
      </w:r>
    </w:p>
    <w:p w14:paraId="78834ACC" w14:textId="10D01284"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Ghee turmeric: </w:t>
      </w:r>
      <w:hyperlink r:id="rId149" w:history="1">
        <w:r w:rsidR="00CB548E" w:rsidRPr="00C6334A">
          <w:rPr>
            <w:rStyle w:val="Hyperlink"/>
            <w:rFonts w:ascii="Cambria" w:eastAsia="Cambria" w:hAnsi="Cambria" w:cs="Cambria"/>
            <w:sz w:val="24"/>
            <w:szCs w:val="24"/>
          </w:rPr>
          <w:t>https://www.youtube.com/watch?v=HT_Or41KjcE</w:t>
        </w:r>
      </w:hyperlink>
      <w:r>
        <w:rPr>
          <w:rFonts w:ascii="Cambria" w:eastAsia="Cambria" w:hAnsi="Cambria" w:cs="Cambria"/>
          <w:color w:val="000000"/>
          <w:sz w:val="24"/>
          <w:szCs w:val="24"/>
        </w:rPr>
        <w:t xml:space="preserve"> </w:t>
      </w:r>
    </w:p>
    <w:p w14:paraId="4911EA3F" w14:textId="06420D0B" w:rsidR="003E7930" w:rsidRPr="00B208AC" w:rsidRDefault="003E7930">
      <w:pPr>
        <w:numPr>
          <w:ilvl w:val="0"/>
          <w:numId w:val="45"/>
        </w:numPr>
        <w:pBdr>
          <w:top w:val="nil"/>
          <w:left w:val="nil"/>
          <w:bottom w:val="nil"/>
          <w:right w:val="nil"/>
          <w:between w:val="nil"/>
        </w:pBdr>
        <w:spacing w:after="0"/>
        <w:ind w:left="-426" w:hanging="359"/>
        <w:rPr>
          <w:rFonts w:ascii="Cambria" w:eastAsia="Cambria" w:hAnsi="Cambria" w:cs="Cambria"/>
          <w:color w:val="000000"/>
          <w:sz w:val="24"/>
          <w:szCs w:val="24"/>
        </w:rPr>
      </w:pPr>
      <w:bookmarkStart w:id="23" w:name="_Hlk183522418"/>
      <w:bookmarkStart w:id="24" w:name="_Hlk183275366"/>
      <w:r>
        <w:rPr>
          <w:rFonts w:ascii="Cambria" w:hAnsi="Cambria" w:cstheme="minorHAnsi"/>
          <w:sz w:val="24"/>
          <w:szCs w:val="24"/>
        </w:rPr>
        <w:t xml:space="preserve">1 glass warm water followed by 1 tsp </w:t>
      </w:r>
      <w:hyperlink r:id="rId150" w:history="1">
        <w:r w:rsidRPr="0031619F">
          <w:rPr>
            <w:rStyle w:val="Hyperlink"/>
            <w:rFonts w:ascii="Cambria" w:hAnsi="Cambria" w:cstheme="minorHAnsi"/>
            <w:sz w:val="24"/>
            <w:szCs w:val="24"/>
          </w:rPr>
          <w:t>ghee turmeric</w:t>
        </w:r>
      </w:hyperlink>
      <w:r>
        <w:rPr>
          <w:rFonts w:ascii="Cambria" w:hAnsi="Cambria" w:cstheme="minorHAnsi"/>
          <w:sz w:val="24"/>
          <w:szCs w:val="24"/>
        </w:rPr>
        <w:t xml:space="preserve"> paste (kindly do not have anything for 15</w:t>
      </w:r>
      <w:r w:rsidR="003A32AC">
        <w:rPr>
          <w:rFonts w:ascii="Cambria" w:hAnsi="Cambria" w:cstheme="minorHAnsi"/>
          <w:sz w:val="24"/>
          <w:szCs w:val="24"/>
        </w:rPr>
        <w:t xml:space="preserve"> mins</w:t>
      </w:r>
      <w:r>
        <w:rPr>
          <w:rFonts w:ascii="Cambria" w:hAnsi="Cambria" w:cstheme="minorHAnsi"/>
          <w:sz w:val="24"/>
          <w:szCs w:val="24"/>
        </w:rPr>
        <w:t xml:space="preserve"> after this paste</w:t>
      </w:r>
      <w:bookmarkEnd w:id="23"/>
      <w:r>
        <w:rPr>
          <w:rFonts w:ascii="Cambria" w:hAnsi="Cambria" w:cstheme="minorHAnsi"/>
          <w:sz w:val="24"/>
          <w:szCs w:val="24"/>
        </w:rPr>
        <w:t>)</w:t>
      </w:r>
    </w:p>
    <w:p w14:paraId="06A74BAD" w14:textId="2848408F" w:rsidR="00B208AC" w:rsidRDefault="00B208AC">
      <w:pPr>
        <w:numPr>
          <w:ilvl w:val="0"/>
          <w:numId w:val="4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hAnsi="Cambria" w:cstheme="majorHAnsi"/>
          <w:bCs/>
          <w:sz w:val="24"/>
          <w:szCs w:val="24"/>
        </w:rPr>
        <w:t>1 spoon hair boosting paste (1 tsp honey + 1 tsp Moringa powder + 1 tsp amla powder)</w:t>
      </w:r>
    </w:p>
    <w:bookmarkEnd w:id="24"/>
    <w:p w14:paraId="5FD976B5" w14:textId="30946C77" w:rsidR="00A971B5" w:rsidRDefault="00F75C53">
      <w:pPr>
        <w:numPr>
          <w:ilvl w:val="0"/>
          <w:numId w:val="4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Metabolic drink (ginger + cinnamon + </w:t>
      </w:r>
      <w:proofErr w:type="spellStart"/>
      <w:r>
        <w:rPr>
          <w:rFonts w:ascii="Cambria" w:eastAsia="Cambria" w:hAnsi="Cambria" w:cs="Cambria"/>
          <w:color w:val="000000"/>
          <w:sz w:val="24"/>
          <w:szCs w:val="24"/>
        </w:rPr>
        <w:t>methi</w:t>
      </w:r>
      <w:proofErr w:type="spellEnd"/>
      <w:r>
        <w:rPr>
          <w:rFonts w:ascii="Cambria" w:eastAsia="Cambria" w:hAnsi="Cambria" w:cs="Cambria"/>
          <w:color w:val="000000"/>
          <w:sz w:val="24"/>
          <w:szCs w:val="24"/>
        </w:rPr>
        <w:t xml:space="preserve"> seeds + </w:t>
      </w:r>
      <w:proofErr w:type="spellStart"/>
      <w:r>
        <w:rPr>
          <w:rFonts w:ascii="Cambria" w:eastAsia="Cambria" w:hAnsi="Cambria" w:cs="Cambria"/>
          <w:color w:val="000000"/>
          <w:sz w:val="24"/>
          <w:szCs w:val="24"/>
        </w:rPr>
        <w:t>elaichi</w:t>
      </w:r>
      <w:proofErr w:type="spellEnd"/>
      <w:r>
        <w:rPr>
          <w:rFonts w:ascii="Cambria" w:eastAsia="Cambria" w:hAnsi="Cambria" w:cs="Cambria"/>
          <w:color w:val="000000"/>
          <w:sz w:val="24"/>
          <w:szCs w:val="24"/>
        </w:rPr>
        <w:t xml:space="preserve"> + jeera + ajwain + squeeze a lemon on it; reference recipe- </w:t>
      </w:r>
      <w:hyperlink r:id="rId151">
        <w:r>
          <w:rPr>
            <w:rFonts w:ascii="Cambria" w:eastAsia="Cambria" w:hAnsi="Cambria" w:cs="Cambria"/>
            <w:color w:val="0563C1"/>
            <w:sz w:val="24"/>
            <w:szCs w:val="24"/>
            <w:u w:val="single"/>
          </w:rPr>
          <w:t>https://www.instagram.com/reel/C2PeKIJPDD-/?utm_source=ig_web_copy_link</w:t>
        </w:r>
      </w:hyperlink>
      <w:r>
        <w:rPr>
          <w:rFonts w:ascii="Cambria" w:eastAsia="Cambria" w:hAnsi="Cambria" w:cs="Cambria"/>
          <w:color w:val="000000"/>
          <w:sz w:val="24"/>
          <w:szCs w:val="24"/>
        </w:rPr>
        <w:t xml:space="preserve"> )</w:t>
      </w:r>
    </w:p>
    <w:p w14:paraId="34ABEEAC" w14:textId="77777777" w:rsidR="00A971B5" w:rsidRDefault="00F75C53">
      <w:pPr>
        <w:numPr>
          <w:ilvl w:val="0"/>
          <w:numId w:val="45"/>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Liquid </w:t>
      </w:r>
      <w:proofErr w:type="spellStart"/>
      <w:r>
        <w:rPr>
          <w:rFonts w:ascii="Cambria" w:eastAsia="Cambria" w:hAnsi="Cambria" w:cs="Cambria"/>
          <w:color w:val="000000"/>
          <w:sz w:val="24"/>
          <w:szCs w:val="24"/>
        </w:rPr>
        <w:t>Hajmola</w:t>
      </w:r>
      <w:proofErr w:type="spellEnd"/>
      <w:r>
        <w:rPr>
          <w:rFonts w:ascii="Cambria" w:eastAsia="Cambria" w:hAnsi="Cambria" w:cs="Cambria"/>
          <w:color w:val="000000"/>
          <w:sz w:val="24"/>
          <w:szCs w:val="24"/>
        </w:rPr>
        <w:t xml:space="preserve">: </w:t>
      </w:r>
      <w:hyperlink r:id="rId152" w:history="1">
        <w:r>
          <w:rPr>
            <w:rFonts w:ascii="Cambria" w:eastAsia="Cambria" w:hAnsi="Cambria" w:cs="Cambria"/>
            <w:color w:val="0563C1"/>
            <w:sz w:val="24"/>
            <w:szCs w:val="24"/>
            <w:u w:val="single"/>
          </w:rPr>
          <w:t>https://www.instagram.com/reel/C4CiS4RyqL7/?utm_source=ig_web_copy_link&amp;igsh=MzRlODBiNWFlZA==</w:t>
        </w:r>
      </w:hyperlink>
      <w:r>
        <w:rPr>
          <w:rFonts w:ascii="Cambria" w:eastAsia="Cambria" w:hAnsi="Cambria" w:cs="Cambria"/>
          <w:color w:val="000000"/>
          <w:sz w:val="24"/>
          <w:szCs w:val="24"/>
        </w:rPr>
        <w:t xml:space="preserve"> </w:t>
      </w:r>
    </w:p>
    <w:p w14:paraId="09EE4742" w14:textId="18EE5A88" w:rsidR="008A7D16" w:rsidRDefault="008A7D16">
      <w:pPr>
        <w:numPr>
          <w:ilvl w:val="0"/>
          <w:numId w:val="45"/>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Hi</w:t>
      </w:r>
      <w:r w:rsidR="004519EE">
        <w:rPr>
          <w:rFonts w:ascii="Cambria" w:eastAsia="Cambria" w:hAnsi="Cambria" w:cs="Cambria"/>
          <w:color w:val="000000"/>
          <w:sz w:val="24"/>
          <w:szCs w:val="24"/>
        </w:rPr>
        <w:t>n</w:t>
      </w:r>
      <w:r>
        <w:rPr>
          <w:rFonts w:ascii="Cambria" w:eastAsia="Cambria" w:hAnsi="Cambria" w:cs="Cambria"/>
          <w:color w:val="000000"/>
          <w:sz w:val="24"/>
          <w:szCs w:val="24"/>
        </w:rPr>
        <w:t xml:space="preserve">g </w:t>
      </w:r>
      <w:proofErr w:type="spellStart"/>
      <w:r>
        <w:rPr>
          <w:rFonts w:ascii="Cambria" w:eastAsia="Cambria" w:hAnsi="Cambria" w:cs="Cambria"/>
          <w:color w:val="000000"/>
          <w:sz w:val="24"/>
          <w:szCs w:val="24"/>
        </w:rPr>
        <w:t>mari</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ukada</w:t>
      </w:r>
      <w:proofErr w:type="spellEnd"/>
      <w:r>
        <w:rPr>
          <w:rFonts w:ascii="Cambria" w:eastAsia="Cambria" w:hAnsi="Cambria" w:cs="Cambria"/>
          <w:color w:val="000000"/>
          <w:sz w:val="24"/>
          <w:szCs w:val="24"/>
        </w:rPr>
        <w:t xml:space="preserve">: </w:t>
      </w:r>
      <w:hyperlink r:id="rId153" w:history="1">
        <w:r w:rsidRPr="007C5E0D">
          <w:rPr>
            <w:rStyle w:val="Hyperlink"/>
            <w:rFonts w:ascii="Cambria" w:eastAsia="Cambria" w:hAnsi="Cambria" w:cs="Cambria"/>
            <w:sz w:val="24"/>
            <w:szCs w:val="24"/>
          </w:rPr>
          <w:t>https://youtu.be/styHEN0lUX4?si=Rl_qS3FLucXzVMBt</w:t>
        </w:r>
      </w:hyperlink>
      <w:r>
        <w:rPr>
          <w:rFonts w:ascii="Cambria" w:eastAsia="Cambria" w:hAnsi="Cambria" w:cs="Cambria"/>
          <w:color w:val="000000"/>
          <w:sz w:val="24"/>
          <w:szCs w:val="24"/>
        </w:rPr>
        <w:t xml:space="preserve"> </w:t>
      </w:r>
    </w:p>
    <w:p w14:paraId="7E9B664C" w14:textId="103E1D21" w:rsidR="006231ED" w:rsidRPr="00504162" w:rsidRDefault="006231ED">
      <w:pPr>
        <w:numPr>
          <w:ilvl w:val="0"/>
          <w:numId w:val="45"/>
        </w:numPr>
        <w:pBdr>
          <w:top w:val="nil"/>
          <w:left w:val="nil"/>
          <w:bottom w:val="nil"/>
          <w:right w:val="nil"/>
          <w:between w:val="nil"/>
        </w:pBdr>
        <w:ind w:left="-426" w:hanging="359"/>
        <w:rPr>
          <w:rStyle w:val="Hyperlink"/>
          <w:rFonts w:ascii="Cambria" w:eastAsia="Cambria" w:hAnsi="Cambria" w:cs="Cambria"/>
          <w:color w:val="000000"/>
          <w:sz w:val="24"/>
          <w:szCs w:val="24"/>
          <w:u w:val="none"/>
        </w:rPr>
      </w:pPr>
      <w:r>
        <w:rPr>
          <w:rFonts w:ascii="Cambria" w:eastAsia="Cambria" w:hAnsi="Cambria" w:cs="Cambria"/>
          <w:color w:val="000000"/>
          <w:sz w:val="24"/>
          <w:szCs w:val="24"/>
        </w:rPr>
        <w:t xml:space="preserve">Detox drink: </w:t>
      </w:r>
      <w:hyperlink r:id="rId154" w:history="1">
        <w:r w:rsidRPr="00BB1449">
          <w:rPr>
            <w:rStyle w:val="Hyperlink"/>
            <w:rFonts w:ascii="Cambria" w:hAnsi="Cambria" w:cstheme="minorHAnsi"/>
            <w:sz w:val="24"/>
            <w:szCs w:val="24"/>
          </w:rPr>
          <w:t>https://youtube.com/shorts/QQ1yRL2pFNA?si=zdI1S8BNwX9HItW9</w:t>
        </w:r>
      </w:hyperlink>
    </w:p>
    <w:p w14:paraId="28B804C8" w14:textId="5B3F70A0" w:rsidR="00504162" w:rsidRDefault="006C2151">
      <w:pPr>
        <w:numPr>
          <w:ilvl w:val="0"/>
          <w:numId w:val="45"/>
        </w:numPr>
        <w:pBdr>
          <w:top w:val="nil"/>
          <w:left w:val="nil"/>
          <w:bottom w:val="nil"/>
          <w:right w:val="nil"/>
          <w:between w:val="nil"/>
        </w:pBdr>
        <w:ind w:left="-426" w:hanging="359"/>
        <w:rPr>
          <w:rFonts w:ascii="Cambria" w:eastAsia="Cambria" w:hAnsi="Cambria" w:cs="Cambria"/>
          <w:color w:val="000000"/>
          <w:sz w:val="24"/>
          <w:szCs w:val="24"/>
        </w:rPr>
      </w:pPr>
      <w:bookmarkStart w:id="25" w:name="_Hlk166755182"/>
      <w:bookmarkStart w:id="26" w:name="_Hlk165899452"/>
      <w:r>
        <w:rPr>
          <w:rFonts w:ascii="Cambria" w:eastAsia="Cambria" w:hAnsi="Cambria" w:cs="Cambria"/>
          <w:color w:val="000000"/>
          <w:sz w:val="24"/>
          <w:szCs w:val="24"/>
        </w:rPr>
        <w:t>o</w:t>
      </w:r>
      <w:r w:rsidR="00504162" w:rsidRPr="00504162">
        <w:rPr>
          <w:rFonts w:ascii="Cambria" w:eastAsia="Cambria" w:hAnsi="Cambria" w:cs="Cambria"/>
          <w:color w:val="000000"/>
          <w:sz w:val="24"/>
          <w:szCs w:val="24"/>
        </w:rPr>
        <w:t xml:space="preserve">vernight </w:t>
      </w:r>
      <w:bookmarkStart w:id="27" w:name="_Hlk165890614"/>
      <w:r w:rsidR="00504162" w:rsidRPr="00504162">
        <w:rPr>
          <w:rFonts w:ascii="Cambria" w:eastAsia="Cambria" w:hAnsi="Cambria" w:cs="Cambria"/>
          <w:color w:val="000000"/>
          <w:sz w:val="24"/>
          <w:szCs w:val="24"/>
        </w:rPr>
        <w:t>soaked kokum water (recipe</w:t>
      </w:r>
      <w:r w:rsidR="00504162">
        <w:rPr>
          <w:rFonts w:ascii="Cambria" w:eastAsia="Cambria" w:hAnsi="Cambria" w:cs="Cambria"/>
          <w:color w:val="000000"/>
          <w:sz w:val="24"/>
          <w:szCs w:val="24"/>
        </w:rPr>
        <w:t xml:space="preserve">: </w:t>
      </w:r>
      <w:hyperlink r:id="rId155" w:history="1">
        <w:r w:rsidR="00504162" w:rsidRPr="008F0137">
          <w:rPr>
            <w:rStyle w:val="Hyperlink"/>
            <w:rFonts w:ascii="Cambria" w:eastAsia="Cambria" w:hAnsi="Cambria" w:cs="Cambria"/>
            <w:sz w:val="24"/>
            <w:szCs w:val="24"/>
          </w:rPr>
          <w:t>https://youtu.be/VeZvFj2vQPk?si=rZWkSfWOrLaPOax3</w:t>
        </w:r>
      </w:hyperlink>
      <w:r w:rsidR="00504162">
        <w:rPr>
          <w:rFonts w:ascii="Cambria" w:eastAsia="Cambria" w:hAnsi="Cambria" w:cs="Cambria"/>
          <w:color w:val="000000"/>
          <w:sz w:val="24"/>
          <w:szCs w:val="24"/>
        </w:rPr>
        <w:t xml:space="preserve"> </w:t>
      </w:r>
      <w:r w:rsidR="00504162" w:rsidRPr="00504162">
        <w:rPr>
          <w:rFonts w:ascii="Cambria" w:eastAsia="Cambria" w:hAnsi="Cambria" w:cs="Cambria"/>
          <w:color w:val="000000"/>
          <w:sz w:val="24"/>
          <w:szCs w:val="24"/>
        </w:rPr>
        <w:t xml:space="preserve">+ add 2 tsp soaked </w:t>
      </w:r>
      <w:proofErr w:type="spellStart"/>
      <w:r w:rsidR="00504162" w:rsidRPr="00504162">
        <w:rPr>
          <w:rFonts w:ascii="Cambria" w:eastAsia="Cambria" w:hAnsi="Cambria" w:cs="Cambria"/>
          <w:color w:val="000000"/>
          <w:sz w:val="24"/>
          <w:szCs w:val="24"/>
        </w:rPr>
        <w:t>gond</w:t>
      </w:r>
      <w:proofErr w:type="spellEnd"/>
      <w:r w:rsidR="00504162" w:rsidRPr="00504162">
        <w:rPr>
          <w:rFonts w:ascii="Cambria" w:eastAsia="Cambria" w:hAnsi="Cambria" w:cs="Cambria"/>
          <w:color w:val="000000"/>
          <w:sz w:val="24"/>
          <w:szCs w:val="24"/>
        </w:rPr>
        <w:t xml:space="preserve"> </w:t>
      </w:r>
      <w:proofErr w:type="spellStart"/>
      <w:r w:rsidR="00504162" w:rsidRPr="00504162">
        <w:rPr>
          <w:rFonts w:ascii="Cambria" w:eastAsia="Cambria" w:hAnsi="Cambria" w:cs="Cambria"/>
          <w:color w:val="000000"/>
          <w:sz w:val="24"/>
          <w:szCs w:val="24"/>
        </w:rPr>
        <w:t>katira</w:t>
      </w:r>
      <w:proofErr w:type="spellEnd"/>
      <w:r w:rsidR="00504162" w:rsidRPr="00504162">
        <w:rPr>
          <w:rFonts w:ascii="Cambria" w:eastAsia="Cambria" w:hAnsi="Cambria" w:cs="Cambria"/>
          <w:color w:val="000000"/>
          <w:sz w:val="24"/>
          <w:szCs w:val="24"/>
        </w:rPr>
        <w:t xml:space="preserve"> in it)</w:t>
      </w:r>
      <w:bookmarkEnd w:id="25"/>
    </w:p>
    <w:p w14:paraId="5EB3D948" w14:textId="453294F0" w:rsidR="00792FB6" w:rsidRDefault="00792FB6">
      <w:pPr>
        <w:numPr>
          <w:ilvl w:val="0"/>
          <w:numId w:val="45"/>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Bhindi water: </w:t>
      </w:r>
      <w:hyperlink r:id="rId156" w:history="1">
        <w:r w:rsidRPr="009F5376">
          <w:rPr>
            <w:rStyle w:val="Hyperlink"/>
            <w:rFonts w:ascii="Cambria" w:eastAsia="Cambria" w:hAnsi="Cambria" w:cs="Cambria"/>
            <w:sz w:val="24"/>
            <w:szCs w:val="24"/>
          </w:rPr>
          <w:t>https://youtube.com/shorts/n9df2HNH7Ho?si=x0VrsZGJ4vthRSY9</w:t>
        </w:r>
      </w:hyperlink>
      <w:r>
        <w:rPr>
          <w:rFonts w:ascii="Cambria" w:eastAsia="Cambria" w:hAnsi="Cambria" w:cs="Cambria"/>
          <w:color w:val="000000"/>
          <w:sz w:val="24"/>
          <w:szCs w:val="24"/>
        </w:rPr>
        <w:t xml:space="preserve"> </w:t>
      </w:r>
    </w:p>
    <w:p w14:paraId="340A8B96" w14:textId="77777777" w:rsidR="00E34962" w:rsidRDefault="00757E36">
      <w:pPr>
        <w:pStyle w:val="NoSpacing"/>
        <w:numPr>
          <w:ilvl w:val="0"/>
          <w:numId w:val="45"/>
        </w:numPr>
        <w:spacing w:after="240"/>
        <w:ind w:left="-426"/>
        <w:rPr>
          <w:rFonts w:ascii="Cambria" w:hAnsi="Cambria"/>
          <w:sz w:val="24"/>
          <w:szCs w:val="24"/>
        </w:rPr>
      </w:pPr>
      <w:r>
        <w:rPr>
          <w:rFonts w:ascii="Cambria" w:hAnsi="Cambria"/>
          <w:sz w:val="24"/>
          <w:szCs w:val="24"/>
        </w:rPr>
        <w:t xml:space="preserve">1 litre ginger + fennel + </w:t>
      </w:r>
      <w:proofErr w:type="spellStart"/>
      <w:r>
        <w:rPr>
          <w:rFonts w:ascii="Cambria" w:hAnsi="Cambria"/>
          <w:sz w:val="24"/>
          <w:szCs w:val="24"/>
        </w:rPr>
        <w:t>anjeer</w:t>
      </w:r>
      <w:proofErr w:type="spellEnd"/>
      <w:r>
        <w:rPr>
          <w:rFonts w:ascii="Cambria" w:hAnsi="Cambria"/>
          <w:sz w:val="24"/>
          <w:szCs w:val="24"/>
        </w:rPr>
        <w:t xml:space="preserve"> water (recipe- </w:t>
      </w:r>
      <w:hyperlink r:id="rId157" w:history="1">
        <w:r w:rsidRPr="00853AA2">
          <w:rPr>
            <w:rStyle w:val="Hyperlink"/>
            <w:rFonts w:ascii="Cambria" w:hAnsi="Cambria"/>
            <w:sz w:val="24"/>
            <w:szCs w:val="24"/>
          </w:rPr>
          <w:t>https://www.youtube.com/watch?v=wwLykXWfI64</w:t>
        </w:r>
      </w:hyperlink>
      <w:r>
        <w:rPr>
          <w:rFonts w:ascii="Cambria" w:hAnsi="Cambria"/>
          <w:sz w:val="24"/>
          <w:szCs w:val="24"/>
        </w:rPr>
        <w:t xml:space="preserve"> )</w:t>
      </w:r>
    </w:p>
    <w:p w14:paraId="5510C2BE" w14:textId="6C8764E2" w:rsidR="00300572" w:rsidRDefault="00300572">
      <w:pPr>
        <w:pStyle w:val="NoSpacing"/>
        <w:numPr>
          <w:ilvl w:val="0"/>
          <w:numId w:val="45"/>
        </w:numPr>
        <w:spacing w:after="240"/>
        <w:ind w:left="-426"/>
        <w:rPr>
          <w:rFonts w:ascii="Cambria" w:hAnsi="Cambria"/>
          <w:sz w:val="24"/>
          <w:szCs w:val="24"/>
        </w:rPr>
      </w:pPr>
      <w:r>
        <w:rPr>
          <w:rFonts w:ascii="Cambria" w:hAnsi="Cambria"/>
          <w:sz w:val="24"/>
          <w:szCs w:val="24"/>
        </w:rPr>
        <w:t xml:space="preserve">Hormone balancing tea: </w:t>
      </w:r>
      <w:hyperlink r:id="rId158" w:history="1">
        <w:r w:rsidRPr="00876948">
          <w:rPr>
            <w:rStyle w:val="Hyperlink"/>
            <w:rFonts w:ascii="Cambria" w:hAnsi="Cambria"/>
            <w:sz w:val="24"/>
            <w:szCs w:val="24"/>
          </w:rPr>
          <w:t>https://youtu.be/VB1Sp-CSPcg?si=ZBM0AJK9xDqF9_H6</w:t>
        </w:r>
      </w:hyperlink>
      <w:r>
        <w:rPr>
          <w:rFonts w:ascii="Cambria" w:hAnsi="Cambria"/>
          <w:sz w:val="24"/>
          <w:szCs w:val="24"/>
        </w:rPr>
        <w:t xml:space="preserve"> </w:t>
      </w:r>
    </w:p>
    <w:p w14:paraId="259B3779" w14:textId="4163FDC0" w:rsidR="00E34962" w:rsidRPr="00E34962" w:rsidRDefault="00E34962">
      <w:pPr>
        <w:pStyle w:val="NoSpacing"/>
        <w:numPr>
          <w:ilvl w:val="0"/>
          <w:numId w:val="45"/>
        </w:numPr>
        <w:spacing w:after="240"/>
        <w:ind w:left="-426"/>
        <w:rPr>
          <w:rFonts w:ascii="Cambria" w:hAnsi="Cambria"/>
          <w:sz w:val="24"/>
          <w:szCs w:val="24"/>
        </w:rPr>
      </w:pPr>
      <w:bookmarkStart w:id="28" w:name="_Hlk200118996"/>
      <w:bookmarkStart w:id="29" w:name="_Hlk185608118"/>
      <w:bookmarkStart w:id="30" w:name="_Hlk183195139"/>
      <w:bookmarkStart w:id="31" w:name="_Hlk172915422"/>
      <w:r w:rsidRPr="00E34962">
        <w:rPr>
          <w:rFonts w:ascii="Cambria" w:hAnsi="Cambria" w:cstheme="minorHAnsi"/>
          <w:sz w:val="24"/>
          <w:szCs w:val="24"/>
        </w:rPr>
        <w:t xml:space="preserve">1 </w:t>
      </w:r>
      <w:bookmarkStart w:id="32" w:name="_Hlk183089923"/>
      <w:r w:rsidRPr="00E34962">
        <w:rPr>
          <w:rFonts w:ascii="Cambria" w:hAnsi="Cambria" w:cstheme="minorHAnsi"/>
          <w:sz w:val="24"/>
          <w:szCs w:val="24"/>
        </w:rPr>
        <w:t xml:space="preserve">tsp </w:t>
      </w:r>
      <w:proofErr w:type="spellStart"/>
      <w:r w:rsidRPr="00E34962">
        <w:rPr>
          <w:rFonts w:ascii="Cambria" w:hAnsi="Cambria" w:cstheme="minorHAnsi"/>
          <w:sz w:val="24"/>
          <w:szCs w:val="24"/>
        </w:rPr>
        <w:t>saunf</w:t>
      </w:r>
      <w:proofErr w:type="spellEnd"/>
      <w:r w:rsidRPr="00E34962">
        <w:rPr>
          <w:rFonts w:ascii="Cambria" w:hAnsi="Cambria" w:cstheme="minorHAnsi"/>
          <w:sz w:val="24"/>
          <w:szCs w:val="24"/>
        </w:rPr>
        <w:t xml:space="preserve"> (chew it) + 1 tsp ajwain (gulp it) </w:t>
      </w:r>
      <w:bookmarkEnd w:id="28"/>
      <w:r w:rsidRPr="00E34962">
        <w:rPr>
          <w:rFonts w:ascii="Cambria" w:hAnsi="Cambria" w:cstheme="minorHAnsi"/>
          <w:sz w:val="24"/>
          <w:szCs w:val="24"/>
        </w:rPr>
        <w:t>+ 1 glass</w:t>
      </w:r>
      <w:bookmarkEnd w:id="29"/>
      <w:r w:rsidRPr="00E34962">
        <w:rPr>
          <w:rFonts w:ascii="Cambria" w:hAnsi="Cambria" w:cstheme="minorHAnsi"/>
          <w:sz w:val="24"/>
          <w:szCs w:val="24"/>
        </w:rPr>
        <w:t xml:space="preserve"> </w:t>
      </w:r>
      <w:bookmarkEnd w:id="30"/>
      <w:r w:rsidRPr="00E34962">
        <w:rPr>
          <w:rFonts w:ascii="Cambria" w:hAnsi="Cambria" w:cstheme="minorHAnsi"/>
          <w:sz w:val="24"/>
          <w:szCs w:val="24"/>
        </w:rPr>
        <w:t>water</w:t>
      </w:r>
      <w:bookmarkEnd w:id="32"/>
    </w:p>
    <w:p w14:paraId="5EA87342" w14:textId="333ECF15" w:rsidR="00757E36" w:rsidRPr="00CC5874" w:rsidRDefault="00900AA9">
      <w:pPr>
        <w:numPr>
          <w:ilvl w:val="0"/>
          <w:numId w:val="45"/>
        </w:numPr>
        <w:pBdr>
          <w:top w:val="nil"/>
          <w:left w:val="nil"/>
          <w:bottom w:val="nil"/>
          <w:right w:val="nil"/>
          <w:between w:val="nil"/>
        </w:pBdr>
        <w:ind w:left="-426" w:hanging="359"/>
        <w:rPr>
          <w:rFonts w:ascii="Cambria" w:eastAsia="Cambria" w:hAnsi="Cambria" w:cs="Cambria"/>
          <w:color w:val="000000"/>
          <w:sz w:val="24"/>
          <w:szCs w:val="24"/>
        </w:rPr>
      </w:pPr>
      <w:bookmarkStart w:id="33" w:name="_Hlk195289395"/>
      <w:bookmarkStart w:id="34" w:name="_Hlk180690585"/>
      <w:bookmarkStart w:id="35" w:name="_Hlk182850980"/>
      <w:bookmarkStart w:id="36" w:name="_Hlk175931210"/>
      <w:bookmarkEnd w:id="31"/>
      <w:r>
        <w:rPr>
          <w:rFonts w:ascii="Cambria" w:hAnsi="Cambria" w:cstheme="minorHAnsi"/>
          <w:sz w:val="24"/>
          <w:szCs w:val="24"/>
        </w:rPr>
        <w:t>1 tsp (5ml) apple cider vinegar (with the mother; brand- Braggs/ Dr Patkar</w:t>
      </w:r>
      <w:r w:rsidR="007E0013">
        <w:rPr>
          <w:rFonts w:ascii="Cambria" w:hAnsi="Cambria" w:cstheme="minorHAnsi"/>
          <w:sz w:val="24"/>
          <w:szCs w:val="24"/>
        </w:rPr>
        <w:t xml:space="preserve">/ </w:t>
      </w:r>
      <w:proofErr w:type="spellStart"/>
      <w:r w:rsidR="007E0013">
        <w:rPr>
          <w:rFonts w:ascii="Cambria" w:hAnsi="Cambria" w:cstheme="minorHAnsi"/>
          <w:sz w:val="24"/>
          <w:szCs w:val="24"/>
        </w:rPr>
        <w:t>Kapiva</w:t>
      </w:r>
      <w:proofErr w:type="spellEnd"/>
      <w:r>
        <w:rPr>
          <w:rFonts w:ascii="Cambria" w:hAnsi="Cambria" w:cstheme="minorHAnsi"/>
          <w:sz w:val="24"/>
          <w:szCs w:val="24"/>
        </w:rPr>
        <w:t>) mixed in 1 glass water (250m</w:t>
      </w:r>
      <w:bookmarkEnd w:id="33"/>
      <w:r>
        <w:rPr>
          <w:rFonts w:ascii="Cambria" w:hAnsi="Cambria" w:cstheme="minorHAnsi"/>
          <w:sz w:val="24"/>
          <w:szCs w:val="24"/>
        </w:rPr>
        <w:t>l</w:t>
      </w:r>
      <w:bookmarkEnd w:id="34"/>
      <w:r>
        <w:rPr>
          <w:rFonts w:ascii="Cambria" w:hAnsi="Cambria" w:cstheme="minorHAnsi"/>
          <w:sz w:val="24"/>
          <w:szCs w:val="24"/>
        </w:rPr>
        <w:t>)</w:t>
      </w:r>
    </w:p>
    <w:bookmarkEnd w:id="35"/>
    <w:p w14:paraId="597C8B6D" w14:textId="1B2E6B19" w:rsidR="00CC5874" w:rsidRPr="000D1441" w:rsidRDefault="00CC5874">
      <w:pPr>
        <w:numPr>
          <w:ilvl w:val="0"/>
          <w:numId w:val="45"/>
        </w:numPr>
        <w:pBdr>
          <w:top w:val="nil"/>
          <w:left w:val="nil"/>
          <w:bottom w:val="nil"/>
          <w:right w:val="nil"/>
          <w:between w:val="nil"/>
        </w:pBdr>
        <w:ind w:left="-426" w:hanging="359"/>
        <w:rPr>
          <w:rFonts w:ascii="Cambria" w:eastAsia="Cambria" w:hAnsi="Cambria" w:cs="Cambria"/>
          <w:color w:val="000000"/>
          <w:sz w:val="24"/>
          <w:szCs w:val="24"/>
        </w:rPr>
      </w:pPr>
      <w:r>
        <w:rPr>
          <w:rFonts w:ascii="Cambria" w:hAnsi="Cambria" w:cstheme="minorHAnsi"/>
          <w:sz w:val="24"/>
          <w:szCs w:val="24"/>
        </w:rPr>
        <w:t xml:space="preserve">Turmeric cumin cinnamon water: </w:t>
      </w:r>
      <w:hyperlink r:id="rId159" w:history="1">
        <w:r w:rsidRPr="00E37BA2">
          <w:rPr>
            <w:rStyle w:val="Hyperlink"/>
            <w:rFonts w:ascii="Cambria" w:hAnsi="Cambria" w:cstheme="minorHAnsi"/>
            <w:sz w:val="24"/>
            <w:szCs w:val="24"/>
          </w:rPr>
          <w:t>https://youtube.com/shorts/jKdjnUVCmE4?si=DsRXuKxY5DR_npgx</w:t>
        </w:r>
      </w:hyperlink>
      <w:r>
        <w:rPr>
          <w:rFonts w:ascii="Cambria" w:hAnsi="Cambria" w:cstheme="minorHAnsi"/>
          <w:sz w:val="24"/>
          <w:szCs w:val="24"/>
        </w:rPr>
        <w:t xml:space="preserve"> </w:t>
      </w:r>
    </w:p>
    <w:p w14:paraId="3A01466C" w14:textId="27DCACE4" w:rsidR="000D1441" w:rsidRDefault="000D1441">
      <w:pPr>
        <w:numPr>
          <w:ilvl w:val="0"/>
          <w:numId w:val="45"/>
        </w:numPr>
        <w:pBdr>
          <w:top w:val="nil"/>
          <w:left w:val="nil"/>
          <w:bottom w:val="nil"/>
          <w:right w:val="nil"/>
          <w:between w:val="nil"/>
        </w:pBdr>
        <w:ind w:left="-426" w:hanging="359"/>
        <w:rPr>
          <w:rFonts w:ascii="Cambria" w:eastAsia="Cambria" w:hAnsi="Cambria" w:cs="Cambria"/>
          <w:color w:val="000000"/>
          <w:sz w:val="24"/>
          <w:szCs w:val="24"/>
        </w:rPr>
      </w:pPr>
      <w:r>
        <w:rPr>
          <w:rFonts w:ascii="Cambria" w:hAnsi="Cambria" w:cstheme="minorHAnsi"/>
          <w:sz w:val="24"/>
          <w:szCs w:val="24"/>
        </w:rPr>
        <w:t>Morning miracle drink:</w:t>
      </w:r>
      <w:r>
        <w:rPr>
          <w:rFonts w:ascii="Cambria" w:eastAsia="Cambria" w:hAnsi="Cambria" w:cs="Cambria"/>
          <w:color w:val="000000"/>
          <w:sz w:val="24"/>
          <w:szCs w:val="24"/>
        </w:rPr>
        <w:t xml:space="preserve"> </w:t>
      </w:r>
      <w:hyperlink r:id="rId160" w:history="1">
        <w:r w:rsidRPr="00BA6F57">
          <w:rPr>
            <w:rStyle w:val="Hyperlink"/>
            <w:rFonts w:ascii="Cambria" w:eastAsia="Cambria" w:hAnsi="Cambria" w:cs="Cambria"/>
            <w:sz w:val="24"/>
            <w:szCs w:val="24"/>
          </w:rPr>
          <w:t>https://www.instagram.com/reel/DDBqAhgv8dg/?igsh=NGtlYmV0bTBnZzFq</w:t>
        </w:r>
      </w:hyperlink>
      <w:r>
        <w:rPr>
          <w:rFonts w:ascii="Cambria" w:eastAsia="Cambria" w:hAnsi="Cambria" w:cs="Cambria"/>
          <w:color w:val="000000"/>
          <w:sz w:val="24"/>
          <w:szCs w:val="24"/>
        </w:rPr>
        <w:t xml:space="preserve"> </w:t>
      </w:r>
    </w:p>
    <w:p w14:paraId="7C1EB3A1" w14:textId="7415F9C0" w:rsidR="002F4467" w:rsidRDefault="002F4467">
      <w:pPr>
        <w:numPr>
          <w:ilvl w:val="0"/>
          <w:numId w:val="45"/>
        </w:numPr>
        <w:pBdr>
          <w:top w:val="nil"/>
          <w:left w:val="nil"/>
          <w:bottom w:val="nil"/>
          <w:right w:val="nil"/>
          <w:between w:val="nil"/>
        </w:pBdr>
        <w:ind w:left="-426" w:hanging="359"/>
        <w:rPr>
          <w:rFonts w:ascii="Cambria" w:eastAsia="Cambria" w:hAnsi="Cambria" w:cs="Cambria"/>
          <w:color w:val="000000"/>
          <w:sz w:val="24"/>
          <w:szCs w:val="24"/>
        </w:rPr>
      </w:pPr>
      <w:r>
        <w:rPr>
          <w:rFonts w:ascii="Cambria" w:hAnsi="Cambria" w:cstheme="minorHAnsi"/>
          <w:sz w:val="24"/>
          <w:szCs w:val="24"/>
        </w:rPr>
        <w:t>Chia seeds water:</w:t>
      </w:r>
      <w:r>
        <w:rPr>
          <w:rFonts w:ascii="Cambria" w:eastAsia="Cambria" w:hAnsi="Cambria" w:cs="Cambria"/>
          <w:color w:val="000000"/>
          <w:sz w:val="24"/>
          <w:szCs w:val="24"/>
        </w:rPr>
        <w:t xml:space="preserve"> </w:t>
      </w:r>
      <w:hyperlink r:id="rId161" w:history="1">
        <w:r w:rsidRPr="00085DB8">
          <w:rPr>
            <w:rStyle w:val="Hyperlink"/>
            <w:rFonts w:ascii="Cambria" w:eastAsia="Cambria" w:hAnsi="Cambria" w:cs="Cambria"/>
            <w:sz w:val="24"/>
            <w:szCs w:val="24"/>
          </w:rPr>
          <w:t>https://youtube.com/shorts/4IHjKyaX09g?si=sPIYCk7kvfQF9xbS</w:t>
        </w:r>
      </w:hyperlink>
      <w:r>
        <w:rPr>
          <w:rFonts w:ascii="Cambria" w:eastAsia="Cambria" w:hAnsi="Cambria" w:cs="Cambria"/>
          <w:color w:val="000000"/>
          <w:sz w:val="24"/>
          <w:szCs w:val="24"/>
        </w:rPr>
        <w:t xml:space="preserve"> </w:t>
      </w:r>
    </w:p>
    <w:p w14:paraId="6BBE52FE" w14:textId="3A805650" w:rsidR="00BA0F70" w:rsidRDefault="00BA0F70">
      <w:pPr>
        <w:numPr>
          <w:ilvl w:val="0"/>
          <w:numId w:val="45"/>
        </w:numPr>
        <w:pBdr>
          <w:top w:val="nil"/>
          <w:left w:val="nil"/>
          <w:bottom w:val="nil"/>
          <w:right w:val="nil"/>
          <w:between w:val="nil"/>
        </w:pBdr>
        <w:ind w:left="-426" w:hanging="359"/>
        <w:rPr>
          <w:rFonts w:ascii="Cambria" w:eastAsia="Cambria" w:hAnsi="Cambria" w:cs="Cambria"/>
          <w:color w:val="000000"/>
          <w:sz w:val="24"/>
          <w:szCs w:val="24"/>
        </w:rPr>
      </w:pPr>
      <w:r>
        <w:rPr>
          <w:rFonts w:ascii="Cambria" w:hAnsi="Cambria" w:cstheme="minorHAnsi"/>
          <w:sz w:val="24"/>
          <w:szCs w:val="24"/>
        </w:rPr>
        <w:t xml:space="preserve">Gond </w:t>
      </w:r>
      <w:proofErr w:type="spellStart"/>
      <w:r>
        <w:rPr>
          <w:rFonts w:ascii="Cambria" w:hAnsi="Cambria" w:cstheme="minorHAnsi"/>
          <w:sz w:val="24"/>
          <w:szCs w:val="24"/>
        </w:rPr>
        <w:t>katira</w:t>
      </w:r>
      <w:proofErr w:type="spellEnd"/>
      <w:r>
        <w:rPr>
          <w:rFonts w:ascii="Cambria" w:hAnsi="Cambria" w:cstheme="minorHAnsi"/>
          <w:sz w:val="24"/>
          <w:szCs w:val="24"/>
        </w:rPr>
        <w:t xml:space="preserve"> + jaggery + pudina water:</w:t>
      </w:r>
      <w:r>
        <w:rPr>
          <w:rFonts w:ascii="Cambria" w:eastAsia="Cambria" w:hAnsi="Cambria" w:cs="Cambria"/>
          <w:color w:val="000000"/>
          <w:sz w:val="24"/>
          <w:szCs w:val="24"/>
        </w:rPr>
        <w:t xml:space="preserve"> </w:t>
      </w:r>
      <w:hyperlink r:id="rId162" w:history="1">
        <w:r w:rsidRPr="003321D5">
          <w:rPr>
            <w:rStyle w:val="Hyperlink"/>
            <w:rFonts w:ascii="Cambria" w:eastAsia="Cambria" w:hAnsi="Cambria" w:cs="Cambria"/>
            <w:sz w:val="24"/>
            <w:szCs w:val="24"/>
          </w:rPr>
          <w:t>https://youtube.com/shorts/bt-z_uIiwRw?si=3qX7P7NMl2yIpTMU</w:t>
        </w:r>
      </w:hyperlink>
      <w:r>
        <w:rPr>
          <w:rFonts w:ascii="Cambria" w:eastAsia="Cambria" w:hAnsi="Cambria" w:cs="Cambria"/>
          <w:color w:val="000000"/>
          <w:sz w:val="24"/>
          <w:szCs w:val="24"/>
        </w:rPr>
        <w:t xml:space="preserve"> </w:t>
      </w:r>
    </w:p>
    <w:p w14:paraId="34A3DEDE" w14:textId="656B9D1E" w:rsidR="00A51C38" w:rsidRDefault="00A51C38">
      <w:pPr>
        <w:numPr>
          <w:ilvl w:val="0"/>
          <w:numId w:val="45"/>
        </w:numPr>
        <w:pBdr>
          <w:top w:val="nil"/>
          <w:left w:val="nil"/>
          <w:bottom w:val="nil"/>
          <w:right w:val="nil"/>
          <w:between w:val="nil"/>
        </w:pBdr>
        <w:ind w:left="-426" w:hanging="359"/>
        <w:rPr>
          <w:rFonts w:ascii="Cambria" w:eastAsia="Cambria" w:hAnsi="Cambria" w:cs="Cambria"/>
          <w:color w:val="000000"/>
          <w:sz w:val="24"/>
          <w:szCs w:val="24"/>
        </w:rPr>
      </w:pPr>
      <w:r>
        <w:rPr>
          <w:rFonts w:ascii="Cambria" w:hAnsi="Cambria" w:cstheme="minorHAnsi"/>
          <w:sz w:val="24"/>
          <w:szCs w:val="24"/>
        </w:rPr>
        <w:t>Nutmeg tea:</w:t>
      </w:r>
      <w:r>
        <w:rPr>
          <w:rFonts w:ascii="Cambria" w:eastAsia="Cambria" w:hAnsi="Cambria" w:cs="Cambria"/>
          <w:color w:val="000000"/>
          <w:sz w:val="24"/>
          <w:szCs w:val="24"/>
        </w:rPr>
        <w:t xml:space="preserve"> </w:t>
      </w:r>
      <w:hyperlink r:id="rId163" w:history="1">
        <w:r w:rsidRPr="003E4DCE">
          <w:rPr>
            <w:rStyle w:val="Hyperlink"/>
            <w:rFonts w:ascii="Cambria" w:eastAsia="Cambria" w:hAnsi="Cambria" w:cs="Cambria"/>
            <w:sz w:val="24"/>
            <w:szCs w:val="24"/>
          </w:rPr>
          <w:t>https://youtube.com/shorts/7vq2QXxqze8?si=N8n4R3cP3r6ml4hZ</w:t>
        </w:r>
      </w:hyperlink>
      <w:r>
        <w:rPr>
          <w:rFonts w:ascii="Cambria" w:eastAsia="Cambria" w:hAnsi="Cambria" w:cs="Cambria"/>
          <w:color w:val="000000"/>
          <w:sz w:val="24"/>
          <w:szCs w:val="24"/>
        </w:rPr>
        <w:t xml:space="preserve"> (use 2-3 black raisins)</w:t>
      </w:r>
    </w:p>
    <w:p w14:paraId="1BEEAF3F" w14:textId="0D03A3A4" w:rsidR="004979C5" w:rsidRPr="004979C5" w:rsidRDefault="004979C5">
      <w:pPr>
        <w:numPr>
          <w:ilvl w:val="0"/>
          <w:numId w:val="45"/>
        </w:numPr>
        <w:pBdr>
          <w:top w:val="nil"/>
          <w:left w:val="nil"/>
          <w:bottom w:val="nil"/>
          <w:right w:val="nil"/>
          <w:between w:val="nil"/>
        </w:pBdr>
        <w:ind w:left="-426" w:hanging="359"/>
        <w:rPr>
          <w:rFonts w:ascii="Cambria" w:eastAsia="Cambria" w:hAnsi="Cambria" w:cs="Cambria"/>
          <w:bCs/>
          <w:color w:val="000000"/>
          <w:sz w:val="24"/>
          <w:szCs w:val="24"/>
        </w:rPr>
      </w:pPr>
      <w:r>
        <w:rPr>
          <w:rFonts w:ascii="Cambria" w:hAnsi="Cambria" w:cstheme="minorHAnsi"/>
          <w:sz w:val="24"/>
          <w:szCs w:val="24"/>
        </w:rPr>
        <w:t xml:space="preserve">Hot spices apple cider drink: </w:t>
      </w:r>
      <w:hyperlink r:id="rId164" w:history="1">
        <w:r w:rsidRPr="004979C5">
          <w:rPr>
            <w:rStyle w:val="Hyperlink"/>
            <w:rFonts w:ascii="Cambria" w:hAnsi="Cambria" w:cstheme="minorHAnsi"/>
            <w:bCs/>
            <w:sz w:val="24"/>
            <w:szCs w:val="24"/>
          </w:rPr>
          <w:t>https://youtube.com/shorts/BcAAX9uAMoc?si=dTAfEKwm6K45Gs-T</w:t>
        </w:r>
      </w:hyperlink>
    </w:p>
    <w:p w14:paraId="18DF8440" w14:textId="7DB10900" w:rsidR="004979C5" w:rsidRDefault="00D46B64">
      <w:pPr>
        <w:numPr>
          <w:ilvl w:val="0"/>
          <w:numId w:val="45"/>
        </w:numPr>
        <w:pBdr>
          <w:top w:val="nil"/>
          <w:left w:val="nil"/>
          <w:bottom w:val="nil"/>
          <w:right w:val="nil"/>
          <w:between w:val="nil"/>
        </w:pBdr>
        <w:ind w:left="-426" w:hanging="359"/>
        <w:rPr>
          <w:rFonts w:ascii="Cambria" w:eastAsia="Cambria" w:hAnsi="Cambria" w:cs="Cambria"/>
          <w:bCs/>
          <w:color w:val="000000"/>
          <w:sz w:val="24"/>
          <w:szCs w:val="24"/>
        </w:rPr>
      </w:pPr>
      <w:r>
        <w:rPr>
          <w:rFonts w:ascii="Cambria" w:eastAsia="Cambria" w:hAnsi="Cambria" w:cs="Cambria"/>
          <w:bCs/>
          <w:color w:val="000000"/>
          <w:sz w:val="24"/>
          <w:szCs w:val="24"/>
        </w:rPr>
        <w:t xml:space="preserve">Jamun shot: </w:t>
      </w:r>
      <w:hyperlink r:id="rId165" w:history="1">
        <w:r w:rsidRPr="004131A1">
          <w:rPr>
            <w:rStyle w:val="Hyperlink"/>
            <w:rFonts w:ascii="Cambria" w:eastAsia="Cambria" w:hAnsi="Cambria" w:cs="Cambria"/>
            <w:bCs/>
            <w:sz w:val="24"/>
            <w:szCs w:val="24"/>
          </w:rPr>
          <w:t>https://youtube.com/shorts/fRHPQMABPHU?si=LRAG99UkTMyI72C8</w:t>
        </w:r>
      </w:hyperlink>
    </w:p>
    <w:p w14:paraId="7DD44AB9" w14:textId="0C7748AA" w:rsidR="00D46B64" w:rsidRDefault="00813274">
      <w:pPr>
        <w:numPr>
          <w:ilvl w:val="0"/>
          <w:numId w:val="45"/>
        </w:numPr>
        <w:pBdr>
          <w:top w:val="nil"/>
          <w:left w:val="nil"/>
          <w:bottom w:val="nil"/>
          <w:right w:val="nil"/>
          <w:between w:val="nil"/>
        </w:pBdr>
        <w:ind w:left="-426" w:hanging="359"/>
        <w:rPr>
          <w:rFonts w:ascii="Cambria" w:eastAsia="Cambria" w:hAnsi="Cambria" w:cs="Cambria"/>
          <w:bCs/>
          <w:color w:val="000000"/>
          <w:sz w:val="24"/>
          <w:szCs w:val="24"/>
        </w:rPr>
      </w:pPr>
      <w:r>
        <w:rPr>
          <w:rFonts w:ascii="Cambria" w:eastAsia="Cambria" w:hAnsi="Cambria" w:cs="Cambria"/>
          <w:bCs/>
          <w:color w:val="000000"/>
          <w:sz w:val="24"/>
          <w:szCs w:val="24"/>
        </w:rPr>
        <w:t xml:space="preserve">Methi cinnamon water: </w:t>
      </w:r>
      <w:hyperlink r:id="rId166" w:history="1">
        <w:r w:rsidRPr="0036619F">
          <w:rPr>
            <w:rStyle w:val="Hyperlink"/>
            <w:rFonts w:ascii="Cambria" w:eastAsia="Cambria" w:hAnsi="Cambria" w:cs="Cambria"/>
            <w:bCs/>
            <w:sz w:val="24"/>
            <w:szCs w:val="24"/>
          </w:rPr>
          <w:t>https://youtube.com/shorts/DZcJDB0vo3Y?si=wbVQV8FiEbPfdh4z</w:t>
        </w:r>
      </w:hyperlink>
    </w:p>
    <w:p w14:paraId="4192423C" w14:textId="7421D14C" w:rsidR="00813274" w:rsidRDefault="00624080">
      <w:pPr>
        <w:numPr>
          <w:ilvl w:val="0"/>
          <w:numId w:val="45"/>
        </w:numPr>
        <w:pBdr>
          <w:top w:val="nil"/>
          <w:left w:val="nil"/>
          <w:bottom w:val="nil"/>
          <w:right w:val="nil"/>
          <w:between w:val="nil"/>
        </w:pBdr>
        <w:ind w:left="-426" w:hanging="359"/>
        <w:rPr>
          <w:rFonts w:ascii="Cambria" w:eastAsia="Cambria" w:hAnsi="Cambria" w:cs="Cambria"/>
          <w:bCs/>
          <w:color w:val="000000"/>
          <w:sz w:val="24"/>
          <w:szCs w:val="24"/>
        </w:rPr>
      </w:pPr>
      <w:r>
        <w:rPr>
          <w:rFonts w:ascii="Cambria" w:eastAsia="Cambria" w:hAnsi="Cambria" w:cs="Cambria"/>
          <w:bCs/>
          <w:color w:val="000000"/>
          <w:sz w:val="24"/>
          <w:szCs w:val="24"/>
        </w:rPr>
        <w:t xml:space="preserve">Saunf &amp; raisin water: </w:t>
      </w:r>
      <w:hyperlink r:id="rId167" w:history="1">
        <w:r w:rsidRPr="00831C45">
          <w:rPr>
            <w:rStyle w:val="Hyperlink"/>
            <w:rFonts w:ascii="Cambria" w:eastAsia="Cambria" w:hAnsi="Cambria" w:cs="Cambria"/>
            <w:bCs/>
            <w:sz w:val="24"/>
            <w:szCs w:val="24"/>
          </w:rPr>
          <w:t>https://youtube.com/shorts/guROupN7URI?si=L9jEsXj2JyWHT5Ra</w:t>
        </w:r>
      </w:hyperlink>
    </w:p>
    <w:p w14:paraId="367F099A" w14:textId="3BCE60F8" w:rsidR="00624080" w:rsidRDefault="00A738EE">
      <w:pPr>
        <w:numPr>
          <w:ilvl w:val="0"/>
          <w:numId w:val="45"/>
        </w:numPr>
        <w:pBdr>
          <w:top w:val="nil"/>
          <w:left w:val="nil"/>
          <w:bottom w:val="nil"/>
          <w:right w:val="nil"/>
          <w:between w:val="nil"/>
        </w:pBdr>
        <w:ind w:left="-426" w:hanging="359"/>
        <w:rPr>
          <w:rFonts w:ascii="Cambria" w:eastAsia="Cambria" w:hAnsi="Cambria" w:cs="Cambria"/>
          <w:bCs/>
          <w:color w:val="000000"/>
          <w:sz w:val="24"/>
          <w:szCs w:val="24"/>
        </w:rPr>
      </w:pPr>
      <w:r>
        <w:rPr>
          <w:rFonts w:ascii="Cambria" w:eastAsia="Cambria" w:hAnsi="Cambria" w:cs="Cambria"/>
          <w:bCs/>
          <w:color w:val="000000"/>
          <w:sz w:val="24"/>
          <w:szCs w:val="24"/>
        </w:rPr>
        <w:t xml:space="preserve">2 </w:t>
      </w:r>
      <w:hyperlink r:id="rId168" w:history="1">
        <w:r w:rsidRPr="00A738EE">
          <w:rPr>
            <w:rStyle w:val="Hyperlink"/>
            <w:rFonts w:ascii="Cambria" w:eastAsia="Cambria" w:hAnsi="Cambria" w:cs="Cambria"/>
            <w:bCs/>
            <w:sz w:val="24"/>
            <w:szCs w:val="24"/>
          </w:rPr>
          <w:t xml:space="preserve">ice cubes of amla + amba </w:t>
        </w:r>
        <w:proofErr w:type="spellStart"/>
        <w:r w:rsidRPr="00A738EE">
          <w:rPr>
            <w:rStyle w:val="Hyperlink"/>
            <w:rFonts w:ascii="Cambria" w:eastAsia="Cambria" w:hAnsi="Cambria" w:cs="Cambria"/>
            <w:bCs/>
            <w:sz w:val="24"/>
            <w:szCs w:val="24"/>
          </w:rPr>
          <w:t>harad</w:t>
        </w:r>
        <w:proofErr w:type="spellEnd"/>
      </w:hyperlink>
      <w:r>
        <w:rPr>
          <w:rFonts w:ascii="Cambria" w:eastAsia="Cambria" w:hAnsi="Cambria" w:cs="Cambria"/>
          <w:bCs/>
          <w:color w:val="000000"/>
          <w:sz w:val="24"/>
          <w:szCs w:val="24"/>
        </w:rPr>
        <w:t xml:space="preserve"> mixed in 1 glass warm water</w:t>
      </w:r>
    </w:p>
    <w:p w14:paraId="70A847BD" w14:textId="32B34B9A" w:rsidR="00BB15FA" w:rsidRDefault="00BB15FA">
      <w:pPr>
        <w:numPr>
          <w:ilvl w:val="0"/>
          <w:numId w:val="45"/>
        </w:numPr>
        <w:pBdr>
          <w:top w:val="nil"/>
          <w:left w:val="nil"/>
          <w:bottom w:val="nil"/>
          <w:right w:val="nil"/>
          <w:between w:val="nil"/>
        </w:pBdr>
        <w:ind w:left="-426" w:hanging="359"/>
        <w:rPr>
          <w:rFonts w:ascii="Cambria" w:eastAsia="Cambria" w:hAnsi="Cambria" w:cs="Cambria"/>
          <w:bCs/>
          <w:color w:val="000000"/>
          <w:sz w:val="24"/>
          <w:szCs w:val="24"/>
        </w:rPr>
      </w:pPr>
      <w:r>
        <w:rPr>
          <w:rFonts w:ascii="Cambria" w:eastAsia="Cambria" w:hAnsi="Cambria" w:cs="Cambria"/>
          <w:bCs/>
          <w:color w:val="000000"/>
          <w:sz w:val="24"/>
          <w:szCs w:val="24"/>
        </w:rPr>
        <w:t xml:space="preserve">Infused water: </w:t>
      </w:r>
      <w:hyperlink r:id="rId169" w:history="1">
        <w:r w:rsidRPr="001831C7">
          <w:rPr>
            <w:rStyle w:val="Hyperlink"/>
            <w:rFonts w:ascii="Cambria" w:eastAsia="Cambria" w:hAnsi="Cambria" w:cs="Cambria"/>
            <w:bCs/>
            <w:sz w:val="24"/>
            <w:szCs w:val="24"/>
          </w:rPr>
          <w:t>https://www.instagram.com/reel/DVs8r67DACD/?igsh=am9leXd5Z3diZzdj</w:t>
        </w:r>
      </w:hyperlink>
    </w:p>
    <w:p w14:paraId="49074055" w14:textId="0842027D" w:rsidR="00BB15FA" w:rsidRDefault="00DA3736">
      <w:pPr>
        <w:numPr>
          <w:ilvl w:val="0"/>
          <w:numId w:val="45"/>
        </w:numPr>
        <w:pBdr>
          <w:top w:val="nil"/>
          <w:left w:val="nil"/>
          <w:bottom w:val="nil"/>
          <w:right w:val="nil"/>
          <w:between w:val="nil"/>
        </w:pBdr>
        <w:ind w:left="-426" w:hanging="359"/>
        <w:rPr>
          <w:rFonts w:ascii="Cambria" w:eastAsia="Cambria" w:hAnsi="Cambria" w:cs="Cambria"/>
          <w:bCs/>
          <w:color w:val="000000"/>
          <w:sz w:val="24"/>
          <w:szCs w:val="24"/>
        </w:rPr>
      </w:pPr>
      <w:proofErr w:type="spellStart"/>
      <w:r>
        <w:rPr>
          <w:rFonts w:ascii="Cambria" w:eastAsia="Cambria" w:hAnsi="Cambria" w:cs="Cambria"/>
          <w:bCs/>
          <w:color w:val="000000"/>
          <w:sz w:val="24"/>
          <w:szCs w:val="24"/>
        </w:rPr>
        <w:t>Mulethi</w:t>
      </w:r>
      <w:proofErr w:type="spellEnd"/>
      <w:r>
        <w:rPr>
          <w:rFonts w:ascii="Cambria" w:eastAsia="Cambria" w:hAnsi="Cambria" w:cs="Cambria"/>
          <w:bCs/>
          <w:color w:val="000000"/>
          <w:sz w:val="24"/>
          <w:szCs w:val="24"/>
        </w:rPr>
        <w:t xml:space="preserve"> tea: </w:t>
      </w:r>
      <w:hyperlink r:id="rId170" w:history="1">
        <w:r w:rsidRPr="00584565">
          <w:rPr>
            <w:rStyle w:val="Hyperlink"/>
            <w:rFonts w:ascii="Cambria" w:eastAsia="Cambria" w:hAnsi="Cambria" w:cs="Cambria"/>
            <w:bCs/>
            <w:sz w:val="24"/>
            <w:szCs w:val="24"/>
          </w:rPr>
          <w:t>https://www.youtube.com/shorts/v8iKXydPMFU</w:t>
        </w:r>
      </w:hyperlink>
    </w:p>
    <w:p w14:paraId="5B461168" w14:textId="26CCF442" w:rsidR="00DA3736" w:rsidRDefault="00CF177B">
      <w:pPr>
        <w:numPr>
          <w:ilvl w:val="0"/>
          <w:numId w:val="45"/>
        </w:numPr>
        <w:pBdr>
          <w:top w:val="nil"/>
          <w:left w:val="nil"/>
          <w:bottom w:val="nil"/>
          <w:right w:val="nil"/>
          <w:between w:val="nil"/>
        </w:pBdr>
        <w:ind w:left="-426" w:hanging="359"/>
        <w:rPr>
          <w:rFonts w:ascii="Cambria" w:eastAsia="Cambria" w:hAnsi="Cambria" w:cs="Cambria"/>
          <w:bCs/>
          <w:color w:val="000000"/>
          <w:sz w:val="24"/>
          <w:szCs w:val="24"/>
        </w:rPr>
      </w:pPr>
      <w:r>
        <w:rPr>
          <w:rFonts w:ascii="Cambria" w:eastAsia="Cambria" w:hAnsi="Cambria" w:cs="Cambria"/>
          <w:bCs/>
          <w:color w:val="000000"/>
          <w:sz w:val="24"/>
          <w:szCs w:val="24"/>
        </w:rPr>
        <w:t xml:space="preserve">Gond </w:t>
      </w:r>
      <w:proofErr w:type="spellStart"/>
      <w:r>
        <w:rPr>
          <w:rFonts w:ascii="Cambria" w:eastAsia="Cambria" w:hAnsi="Cambria" w:cs="Cambria"/>
          <w:bCs/>
          <w:color w:val="000000"/>
          <w:sz w:val="24"/>
          <w:szCs w:val="24"/>
        </w:rPr>
        <w:t>katira</w:t>
      </w:r>
      <w:proofErr w:type="spellEnd"/>
      <w:r>
        <w:rPr>
          <w:rFonts w:ascii="Cambria" w:eastAsia="Cambria" w:hAnsi="Cambria" w:cs="Cambria"/>
          <w:bCs/>
          <w:color w:val="000000"/>
          <w:sz w:val="24"/>
          <w:szCs w:val="24"/>
        </w:rPr>
        <w:t xml:space="preserve"> drink: </w:t>
      </w:r>
      <w:hyperlink r:id="rId171" w:history="1">
        <w:r w:rsidRPr="00584565">
          <w:rPr>
            <w:rStyle w:val="Hyperlink"/>
            <w:rFonts w:ascii="Cambria" w:eastAsia="Cambria" w:hAnsi="Cambria" w:cs="Cambria"/>
            <w:bCs/>
            <w:sz w:val="24"/>
            <w:szCs w:val="24"/>
          </w:rPr>
          <w:t>https://youtube.com/shorts/bt-z_uIiwRw?si=llevu63zd6sL9LEK</w:t>
        </w:r>
      </w:hyperlink>
    </w:p>
    <w:p w14:paraId="122C0509" w14:textId="77777777" w:rsidR="00CF177B" w:rsidRPr="004979C5" w:rsidRDefault="00CF177B">
      <w:pPr>
        <w:numPr>
          <w:ilvl w:val="0"/>
          <w:numId w:val="45"/>
        </w:numPr>
        <w:pBdr>
          <w:top w:val="nil"/>
          <w:left w:val="nil"/>
          <w:bottom w:val="nil"/>
          <w:right w:val="nil"/>
          <w:between w:val="nil"/>
        </w:pBdr>
        <w:ind w:left="-426" w:hanging="359"/>
        <w:rPr>
          <w:rFonts w:ascii="Cambria" w:eastAsia="Cambria" w:hAnsi="Cambria" w:cs="Cambria"/>
          <w:bCs/>
          <w:color w:val="000000"/>
          <w:sz w:val="24"/>
          <w:szCs w:val="24"/>
        </w:rPr>
      </w:pPr>
    </w:p>
    <w:bookmarkEnd w:id="26"/>
    <w:bookmarkEnd w:id="27"/>
    <w:bookmarkEnd w:id="36"/>
    <w:p w14:paraId="42F00C0F" w14:textId="77777777" w:rsidR="00A971B5" w:rsidRDefault="00A971B5">
      <w:pPr>
        <w:pBdr>
          <w:bottom w:val="single" w:sz="4" w:space="1" w:color="000000"/>
        </w:pBdr>
        <w:ind w:left="-786"/>
        <w:rPr>
          <w:rFonts w:ascii="Cambria" w:eastAsia="Cambria" w:hAnsi="Cambria" w:cs="Cambria"/>
          <w:color w:val="0563C1"/>
          <w:sz w:val="24"/>
          <w:szCs w:val="24"/>
          <w:u w:val="single"/>
        </w:rPr>
      </w:pPr>
    </w:p>
    <w:p w14:paraId="0E0B718C" w14:textId="77777777" w:rsidR="00A971B5" w:rsidRDefault="00A971B5">
      <w:pPr>
        <w:ind w:left="-426"/>
        <w:rPr>
          <w:rFonts w:ascii="Cambria" w:eastAsia="Cambria" w:hAnsi="Cambria" w:cs="Cambria"/>
          <w:b/>
          <w:color w:val="1F3864"/>
          <w:sz w:val="24"/>
          <w:szCs w:val="24"/>
        </w:rPr>
      </w:pPr>
    </w:p>
    <w:p w14:paraId="680FB005" w14:textId="77777777" w:rsidR="00A971B5" w:rsidRDefault="00A971B5">
      <w:pPr>
        <w:pBdr>
          <w:top w:val="nil"/>
          <w:left w:val="nil"/>
          <w:bottom w:val="nil"/>
          <w:right w:val="nil"/>
          <w:between w:val="nil"/>
        </w:pBdr>
        <w:spacing w:after="0"/>
        <w:ind w:left="-426"/>
        <w:rPr>
          <w:rFonts w:ascii="Cambria" w:eastAsia="Cambria" w:hAnsi="Cambria" w:cs="Cambria"/>
          <w:b/>
          <w:color w:val="1F3864"/>
          <w:sz w:val="24"/>
          <w:szCs w:val="24"/>
        </w:rPr>
      </w:pPr>
    </w:p>
    <w:p w14:paraId="3CE09771" w14:textId="77777777" w:rsidR="00A971B5" w:rsidRDefault="00F75C53">
      <w:pPr>
        <w:pBdr>
          <w:top w:val="nil"/>
          <w:left w:val="nil"/>
          <w:bottom w:val="nil"/>
          <w:right w:val="nil"/>
          <w:between w:val="nil"/>
        </w:pBdr>
        <w:spacing w:after="0"/>
        <w:ind w:left="-426"/>
        <w:rPr>
          <w:rFonts w:ascii="Cambria" w:eastAsia="Cambria" w:hAnsi="Cambria" w:cs="Cambria"/>
          <w:b/>
          <w:color w:val="1F3864"/>
          <w:sz w:val="24"/>
          <w:szCs w:val="24"/>
        </w:rPr>
      </w:pPr>
      <w:r>
        <w:rPr>
          <w:rFonts w:ascii="Cambria" w:eastAsia="Cambria" w:hAnsi="Cambria" w:cs="Cambria"/>
          <w:b/>
          <w:color w:val="1F3864"/>
          <w:sz w:val="24"/>
          <w:szCs w:val="24"/>
        </w:rPr>
        <w:t>PERIOD TEA</w:t>
      </w:r>
    </w:p>
    <w:p w14:paraId="29CC4EB4" w14:textId="00570200" w:rsidR="00E34B36" w:rsidRDefault="00E34B36">
      <w:pPr>
        <w:numPr>
          <w:ilvl w:val="0"/>
          <w:numId w:val="29"/>
        </w:numPr>
        <w:pBdr>
          <w:top w:val="nil"/>
          <w:left w:val="nil"/>
          <w:bottom w:val="nil"/>
          <w:right w:val="nil"/>
          <w:between w:val="nil"/>
        </w:pBdr>
        <w:tabs>
          <w:tab w:val="left" w:pos="2160"/>
        </w:tabs>
        <w:spacing w:after="0"/>
        <w:ind w:left="-426" w:hanging="359"/>
        <w:rPr>
          <w:rFonts w:ascii="Cambria" w:eastAsia="Cambria" w:hAnsi="Cambria" w:cs="Cambria"/>
          <w:color w:val="000000"/>
          <w:sz w:val="24"/>
          <w:szCs w:val="24"/>
        </w:rPr>
      </w:pPr>
      <w:bookmarkStart w:id="37" w:name="_1t3h5sf" w:colFirst="0" w:colLast="0"/>
      <w:bookmarkEnd w:id="37"/>
      <w:r>
        <w:rPr>
          <w:rFonts w:ascii="Cambria" w:eastAsia="Cambria" w:hAnsi="Cambria" w:cs="Cambria"/>
          <w:color w:val="000000"/>
          <w:sz w:val="24"/>
          <w:szCs w:val="24"/>
        </w:rPr>
        <w:t xml:space="preserve">Fennel + Cumin + ginger + turmeric tea: </w:t>
      </w:r>
      <w:hyperlink r:id="rId172" w:history="1">
        <w:r w:rsidRPr="00153EDA">
          <w:rPr>
            <w:rStyle w:val="Hyperlink"/>
            <w:rFonts w:ascii="Cambria" w:eastAsia="Cambria" w:hAnsi="Cambria" w:cs="Cambria"/>
            <w:sz w:val="24"/>
            <w:szCs w:val="24"/>
          </w:rPr>
          <w:t>https://youtube.com/shorts/4iZMKU89Lc8?si=J2pwCfJoWRKqq9Ky</w:t>
        </w:r>
      </w:hyperlink>
      <w:r>
        <w:rPr>
          <w:rFonts w:ascii="Cambria" w:eastAsia="Cambria" w:hAnsi="Cambria" w:cs="Cambria"/>
          <w:color w:val="000000"/>
          <w:sz w:val="24"/>
          <w:szCs w:val="24"/>
        </w:rPr>
        <w:t xml:space="preserve"> </w:t>
      </w:r>
    </w:p>
    <w:p w14:paraId="0F1EABE9" w14:textId="6A0A5784" w:rsidR="00A971B5" w:rsidRDefault="00F75C53">
      <w:pPr>
        <w:numPr>
          <w:ilvl w:val="0"/>
          <w:numId w:val="29"/>
        </w:numPr>
        <w:pBdr>
          <w:top w:val="nil"/>
          <w:left w:val="nil"/>
          <w:bottom w:val="nil"/>
          <w:right w:val="nil"/>
          <w:between w:val="nil"/>
        </w:pBdr>
        <w:tabs>
          <w:tab w:val="left" w:pos="2160"/>
        </w:tabs>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FENNEL+ TURMERIC + GINGER TEA:(RECIPE- </w:t>
      </w:r>
      <w:hyperlink r:id="rId173">
        <w:r>
          <w:rPr>
            <w:rFonts w:ascii="Cambria" w:eastAsia="Cambria" w:hAnsi="Cambria" w:cs="Cambria"/>
            <w:color w:val="0563C1"/>
            <w:sz w:val="24"/>
            <w:szCs w:val="24"/>
            <w:u w:val="single"/>
          </w:rPr>
          <w:t>https://www.youtube.com/watch?v=fMUVui8RDeQ</w:t>
        </w:r>
      </w:hyperlink>
      <w:r>
        <w:rPr>
          <w:rFonts w:ascii="Cambria" w:eastAsia="Cambria" w:hAnsi="Cambria" w:cs="Cambria"/>
          <w:color w:val="0563C1"/>
          <w:sz w:val="24"/>
          <w:szCs w:val="24"/>
          <w:u w:val="single"/>
        </w:rPr>
        <w:t xml:space="preserve"> ) </w:t>
      </w:r>
      <w:proofErr w:type="gramStart"/>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w:t>
      </w:r>
      <w:proofErr w:type="gramEnd"/>
    </w:p>
    <w:p w14:paraId="26B5C5AA" w14:textId="77777777" w:rsidR="00A971B5" w:rsidRDefault="00F75C53">
      <w:pPr>
        <w:numPr>
          <w:ilvl w:val="0"/>
          <w:numId w:val="29"/>
        </w:numPr>
        <w:pBdr>
          <w:top w:val="nil"/>
          <w:left w:val="nil"/>
          <w:bottom w:val="nil"/>
          <w:right w:val="nil"/>
          <w:between w:val="nil"/>
        </w:pBdr>
        <w:tabs>
          <w:tab w:val="left" w:pos="2160"/>
        </w:tabs>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METHI + TURMERIC + BLACK PEPPER + GINGER TEA (RECIPE- </w:t>
      </w:r>
      <w:hyperlink r:id="rId174">
        <w:r>
          <w:rPr>
            <w:rFonts w:ascii="Cambria" w:eastAsia="Cambria" w:hAnsi="Cambria" w:cs="Cambria"/>
            <w:color w:val="0563C1"/>
            <w:sz w:val="24"/>
            <w:szCs w:val="24"/>
            <w:u w:val="single"/>
          </w:rPr>
          <w:t>https://www.youtube.com/watch?v=xHFmTyRKw_4</w:t>
        </w:r>
      </w:hyperlink>
      <w:r>
        <w:rPr>
          <w:rFonts w:ascii="Cambria" w:eastAsia="Cambria" w:hAnsi="Cambria" w:cs="Cambria"/>
          <w:color w:val="000000"/>
          <w:sz w:val="24"/>
          <w:szCs w:val="24"/>
        </w:rPr>
        <w:t xml:space="preserve"> )   </w:t>
      </w:r>
    </w:p>
    <w:p w14:paraId="266CD131" w14:textId="77777777" w:rsidR="00A971B5" w:rsidRDefault="00F75C53">
      <w:pPr>
        <w:numPr>
          <w:ilvl w:val="0"/>
          <w:numId w:val="29"/>
        </w:numPr>
        <w:tabs>
          <w:tab w:val="left" w:pos="2160"/>
        </w:tabs>
        <w:spacing w:after="0"/>
        <w:ind w:left="-450"/>
        <w:rPr>
          <w:rFonts w:ascii="Cambria" w:eastAsia="Cambria" w:hAnsi="Cambria" w:cs="Cambria"/>
          <w:sz w:val="24"/>
          <w:szCs w:val="24"/>
        </w:rPr>
      </w:pPr>
      <w:bookmarkStart w:id="38" w:name="_1fob9te" w:colFirst="0" w:colLast="0"/>
      <w:bookmarkEnd w:id="38"/>
      <w:r>
        <w:rPr>
          <w:rFonts w:ascii="Cambria" w:eastAsia="Cambria" w:hAnsi="Cambria" w:cs="Cambria"/>
          <w:sz w:val="24"/>
          <w:szCs w:val="24"/>
        </w:rPr>
        <w:t xml:space="preserve">LEMON GINGER FENNEL SEEDS WATER (RECIPE- </w:t>
      </w:r>
      <w:hyperlink r:id="rId175">
        <w:r>
          <w:rPr>
            <w:rFonts w:ascii="Cambria" w:eastAsia="Cambria" w:hAnsi="Cambria" w:cs="Cambria"/>
            <w:color w:val="0563C1"/>
            <w:sz w:val="24"/>
            <w:szCs w:val="24"/>
            <w:u w:val="single"/>
          </w:rPr>
          <w:t>https://www.youtube.com/watch?v=bMMYKRGM5BA</w:t>
        </w:r>
      </w:hyperlink>
      <w:r>
        <w:rPr>
          <w:rFonts w:ascii="Cambria" w:eastAsia="Cambria" w:hAnsi="Cambria" w:cs="Cambria"/>
          <w:sz w:val="24"/>
          <w:szCs w:val="24"/>
        </w:rPr>
        <w:t xml:space="preserve"> ) </w:t>
      </w:r>
    </w:p>
    <w:p w14:paraId="37A214C0" w14:textId="77777777" w:rsidR="00A971B5" w:rsidRDefault="00F75C53">
      <w:pPr>
        <w:pBdr>
          <w:top w:val="nil"/>
          <w:left w:val="nil"/>
          <w:bottom w:val="single" w:sz="4" w:space="1" w:color="000000"/>
          <w:right w:val="nil"/>
          <w:between w:val="nil"/>
        </w:pBdr>
        <w:spacing w:after="0"/>
        <w:ind w:left="-426"/>
        <w:rPr>
          <w:rFonts w:ascii="Cambria" w:eastAsia="Cambria" w:hAnsi="Cambria" w:cs="Cambria"/>
          <w:b/>
          <w:color w:val="1F3864"/>
          <w:sz w:val="24"/>
          <w:szCs w:val="24"/>
        </w:rPr>
      </w:pPr>
      <w:r>
        <w:rPr>
          <w:rFonts w:ascii="Cambria" w:eastAsia="Cambria" w:hAnsi="Cambria" w:cs="Cambria"/>
          <w:b/>
          <w:color w:val="1F3864"/>
          <w:sz w:val="24"/>
          <w:szCs w:val="24"/>
        </w:rPr>
        <w:t xml:space="preserve">  </w:t>
      </w:r>
    </w:p>
    <w:p w14:paraId="6002DC52" w14:textId="77777777" w:rsidR="00A971B5" w:rsidRDefault="00A971B5">
      <w:pPr>
        <w:pBdr>
          <w:top w:val="nil"/>
          <w:left w:val="nil"/>
          <w:bottom w:val="nil"/>
          <w:right w:val="nil"/>
          <w:between w:val="nil"/>
        </w:pBdr>
        <w:spacing w:after="0"/>
        <w:ind w:left="-426"/>
        <w:rPr>
          <w:rFonts w:ascii="Cambria" w:eastAsia="Cambria" w:hAnsi="Cambria" w:cs="Cambria"/>
          <w:b/>
          <w:color w:val="1F3864"/>
          <w:sz w:val="24"/>
          <w:szCs w:val="24"/>
        </w:rPr>
      </w:pPr>
    </w:p>
    <w:p w14:paraId="68CB1612" w14:textId="77777777" w:rsidR="00A971B5" w:rsidRDefault="00F75C53">
      <w:pPr>
        <w:pBdr>
          <w:top w:val="nil"/>
          <w:left w:val="nil"/>
          <w:bottom w:val="nil"/>
          <w:right w:val="nil"/>
          <w:between w:val="nil"/>
        </w:pBdr>
        <w:spacing w:after="0"/>
        <w:ind w:left="-426"/>
        <w:rPr>
          <w:rFonts w:ascii="Cambria" w:eastAsia="Cambria" w:hAnsi="Cambria" w:cs="Cambria"/>
          <w:b/>
          <w:color w:val="1F3864"/>
          <w:sz w:val="24"/>
          <w:szCs w:val="24"/>
        </w:rPr>
      </w:pPr>
      <w:r>
        <w:rPr>
          <w:rFonts w:ascii="Cambria" w:eastAsia="Cambria" w:hAnsi="Cambria" w:cs="Cambria"/>
          <w:b/>
          <w:color w:val="1F3864"/>
          <w:sz w:val="24"/>
          <w:szCs w:val="24"/>
        </w:rPr>
        <w:t>SMOOTHIE/MILKSHAKE</w:t>
      </w:r>
    </w:p>
    <w:p w14:paraId="521A9A0A" w14:textId="77777777" w:rsidR="00A971B5" w:rsidRDefault="00A971B5">
      <w:pPr>
        <w:pBdr>
          <w:top w:val="nil"/>
          <w:left w:val="nil"/>
          <w:bottom w:val="nil"/>
          <w:right w:val="nil"/>
          <w:between w:val="nil"/>
        </w:pBdr>
        <w:spacing w:after="0"/>
        <w:ind w:left="-426"/>
        <w:rPr>
          <w:rFonts w:ascii="Cambria" w:eastAsia="Cambria" w:hAnsi="Cambria" w:cs="Cambria"/>
          <w:b/>
          <w:color w:val="1F3864"/>
          <w:sz w:val="24"/>
          <w:szCs w:val="24"/>
        </w:rPr>
      </w:pPr>
    </w:p>
    <w:p w14:paraId="619441E1" w14:textId="057639CC" w:rsidR="00A971B5" w:rsidRDefault="00F75C53">
      <w:pPr>
        <w:numPr>
          <w:ilvl w:val="0"/>
          <w:numId w:val="2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ABC DETOX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176">
        <w:r>
          <w:rPr>
            <w:rFonts w:ascii="Cambria" w:eastAsia="Cambria" w:hAnsi="Cambria" w:cs="Cambria"/>
            <w:color w:val="0563C1"/>
            <w:sz w:val="24"/>
            <w:szCs w:val="24"/>
            <w:u w:val="single"/>
          </w:rPr>
          <w:t>https://www.youtube.com/watch?v=9aP64ikQBsE</w:t>
        </w:r>
      </w:hyperlink>
      <w:r>
        <w:rPr>
          <w:rFonts w:ascii="Cambria" w:eastAsia="Cambria" w:hAnsi="Cambria" w:cs="Cambria"/>
          <w:color w:val="0563C1"/>
          <w:sz w:val="24"/>
          <w:szCs w:val="24"/>
          <w:u w:val="single"/>
        </w:rPr>
        <w:t xml:space="preserve"> )</w:t>
      </w:r>
    </w:p>
    <w:p w14:paraId="2ED9B401" w14:textId="03670286" w:rsidR="00356C44" w:rsidRDefault="00356C44">
      <w:pPr>
        <w:numPr>
          <w:ilvl w:val="0"/>
          <w:numId w:val="23"/>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Amla beetroot carrot juice: </w:t>
      </w:r>
      <w:hyperlink r:id="rId177" w:history="1">
        <w:r w:rsidRPr="00784E4F">
          <w:rPr>
            <w:rStyle w:val="Hyperlink"/>
            <w:rFonts w:ascii="Cambria" w:eastAsia="Cambria" w:hAnsi="Cambria" w:cs="Cambria"/>
            <w:sz w:val="24"/>
            <w:szCs w:val="24"/>
          </w:rPr>
          <w:t>https://youtube.com/shorts/akqHV39rSLs?si=rVIu9s6rfkQ2jsN9</w:t>
        </w:r>
      </w:hyperlink>
      <w:r>
        <w:rPr>
          <w:rFonts w:ascii="Cambria" w:eastAsia="Cambria" w:hAnsi="Cambria" w:cs="Cambria"/>
          <w:color w:val="000000"/>
          <w:sz w:val="24"/>
          <w:szCs w:val="24"/>
        </w:rPr>
        <w:t xml:space="preserve"> </w:t>
      </w:r>
    </w:p>
    <w:p w14:paraId="065CD25F" w14:textId="29D6C1E8" w:rsidR="003A32AC" w:rsidRPr="003A32AC" w:rsidRDefault="003A32AC">
      <w:pPr>
        <w:numPr>
          <w:ilvl w:val="0"/>
          <w:numId w:val="23"/>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Pomegranate </w:t>
      </w:r>
      <w:bookmarkStart w:id="39" w:name="_Hlk183611038"/>
      <w:r>
        <w:rPr>
          <w:rFonts w:ascii="Cambria" w:eastAsia="Cambria" w:hAnsi="Cambria" w:cs="Cambria"/>
          <w:color w:val="000000"/>
          <w:sz w:val="24"/>
          <w:szCs w:val="24"/>
        </w:rPr>
        <w:t xml:space="preserve">+ beetroot + carrot juice: </w:t>
      </w:r>
      <w:bookmarkEnd w:id="39"/>
      <w:r>
        <w:fldChar w:fldCharType="begin"/>
      </w:r>
      <w:r>
        <w:instrText>HYPERLINK "https://youtube.com/shorts/eXp0PlJb_Vk?si=mNNrBLb8Kba8CB3b"</w:instrText>
      </w:r>
      <w:r>
        <w:fldChar w:fldCharType="separate"/>
      </w:r>
      <w:r w:rsidRPr="00473CD6">
        <w:rPr>
          <w:rStyle w:val="Hyperlink"/>
          <w:rFonts w:ascii="Cambria" w:eastAsia="Cambria" w:hAnsi="Cambria" w:cs="Cambria"/>
          <w:sz w:val="24"/>
          <w:szCs w:val="24"/>
        </w:rPr>
        <w:t>https://youtube.com/shorts/eXp0PlJb_Vk?si=mNNrBLb8Kba8CB3b</w:t>
      </w:r>
      <w:r>
        <w:rPr>
          <w:rStyle w:val="Hyperlink"/>
          <w:rFonts w:ascii="Cambria" w:eastAsia="Cambria" w:hAnsi="Cambria" w:cs="Cambria"/>
          <w:sz w:val="24"/>
          <w:szCs w:val="24"/>
        </w:rPr>
        <w:fldChar w:fldCharType="end"/>
      </w:r>
      <w:r>
        <w:rPr>
          <w:rFonts w:ascii="Cambria" w:eastAsia="Cambria" w:hAnsi="Cambria" w:cs="Cambria"/>
          <w:color w:val="000000"/>
          <w:sz w:val="24"/>
          <w:szCs w:val="24"/>
        </w:rPr>
        <w:t xml:space="preserve"> </w:t>
      </w:r>
    </w:p>
    <w:p w14:paraId="0FB04330" w14:textId="749EACEC" w:rsidR="00A971B5" w:rsidRDefault="00F75C53">
      <w:pPr>
        <w:numPr>
          <w:ilvl w:val="0"/>
          <w:numId w:val="2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OATS SMOOTHIE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178">
        <w:r>
          <w:rPr>
            <w:rFonts w:ascii="Cambria" w:eastAsia="Cambria" w:hAnsi="Cambria" w:cs="Cambria"/>
            <w:color w:val="0563C1"/>
            <w:sz w:val="24"/>
            <w:szCs w:val="24"/>
            <w:u w:val="single"/>
          </w:rPr>
          <w:t>https://www.youtube.com/watch?v=W1yOGHM-MJ0</w:t>
        </w:r>
      </w:hyperlink>
      <w:r>
        <w:rPr>
          <w:rFonts w:ascii="Cambria" w:eastAsia="Cambria" w:hAnsi="Cambria" w:cs="Cambria"/>
          <w:color w:val="0563C1"/>
          <w:sz w:val="24"/>
          <w:szCs w:val="24"/>
          <w:u w:val="single"/>
        </w:rPr>
        <w:t xml:space="preserve"> )</w:t>
      </w:r>
    </w:p>
    <w:p w14:paraId="780E31DF" w14:textId="77777777" w:rsidR="00A971B5" w:rsidRDefault="00F75C53">
      <w:pPr>
        <w:numPr>
          <w:ilvl w:val="0"/>
          <w:numId w:val="2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SMOOTHIE BOWL (RECIPE</w:t>
      </w:r>
      <w:r>
        <w:rPr>
          <w:rFonts w:ascii="Cambria" w:eastAsia="Cambria" w:hAnsi="Cambria" w:cs="Cambria"/>
          <w:color w:val="0563C1"/>
          <w:sz w:val="24"/>
          <w:szCs w:val="24"/>
          <w:u w:val="single"/>
        </w:rPr>
        <w:t xml:space="preserve"> - </w:t>
      </w:r>
      <w:hyperlink r:id="rId179">
        <w:r>
          <w:rPr>
            <w:rFonts w:ascii="Cambria" w:eastAsia="Cambria" w:hAnsi="Cambria" w:cs="Cambria"/>
            <w:color w:val="0563C1"/>
            <w:sz w:val="24"/>
            <w:szCs w:val="24"/>
            <w:u w:val="single"/>
          </w:rPr>
          <w:t>https://www.youtube.com/watch?v=7xw7HGS7PIw</w:t>
        </w:r>
      </w:hyperlink>
      <w:r>
        <w:rPr>
          <w:rFonts w:ascii="Cambria" w:eastAsia="Cambria" w:hAnsi="Cambria" w:cs="Cambria"/>
          <w:color w:val="0563C1"/>
          <w:sz w:val="24"/>
          <w:szCs w:val="24"/>
          <w:u w:val="single"/>
        </w:rPr>
        <w:t xml:space="preserve"> )</w:t>
      </w:r>
    </w:p>
    <w:p w14:paraId="539C2302" w14:textId="77777777" w:rsidR="00A971B5" w:rsidRDefault="00F75C53">
      <w:pPr>
        <w:numPr>
          <w:ilvl w:val="0"/>
          <w:numId w:val="23"/>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40" w:name="_4d34og8" w:colFirst="0" w:colLast="0"/>
      <w:bookmarkEnd w:id="40"/>
      <w:r>
        <w:rPr>
          <w:rFonts w:ascii="Cambria" w:eastAsia="Cambria" w:hAnsi="Cambria" w:cs="Cambria"/>
          <w:color w:val="000000"/>
          <w:sz w:val="24"/>
          <w:szCs w:val="24"/>
        </w:rPr>
        <w:t>ANTIOXIDANT SMOOTHIE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hyperlink r:id="rId180">
        <w:r>
          <w:rPr>
            <w:rFonts w:ascii="Cambria" w:eastAsia="Cambria" w:hAnsi="Cambria" w:cs="Cambria"/>
            <w:color w:val="0563C1"/>
            <w:sz w:val="24"/>
            <w:szCs w:val="24"/>
            <w:u w:val="single"/>
          </w:rPr>
          <w:t>https://www.youtube.com/watch?v=G-oD2rAkESs</w:t>
        </w:r>
      </w:hyperlink>
      <w:r>
        <w:rPr>
          <w:rFonts w:ascii="Cambria" w:eastAsia="Cambria" w:hAnsi="Cambria" w:cs="Cambria"/>
          <w:color w:val="0563C1"/>
          <w:sz w:val="24"/>
          <w:szCs w:val="24"/>
          <w:u w:val="single"/>
        </w:rPr>
        <w:t xml:space="preserve"> )</w:t>
      </w:r>
    </w:p>
    <w:p w14:paraId="27F7EC41" w14:textId="77777777" w:rsidR="00A971B5" w:rsidRDefault="00F75C53">
      <w:pPr>
        <w:numPr>
          <w:ilvl w:val="0"/>
          <w:numId w:val="2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OATS FRUIT SMOOTHIE (RECIPE</w:t>
      </w:r>
      <w:r>
        <w:rPr>
          <w:rFonts w:ascii="Cambria" w:eastAsia="Cambria" w:hAnsi="Cambria" w:cs="Cambria"/>
          <w:color w:val="0563C1"/>
          <w:sz w:val="24"/>
          <w:szCs w:val="24"/>
          <w:u w:val="single"/>
        </w:rPr>
        <w:t xml:space="preserve">- </w:t>
      </w:r>
      <w:hyperlink r:id="rId181">
        <w:r>
          <w:rPr>
            <w:rFonts w:ascii="Cambria" w:eastAsia="Cambria" w:hAnsi="Cambria" w:cs="Cambria"/>
            <w:color w:val="0563C1"/>
            <w:sz w:val="24"/>
            <w:szCs w:val="24"/>
            <w:u w:val="single"/>
          </w:rPr>
          <w:t>https://www.youtube.com/watch?v=TywIQRspW98</w:t>
        </w:r>
      </w:hyperlink>
      <w:r>
        <w:rPr>
          <w:rFonts w:ascii="Cambria" w:eastAsia="Cambria" w:hAnsi="Cambria" w:cs="Cambria"/>
          <w:color w:val="0563C1"/>
          <w:sz w:val="24"/>
          <w:szCs w:val="24"/>
          <w:u w:val="single"/>
        </w:rPr>
        <w:t xml:space="preserve"> ) </w:t>
      </w:r>
    </w:p>
    <w:p w14:paraId="6D2F3BFF" w14:textId="77777777" w:rsidR="00A971B5" w:rsidRDefault="00F75C53">
      <w:pPr>
        <w:numPr>
          <w:ilvl w:val="0"/>
          <w:numId w:val="2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ASH GOURD JUICE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w:t>
      </w:r>
      <w:r>
        <w:rPr>
          <w:rFonts w:ascii="Cambria" w:eastAsia="Cambria" w:hAnsi="Cambria" w:cs="Cambria"/>
          <w:color w:val="000000"/>
          <w:sz w:val="24"/>
          <w:szCs w:val="24"/>
        </w:rPr>
        <w:t xml:space="preserve"> </w:t>
      </w:r>
      <w:hyperlink r:id="rId182">
        <w:r>
          <w:rPr>
            <w:rFonts w:ascii="Cambria" w:eastAsia="Cambria" w:hAnsi="Cambria" w:cs="Cambria"/>
            <w:color w:val="0563C1"/>
            <w:sz w:val="24"/>
            <w:szCs w:val="24"/>
            <w:u w:val="single"/>
          </w:rPr>
          <w:t>https://www.youtube.com/watch?v=i71AaSFM1x8</w:t>
        </w:r>
      </w:hyperlink>
      <w:r>
        <w:rPr>
          <w:rFonts w:ascii="Cambria" w:eastAsia="Cambria" w:hAnsi="Cambria" w:cs="Cambria"/>
          <w:color w:val="0563C1"/>
          <w:sz w:val="24"/>
          <w:szCs w:val="24"/>
          <w:u w:val="single"/>
        </w:rPr>
        <w:t xml:space="preserve"> )</w:t>
      </w:r>
    </w:p>
    <w:p w14:paraId="43296059" w14:textId="7395F3F7" w:rsidR="00C52774" w:rsidRPr="00C52774" w:rsidRDefault="00C52774">
      <w:pPr>
        <w:pStyle w:val="ListParagraph"/>
        <w:numPr>
          <w:ilvl w:val="0"/>
          <w:numId w:val="23"/>
        </w:numPr>
        <w:ind w:left="-426"/>
        <w:rPr>
          <w:rFonts w:ascii="Cambria" w:hAnsi="Cambria" w:cstheme="minorHAnsi"/>
          <w:color w:val="0000FF" w:themeColor="hyperlink"/>
          <w:sz w:val="24"/>
          <w:szCs w:val="24"/>
          <w:u w:val="single"/>
        </w:rPr>
      </w:pPr>
      <w:r w:rsidRPr="00A40F5E">
        <w:rPr>
          <w:rFonts w:ascii="Cambria" w:eastAsiaTheme="minorEastAsia" w:hAnsi="Cambria" w:cstheme="minorHAnsi"/>
          <w:bCs/>
          <w:sz w:val="24"/>
          <w:szCs w:val="24"/>
          <w:lang w:eastAsia="en-IN"/>
        </w:rPr>
        <w:t>Ash</w:t>
      </w:r>
      <w:r>
        <w:rPr>
          <w:rFonts w:ascii="Cambria" w:eastAsiaTheme="minorEastAsia" w:hAnsi="Cambria" w:cstheme="minorHAnsi"/>
          <w:bCs/>
          <w:sz w:val="24"/>
          <w:szCs w:val="24"/>
          <w:lang w:eastAsia="en-IN"/>
        </w:rPr>
        <w:t xml:space="preserve"> </w:t>
      </w:r>
      <w:r w:rsidRPr="00A40F5E">
        <w:rPr>
          <w:rFonts w:ascii="Cambria" w:eastAsiaTheme="minorEastAsia" w:hAnsi="Cambria" w:cstheme="minorHAnsi"/>
          <w:bCs/>
          <w:sz w:val="24"/>
          <w:szCs w:val="24"/>
          <w:lang w:eastAsia="en-IN"/>
        </w:rPr>
        <w:t>gourd amla juice:</w:t>
      </w:r>
      <w:r w:rsidR="00A0460E">
        <w:rPr>
          <w:rFonts w:ascii="Cambria" w:eastAsiaTheme="minorEastAsia" w:hAnsi="Cambria" w:cstheme="minorHAnsi"/>
          <w:bCs/>
          <w:sz w:val="24"/>
          <w:szCs w:val="24"/>
          <w:lang w:eastAsia="en-IN"/>
        </w:rPr>
        <w:t xml:space="preserve"> </w:t>
      </w:r>
      <w:hyperlink r:id="rId183" w:history="1">
        <w:r w:rsidR="00A0460E" w:rsidRPr="001212B7">
          <w:rPr>
            <w:rStyle w:val="Hyperlink"/>
            <w:rFonts w:ascii="Cambria" w:eastAsiaTheme="minorEastAsia" w:hAnsi="Cambria" w:cstheme="minorHAnsi"/>
            <w:bCs/>
            <w:sz w:val="24"/>
            <w:szCs w:val="24"/>
            <w:lang w:eastAsia="en-IN"/>
          </w:rPr>
          <w:t>https://youtu.be/ZRIN2ykKk3w?si=YoQCx9mI20pKSz1P</w:t>
        </w:r>
      </w:hyperlink>
      <w:r w:rsidR="00A0460E">
        <w:rPr>
          <w:rFonts w:ascii="Cambria" w:eastAsiaTheme="minorEastAsia" w:hAnsi="Cambria" w:cstheme="minorHAnsi"/>
          <w:bCs/>
          <w:sz w:val="24"/>
          <w:szCs w:val="24"/>
          <w:lang w:eastAsia="en-IN"/>
        </w:rPr>
        <w:t xml:space="preserve"> </w:t>
      </w:r>
    </w:p>
    <w:p w14:paraId="57F1D966" w14:textId="3F885080" w:rsidR="00727142" w:rsidRDefault="00727142">
      <w:pPr>
        <w:numPr>
          <w:ilvl w:val="0"/>
          <w:numId w:val="23"/>
        </w:numPr>
        <w:pBdr>
          <w:top w:val="nil"/>
          <w:left w:val="nil"/>
          <w:bottom w:val="nil"/>
          <w:right w:val="nil"/>
          <w:between w:val="nil"/>
        </w:pBdr>
        <w:spacing w:after="0"/>
        <w:ind w:left="-426" w:hanging="359"/>
        <w:rPr>
          <w:rFonts w:ascii="Cambria" w:eastAsiaTheme="minorEastAsia" w:hAnsi="Cambria" w:cstheme="minorHAnsi"/>
          <w:bCs/>
          <w:sz w:val="24"/>
          <w:szCs w:val="24"/>
        </w:rPr>
      </w:pPr>
      <w:r>
        <w:rPr>
          <w:rFonts w:ascii="Cambria" w:eastAsiaTheme="minorEastAsia" w:hAnsi="Cambria" w:cstheme="minorHAnsi"/>
          <w:bCs/>
          <w:sz w:val="24"/>
          <w:szCs w:val="24"/>
        </w:rPr>
        <w:t xml:space="preserve">Morning miracle juice: </w:t>
      </w:r>
      <w:hyperlink r:id="rId184" w:history="1">
        <w:r w:rsidRPr="00061B6A">
          <w:rPr>
            <w:rStyle w:val="Hyperlink"/>
            <w:rFonts w:ascii="Cambria" w:eastAsiaTheme="minorEastAsia" w:hAnsi="Cambria" w:cstheme="minorHAnsi"/>
            <w:bCs/>
            <w:sz w:val="24"/>
            <w:szCs w:val="24"/>
          </w:rPr>
          <w:t>https://www.instagram.com/reel/DDBqAhgv8dg/?utm_source=ig_web_copy_link&amp;igsh=MzRlODBiNWFlZA==</w:t>
        </w:r>
      </w:hyperlink>
      <w:r>
        <w:rPr>
          <w:rFonts w:ascii="Cambria" w:eastAsiaTheme="minorEastAsia" w:hAnsi="Cambria" w:cstheme="minorHAnsi"/>
          <w:bCs/>
          <w:sz w:val="24"/>
          <w:szCs w:val="24"/>
        </w:rPr>
        <w:t xml:space="preserve"> </w:t>
      </w:r>
    </w:p>
    <w:p w14:paraId="5B9CCB7C" w14:textId="49A63593" w:rsidR="000D1441" w:rsidRDefault="000D1441">
      <w:pPr>
        <w:numPr>
          <w:ilvl w:val="0"/>
          <w:numId w:val="23"/>
        </w:numPr>
        <w:pBdr>
          <w:top w:val="nil"/>
          <w:left w:val="nil"/>
          <w:bottom w:val="nil"/>
          <w:right w:val="nil"/>
          <w:between w:val="nil"/>
        </w:pBdr>
        <w:spacing w:after="0"/>
        <w:ind w:left="-426" w:hanging="359"/>
        <w:rPr>
          <w:rFonts w:ascii="Cambria" w:eastAsiaTheme="minorEastAsia" w:hAnsi="Cambria" w:cstheme="minorHAnsi"/>
          <w:bCs/>
          <w:sz w:val="24"/>
          <w:szCs w:val="24"/>
        </w:rPr>
      </w:pPr>
      <w:r w:rsidRPr="000D1441">
        <w:rPr>
          <w:rFonts w:ascii="Cambria" w:eastAsiaTheme="minorEastAsia" w:hAnsi="Cambria" w:cstheme="minorHAnsi"/>
          <w:bCs/>
          <w:sz w:val="24"/>
          <w:szCs w:val="24"/>
        </w:rPr>
        <w:t xml:space="preserve">1 glass vegetable juice (pomegranate/ persimmon fruit/ strawberry + celery + beetroot + carrot + coriander + pudina + amla + amba </w:t>
      </w:r>
      <w:proofErr w:type="spellStart"/>
      <w:r w:rsidRPr="000D1441">
        <w:rPr>
          <w:rFonts w:ascii="Cambria" w:eastAsiaTheme="minorEastAsia" w:hAnsi="Cambria" w:cstheme="minorHAnsi"/>
          <w:bCs/>
          <w:sz w:val="24"/>
          <w:szCs w:val="24"/>
        </w:rPr>
        <w:t>harad</w:t>
      </w:r>
      <w:proofErr w:type="spellEnd"/>
      <w:r w:rsidRPr="000D1441">
        <w:rPr>
          <w:rFonts w:ascii="Cambria" w:eastAsiaTheme="minorEastAsia" w:hAnsi="Cambria" w:cstheme="minorHAnsi"/>
          <w:bCs/>
          <w:sz w:val="24"/>
          <w:szCs w:val="24"/>
        </w:rPr>
        <w:t xml:space="preserve"> + neem </w:t>
      </w:r>
      <w:proofErr w:type="gramStart"/>
      <w:r w:rsidRPr="000D1441">
        <w:rPr>
          <w:rFonts w:ascii="Cambria" w:eastAsiaTheme="minorEastAsia" w:hAnsi="Cambria" w:cstheme="minorHAnsi"/>
          <w:bCs/>
          <w:sz w:val="24"/>
          <w:szCs w:val="24"/>
        </w:rPr>
        <w:t>leaves ;</w:t>
      </w:r>
      <w:proofErr w:type="gramEnd"/>
      <w:r w:rsidRPr="000D1441">
        <w:rPr>
          <w:rFonts w:ascii="Cambria" w:eastAsiaTheme="minorEastAsia" w:hAnsi="Cambria" w:cstheme="minorHAnsi"/>
          <w:bCs/>
          <w:sz w:val="24"/>
          <w:szCs w:val="24"/>
        </w:rPr>
        <w:t xml:space="preserve"> sieve it; reference recipe- </w:t>
      </w:r>
      <w:hyperlink r:id="rId185" w:history="1">
        <w:r w:rsidRPr="00BA6F57">
          <w:rPr>
            <w:rStyle w:val="Hyperlink"/>
            <w:rFonts w:ascii="Cambria" w:eastAsiaTheme="minorEastAsia" w:hAnsi="Cambria" w:cstheme="minorHAnsi"/>
            <w:bCs/>
            <w:sz w:val="24"/>
            <w:szCs w:val="24"/>
          </w:rPr>
          <w:t>https://youtube.com/shorts/rqoYjtcej9k?si=qfnaavLElXnFJVEZ</w:t>
        </w:r>
      </w:hyperlink>
      <w:r>
        <w:rPr>
          <w:rFonts w:ascii="Cambria" w:eastAsiaTheme="minorEastAsia" w:hAnsi="Cambria" w:cstheme="minorHAnsi"/>
          <w:bCs/>
          <w:sz w:val="24"/>
          <w:szCs w:val="24"/>
        </w:rPr>
        <w:t xml:space="preserve"> </w:t>
      </w:r>
      <w:r w:rsidRPr="000D1441">
        <w:rPr>
          <w:rFonts w:ascii="Cambria" w:eastAsiaTheme="minorEastAsia" w:hAnsi="Cambria" w:cstheme="minorHAnsi"/>
          <w:bCs/>
          <w:sz w:val="24"/>
          <w:szCs w:val="24"/>
        </w:rPr>
        <w:t>)</w:t>
      </w:r>
      <w:r>
        <w:rPr>
          <w:rFonts w:ascii="Cambria" w:eastAsiaTheme="minorEastAsia" w:hAnsi="Cambria" w:cstheme="minorHAnsi"/>
          <w:bCs/>
          <w:sz w:val="24"/>
          <w:szCs w:val="24"/>
        </w:rPr>
        <w:t xml:space="preserve"> </w:t>
      </w:r>
    </w:p>
    <w:p w14:paraId="5655D14A" w14:textId="258C0275" w:rsidR="000718D5" w:rsidRDefault="000718D5">
      <w:pPr>
        <w:numPr>
          <w:ilvl w:val="0"/>
          <w:numId w:val="23"/>
        </w:numPr>
        <w:pBdr>
          <w:top w:val="nil"/>
          <w:left w:val="nil"/>
          <w:bottom w:val="nil"/>
          <w:right w:val="nil"/>
          <w:between w:val="nil"/>
        </w:pBdr>
        <w:spacing w:after="0"/>
        <w:ind w:left="-426" w:hanging="359"/>
        <w:rPr>
          <w:rFonts w:ascii="Cambria" w:eastAsiaTheme="minorEastAsia" w:hAnsi="Cambria" w:cstheme="minorHAnsi"/>
          <w:bCs/>
          <w:sz w:val="24"/>
          <w:szCs w:val="24"/>
        </w:rPr>
      </w:pPr>
      <w:bookmarkStart w:id="41" w:name="_Hlk193717796"/>
      <w:r w:rsidRPr="000718D5">
        <w:rPr>
          <w:rFonts w:ascii="Cambria" w:eastAsiaTheme="minorEastAsia" w:hAnsi="Cambria" w:cstheme="minorHAnsi"/>
          <w:bCs/>
          <w:sz w:val="24"/>
          <w:szCs w:val="24"/>
        </w:rPr>
        <w:t xml:space="preserve">1 glass vegetable juice (cucumber + tomato + dudhi + pomegranate + carrot/ beetroot + neem leaves + pudina; reference recipe- </w:t>
      </w:r>
      <w:hyperlink r:id="rId186" w:history="1">
        <w:r w:rsidRPr="00010DE7">
          <w:rPr>
            <w:rStyle w:val="Hyperlink"/>
            <w:rFonts w:ascii="Cambria" w:eastAsiaTheme="minorEastAsia" w:hAnsi="Cambria" w:cstheme="minorHAnsi"/>
            <w:bCs/>
            <w:sz w:val="24"/>
            <w:szCs w:val="24"/>
          </w:rPr>
          <w:t>https://youtube.com/shorts/CsrFYcm_mNg?si=pL5Gt4k6eCW26G1H</w:t>
        </w:r>
      </w:hyperlink>
      <w:r>
        <w:rPr>
          <w:rFonts w:ascii="Cambria" w:eastAsiaTheme="minorEastAsia" w:hAnsi="Cambria" w:cstheme="minorHAnsi"/>
          <w:bCs/>
          <w:sz w:val="24"/>
          <w:szCs w:val="24"/>
        </w:rPr>
        <w:t xml:space="preserve"> </w:t>
      </w:r>
      <w:bookmarkEnd w:id="41"/>
      <w:r w:rsidRPr="000718D5">
        <w:rPr>
          <w:rFonts w:ascii="Cambria" w:eastAsiaTheme="minorEastAsia" w:hAnsi="Cambria" w:cstheme="minorHAnsi"/>
          <w:bCs/>
          <w:sz w:val="24"/>
          <w:szCs w:val="24"/>
        </w:rPr>
        <w:t>)</w:t>
      </w:r>
    </w:p>
    <w:p w14:paraId="3CE490D0" w14:textId="38638A0E" w:rsidR="00DF1E2E" w:rsidRPr="00727142" w:rsidRDefault="00DF1E2E">
      <w:pPr>
        <w:numPr>
          <w:ilvl w:val="0"/>
          <w:numId w:val="23"/>
        </w:numPr>
        <w:pBdr>
          <w:top w:val="nil"/>
          <w:left w:val="nil"/>
          <w:bottom w:val="nil"/>
          <w:right w:val="nil"/>
          <w:between w:val="nil"/>
        </w:pBdr>
        <w:spacing w:after="0"/>
        <w:ind w:left="-426" w:hanging="359"/>
        <w:rPr>
          <w:rFonts w:ascii="Cambria" w:eastAsiaTheme="minorEastAsia" w:hAnsi="Cambria" w:cstheme="minorHAnsi"/>
          <w:bCs/>
          <w:sz w:val="24"/>
          <w:szCs w:val="24"/>
        </w:rPr>
      </w:pPr>
      <w:r w:rsidRPr="00DF1E2E">
        <w:rPr>
          <w:rFonts w:ascii="Cambria" w:eastAsiaTheme="minorEastAsia" w:hAnsi="Cambria" w:cstheme="minorHAnsi"/>
          <w:bCs/>
          <w:sz w:val="24"/>
          <w:szCs w:val="24"/>
        </w:rPr>
        <w:t>1 glass vegetable juice (beetroot + carrot + palak + dudhi + pudina + coriander + amla + neem leave + ginger; sieve it + add 1 tsp chia seeds in it [</w:t>
      </w:r>
      <w:bookmarkStart w:id="42" w:name="_Hlk218011965"/>
      <w:r w:rsidRPr="00DF1E2E">
        <w:rPr>
          <w:rFonts w:ascii="Cambria" w:eastAsiaTheme="minorEastAsia" w:hAnsi="Cambria" w:cstheme="minorHAnsi"/>
          <w:bCs/>
          <w:sz w:val="24"/>
          <w:szCs w:val="24"/>
        </w:rPr>
        <w:t>soak 1tsp raw chia seeds overnight and add in the whole mixture in the juice</w:t>
      </w:r>
      <w:bookmarkEnd w:id="42"/>
      <w:r w:rsidRPr="00DF1E2E">
        <w:rPr>
          <w:rFonts w:ascii="Cambria" w:eastAsiaTheme="minorEastAsia" w:hAnsi="Cambria" w:cstheme="minorHAnsi"/>
          <w:bCs/>
          <w:sz w:val="24"/>
          <w:szCs w:val="24"/>
        </w:rPr>
        <w:t>])</w:t>
      </w:r>
    </w:p>
    <w:p w14:paraId="481DA34B" w14:textId="5BDA1203" w:rsidR="00A971B5" w:rsidRDefault="00F75C53">
      <w:pPr>
        <w:numPr>
          <w:ilvl w:val="0"/>
          <w:numId w:val="2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AVOCADO SPINACH BERRY SMOOTHIE (RECIPE- </w:t>
      </w:r>
      <w:hyperlink r:id="rId187">
        <w:r>
          <w:rPr>
            <w:rFonts w:ascii="Cambria" w:eastAsia="Cambria" w:hAnsi="Cambria" w:cs="Cambria"/>
            <w:color w:val="0563C1"/>
            <w:sz w:val="24"/>
            <w:szCs w:val="24"/>
            <w:u w:val="single"/>
          </w:rPr>
          <w:t>https://www.youtube.com/watch?v=v0guwq_QyAk</w:t>
        </w:r>
      </w:hyperlink>
      <w:r>
        <w:rPr>
          <w:rFonts w:ascii="Cambria" w:eastAsia="Cambria" w:hAnsi="Cambria" w:cs="Cambria"/>
          <w:color w:val="000000"/>
          <w:sz w:val="24"/>
          <w:szCs w:val="24"/>
        </w:rPr>
        <w:t xml:space="preserve"> )  </w:t>
      </w:r>
    </w:p>
    <w:p w14:paraId="340E3F40" w14:textId="4B6E6BFE" w:rsidR="00A971B5" w:rsidRPr="003B7ED1" w:rsidRDefault="00F75C53">
      <w:pPr>
        <w:numPr>
          <w:ilvl w:val="0"/>
          <w:numId w:val="2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AVOCADO BANANA &amp; BERRY SMOOTHIE (RECIPE- </w:t>
      </w:r>
      <w:hyperlink r:id="rId188">
        <w:r>
          <w:rPr>
            <w:rFonts w:ascii="Cambria" w:eastAsia="Cambria" w:hAnsi="Cambria" w:cs="Cambria"/>
            <w:color w:val="0563C1"/>
            <w:sz w:val="24"/>
            <w:szCs w:val="24"/>
            <w:u w:val="single"/>
          </w:rPr>
          <w:t>https://www.youtube.com/watch?v=-iE7vBTWvQI</w:t>
        </w:r>
      </w:hyperlink>
      <w:r>
        <w:rPr>
          <w:rFonts w:ascii="Cambria" w:eastAsia="Cambria" w:hAnsi="Cambria" w:cs="Cambria"/>
          <w:color w:val="000000"/>
          <w:sz w:val="24"/>
          <w:szCs w:val="24"/>
        </w:rPr>
        <w:t xml:space="preserve"> ) </w:t>
      </w:r>
    </w:p>
    <w:p w14:paraId="1EF47C36" w14:textId="086278EB" w:rsidR="003B7ED1" w:rsidRDefault="003B7ED1">
      <w:pPr>
        <w:numPr>
          <w:ilvl w:val="0"/>
          <w:numId w:val="2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lastRenderedPageBreak/>
        <w:t xml:space="preserve">Avocado banana smoothie: </w:t>
      </w:r>
      <w:hyperlink r:id="rId189" w:history="1">
        <w:r w:rsidRPr="00545770">
          <w:rPr>
            <w:rStyle w:val="Hyperlink"/>
            <w:rFonts w:ascii="Cambria" w:eastAsia="Cambria" w:hAnsi="Cambria" w:cs="Cambria"/>
            <w:sz w:val="24"/>
            <w:szCs w:val="24"/>
          </w:rPr>
          <w:t>https://youtube.com/shorts/zU7tVOAzrLU?si=absxri54pjjoy1mG</w:t>
        </w:r>
      </w:hyperlink>
      <w:r>
        <w:rPr>
          <w:rFonts w:ascii="Cambria" w:eastAsia="Cambria" w:hAnsi="Cambria" w:cs="Cambria"/>
          <w:color w:val="000000"/>
          <w:sz w:val="24"/>
          <w:szCs w:val="24"/>
        </w:rPr>
        <w:t xml:space="preserve"> </w:t>
      </w:r>
    </w:p>
    <w:p w14:paraId="219D4D46" w14:textId="77777777" w:rsidR="00A971B5" w:rsidRDefault="00F75C53">
      <w:pPr>
        <w:numPr>
          <w:ilvl w:val="0"/>
          <w:numId w:val="2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QUINOA BANANA SMOOTHIE (RECIPE- </w:t>
      </w:r>
      <w:hyperlink r:id="rId190">
        <w:r>
          <w:rPr>
            <w:rFonts w:ascii="Cambria" w:eastAsia="Cambria" w:hAnsi="Cambria" w:cs="Cambria"/>
            <w:color w:val="0563C1"/>
            <w:sz w:val="24"/>
            <w:szCs w:val="24"/>
            <w:u w:val="single"/>
          </w:rPr>
          <w:t>https://www.youtube.com/watch?v=YnJBgiymbRk</w:t>
        </w:r>
      </w:hyperlink>
      <w:r>
        <w:rPr>
          <w:rFonts w:ascii="Cambria" w:eastAsia="Cambria" w:hAnsi="Cambria" w:cs="Cambria"/>
          <w:color w:val="000000"/>
          <w:sz w:val="24"/>
          <w:szCs w:val="24"/>
        </w:rPr>
        <w:t xml:space="preserve"> ) </w:t>
      </w:r>
    </w:p>
    <w:p w14:paraId="2AAA33CC" w14:textId="77777777" w:rsidR="00A971B5" w:rsidRDefault="00F75C53">
      <w:pPr>
        <w:numPr>
          <w:ilvl w:val="0"/>
          <w:numId w:val="2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RAJGIRA BANANA SMOOTHIE (RECIPE- </w:t>
      </w:r>
      <w:hyperlink r:id="rId191">
        <w:r>
          <w:rPr>
            <w:rFonts w:ascii="Cambria" w:eastAsia="Cambria" w:hAnsi="Cambria" w:cs="Cambria"/>
            <w:color w:val="0563C1"/>
            <w:sz w:val="24"/>
            <w:szCs w:val="24"/>
            <w:u w:val="single"/>
          </w:rPr>
          <w:t>https://www.youtube.com/watch?v=BA9hx3JL3VM</w:t>
        </w:r>
      </w:hyperlink>
      <w:r>
        <w:rPr>
          <w:rFonts w:ascii="Cambria" w:eastAsia="Cambria" w:hAnsi="Cambria" w:cs="Cambria"/>
          <w:color w:val="000000"/>
          <w:sz w:val="24"/>
          <w:szCs w:val="24"/>
        </w:rPr>
        <w:t xml:space="preserve"> ) </w:t>
      </w:r>
    </w:p>
    <w:p w14:paraId="5E91E9E1" w14:textId="77777777" w:rsidR="00A971B5" w:rsidRDefault="00F75C53">
      <w:pPr>
        <w:numPr>
          <w:ilvl w:val="0"/>
          <w:numId w:val="2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OATS SPINACH SMOOTHIE (RECIPE- </w:t>
      </w:r>
      <w:hyperlink r:id="rId192">
        <w:r>
          <w:rPr>
            <w:rFonts w:ascii="Cambria" w:eastAsia="Cambria" w:hAnsi="Cambria" w:cs="Cambria"/>
            <w:color w:val="0563C1"/>
            <w:sz w:val="24"/>
            <w:szCs w:val="24"/>
            <w:u w:val="single"/>
          </w:rPr>
          <w:t>https://www.youtube.com/watch?v=9GBA5_bbLW8</w:t>
        </w:r>
      </w:hyperlink>
      <w:r>
        <w:rPr>
          <w:rFonts w:ascii="Cambria" w:eastAsia="Cambria" w:hAnsi="Cambria" w:cs="Cambria"/>
          <w:color w:val="000000"/>
          <w:sz w:val="24"/>
          <w:szCs w:val="24"/>
        </w:rPr>
        <w:t xml:space="preserve"> ) </w:t>
      </w:r>
    </w:p>
    <w:p w14:paraId="1EC6559A" w14:textId="77777777" w:rsidR="00A971B5" w:rsidRDefault="00F75C53">
      <w:pPr>
        <w:numPr>
          <w:ilvl w:val="0"/>
          <w:numId w:val="2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MAKHANA COCONUT MILK FRUIT SMOOTHIE (RECIPE- </w:t>
      </w:r>
      <w:hyperlink r:id="rId193">
        <w:r>
          <w:rPr>
            <w:rFonts w:ascii="Cambria" w:eastAsia="Cambria" w:hAnsi="Cambria" w:cs="Cambria"/>
            <w:color w:val="0563C1"/>
            <w:sz w:val="24"/>
            <w:szCs w:val="24"/>
            <w:u w:val="single"/>
          </w:rPr>
          <w:t>https://www.youtube.com/watch?v=sPCmVIkSYao</w:t>
        </w:r>
      </w:hyperlink>
      <w:r>
        <w:rPr>
          <w:rFonts w:ascii="Cambria" w:eastAsia="Cambria" w:hAnsi="Cambria" w:cs="Cambria"/>
          <w:color w:val="000000"/>
          <w:sz w:val="24"/>
          <w:szCs w:val="24"/>
        </w:rPr>
        <w:t xml:space="preserve"> ) </w:t>
      </w:r>
    </w:p>
    <w:p w14:paraId="39CEA7E6" w14:textId="77777777" w:rsidR="00A971B5" w:rsidRDefault="00F75C53">
      <w:pPr>
        <w:numPr>
          <w:ilvl w:val="0"/>
          <w:numId w:val="23"/>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OATS APPLE SMOOTHIE (RECIPE- </w:t>
      </w:r>
      <w:hyperlink r:id="rId194">
        <w:r>
          <w:rPr>
            <w:rFonts w:ascii="Cambria" w:eastAsia="Cambria" w:hAnsi="Cambria" w:cs="Cambria"/>
            <w:color w:val="0563C1"/>
            <w:sz w:val="24"/>
            <w:szCs w:val="24"/>
            <w:u w:val="single"/>
          </w:rPr>
          <w:t>https://youtu.be/6z1b5FlJBTk?si=b34_KMV8sGKWVtfF</w:t>
        </w:r>
      </w:hyperlink>
      <w:r>
        <w:rPr>
          <w:rFonts w:ascii="Cambria" w:eastAsia="Cambria" w:hAnsi="Cambria" w:cs="Cambria"/>
          <w:color w:val="000000"/>
          <w:sz w:val="24"/>
          <w:szCs w:val="24"/>
        </w:rPr>
        <w:t xml:space="preserve"> )</w:t>
      </w:r>
    </w:p>
    <w:p w14:paraId="480BE9D0" w14:textId="77777777" w:rsidR="00A971B5" w:rsidRDefault="00F75C53">
      <w:pPr>
        <w:numPr>
          <w:ilvl w:val="0"/>
          <w:numId w:val="23"/>
        </w:numPr>
        <w:pBdr>
          <w:top w:val="nil"/>
          <w:left w:val="nil"/>
          <w:bottom w:val="nil"/>
          <w:right w:val="nil"/>
          <w:between w:val="nil"/>
        </w:pBdr>
        <w:spacing w:after="0"/>
        <w:ind w:left="-426" w:hanging="359"/>
        <w:rPr>
          <w:rFonts w:ascii="Cambria" w:eastAsia="Cambria" w:hAnsi="Cambria" w:cs="Cambria"/>
          <w:color w:val="C00000"/>
          <w:sz w:val="24"/>
          <w:szCs w:val="24"/>
        </w:rPr>
      </w:pPr>
      <w:r>
        <w:rPr>
          <w:rFonts w:ascii="Cambria" w:eastAsia="Cambria" w:hAnsi="Cambria" w:cs="Cambria"/>
          <w:color w:val="000000"/>
          <w:sz w:val="24"/>
          <w:szCs w:val="24"/>
        </w:rPr>
        <w:t xml:space="preserve">Berry bliss smoothie bowl (recipe- </w:t>
      </w:r>
      <w:hyperlink r:id="rId195">
        <w:r>
          <w:rPr>
            <w:rFonts w:ascii="Cambria" w:eastAsia="Cambria" w:hAnsi="Cambria" w:cs="Cambria"/>
            <w:color w:val="0563C1"/>
            <w:sz w:val="24"/>
            <w:szCs w:val="24"/>
            <w:highlight w:val="white"/>
            <w:u w:val="single"/>
          </w:rPr>
          <w:t>https://www.instagram.com/reel/C0wEvXYPeKb/?utm_source=ig_web_copy_link</w:t>
        </w:r>
      </w:hyperlink>
      <w:r>
        <w:rPr>
          <w:rFonts w:ascii="Cambria" w:eastAsia="Cambria" w:hAnsi="Cambria" w:cs="Cambria"/>
          <w:color w:val="000000"/>
          <w:sz w:val="24"/>
          <w:szCs w:val="24"/>
          <w:highlight w:val="white"/>
        </w:rPr>
        <w:t xml:space="preserve"> )</w:t>
      </w:r>
    </w:p>
    <w:p w14:paraId="0C15A071" w14:textId="77777777" w:rsidR="00A971B5" w:rsidRPr="00DB155D" w:rsidRDefault="00F75C53">
      <w:pPr>
        <w:numPr>
          <w:ilvl w:val="0"/>
          <w:numId w:val="23"/>
        </w:numPr>
        <w:pBdr>
          <w:top w:val="nil"/>
          <w:left w:val="nil"/>
          <w:bottom w:val="nil"/>
          <w:right w:val="nil"/>
          <w:between w:val="nil"/>
        </w:pBdr>
        <w:ind w:left="-426" w:hanging="359"/>
        <w:rPr>
          <w:rFonts w:ascii="Cambria" w:eastAsia="Cambria" w:hAnsi="Cambria" w:cs="Cambria"/>
          <w:color w:val="C00000"/>
          <w:sz w:val="24"/>
          <w:szCs w:val="24"/>
        </w:rPr>
      </w:pPr>
      <w:r>
        <w:rPr>
          <w:rFonts w:ascii="Cambria" w:eastAsia="Cambria" w:hAnsi="Cambria" w:cs="Cambria"/>
          <w:color w:val="000000"/>
          <w:sz w:val="24"/>
          <w:szCs w:val="24"/>
          <w:highlight w:val="white"/>
        </w:rPr>
        <w:t xml:space="preserve">Dates milkshake: </w:t>
      </w:r>
      <w:hyperlink r:id="rId196">
        <w:r>
          <w:rPr>
            <w:rFonts w:ascii="Cambria" w:eastAsia="Cambria" w:hAnsi="Cambria" w:cs="Cambria"/>
            <w:color w:val="0563C1"/>
            <w:sz w:val="24"/>
            <w:szCs w:val="24"/>
            <w:highlight w:val="white"/>
            <w:u w:val="single"/>
          </w:rPr>
          <w:t>https://youtube.com/shorts/slA4cgn1vSU?si=tV_rVDIrtP_KmOv0</w:t>
        </w:r>
      </w:hyperlink>
      <w:r>
        <w:rPr>
          <w:rFonts w:ascii="Cambria" w:eastAsia="Cambria" w:hAnsi="Cambria" w:cs="Cambria"/>
          <w:color w:val="000000"/>
          <w:sz w:val="24"/>
          <w:szCs w:val="24"/>
          <w:highlight w:val="white"/>
        </w:rPr>
        <w:t xml:space="preserve"> </w:t>
      </w:r>
    </w:p>
    <w:p w14:paraId="4B872DC3" w14:textId="74B8FCFC" w:rsidR="00DB155D" w:rsidRPr="00676AD7" w:rsidRDefault="00DB155D">
      <w:pPr>
        <w:numPr>
          <w:ilvl w:val="0"/>
          <w:numId w:val="23"/>
        </w:numPr>
        <w:pBdr>
          <w:top w:val="nil"/>
          <w:left w:val="nil"/>
          <w:bottom w:val="nil"/>
          <w:right w:val="nil"/>
          <w:between w:val="nil"/>
        </w:pBdr>
        <w:ind w:left="-426" w:hanging="359"/>
        <w:rPr>
          <w:rFonts w:ascii="Cambria" w:eastAsia="Cambria" w:hAnsi="Cambria" w:cs="Cambria"/>
          <w:color w:val="C00000"/>
          <w:sz w:val="24"/>
          <w:szCs w:val="24"/>
        </w:rPr>
      </w:pPr>
      <w:bookmarkStart w:id="43" w:name="_Hlk166168491"/>
      <w:r>
        <w:rPr>
          <w:rFonts w:ascii="Cambria" w:eastAsia="Cambria" w:hAnsi="Cambria" w:cs="Cambria"/>
          <w:color w:val="000000"/>
          <w:sz w:val="24"/>
          <w:szCs w:val="24"/>
        </w:rPr>
        <w:t xml:space="preserve">Iced anti-inflammatory juice: </w:t>
      </w:r>
      <w:r>
        <w:rPr>
          <w:rFonts w:ascii="Cambria" w:eastAsia="Cambria" w:hAnsi="Cambria" w:cs="Cambria"/>
          <w:color w:val="000000"/>
          <w:sz w:val="24"/>
          <w:szCs w:val="24"/>
        </w:rPr>
        <w:fldChar w:fldCharType="begin"/>
      </w:r>
      <w:ins w:id="44" w:author="Saloni Bhatt" w:date="2024-03-22T18:31:00Z">
        <w:r>
          <w:rPr>
            <w:rFonts w:ascii="Cambria" w:eastAsia="Cambria" w:hAnsi="Cambria" w:cs="Cambria"/>
            <w:color w:val="000000"/>
            <w:sz w:val="24"/>
            <w:szCs w:val="24"/>
          </w:rPr>
          <w:instrText>HYPERLINK "</w:instrText>
        </w:r>
      </w:ins>
      <w:r w:rsidRPr="00DB155D">
        <w:rPr>
          <w:rFonts w:ascii="Cambria" w:eastAsia="Cambria" w:hAnsi="Cambria" w:cs="Cambria"/>
          <w:color w:val="000000"/>
          <w:sz w:val="24"/>
          <w:szCs w:val="24"/>
        </w:rPr>
        <w:instrText>https://youtube.com/shorts/5qmKPwaUYvc?si=_Qj9JPB5SVPSp4IN</w:instrText>
      </w:r>
      <w:ins w:id="45" w:author="Saloni Bhatt" w:date="2024-03-22T18:31:00Z">
        <w:r>
          <w:rPr>
            <w:rFonts w:ascii="Cambria" w:eastAsia="Cambria" w:hAnsi="Cambria" w:cs="Cambria"/>
            <w:color w:val="000000"/>
            <w:sz w:val="24"/>
            <w:szCs w:val="24"/>
          </w:rPr>
          <w:instrText>"</w:instrText>
        </w:r>
      </w:ins>
      <w:r>
        <w:rPr>
          <w:rFonts w:ascii="Cambria" w:eastAsia="Cambria" w:hAnsi="Cambria" w:cs="Cambria"/>
          <w:color w:val="000000"/>
          <w:sz w:val="24"/>
          <w:szCs w:val="24"/>
        </w:rPr>
      </w:r>
      <w:r>
        <w:rPr>
          <w:rFonts w:ascii="Cambria" w:eastAsia="Cambria" w:hAnsi="Cambria" w:cs="Cambria"/>
          <w:color w:val="000000"/>
          <w:sz w:val="24"/>
          <w:szCs w:val="24"/>
        </w:rPr>
        <w:fldChar w:fldCharType="separate"/>
      </w:r>
      <w:r w:rsidRPr="00FC43B6">
        <w:rPr>
          <w:rStyle w:val="Hyperlink"/>
          <w:rFonts w:ascii="Cambria" w:eastAsia="Cambria" w:hAnsi="Cambria" w:cs="Cambria"/>
          <w:sz w:val="24"/>
          <w:szCs w:val="24"/>
        </w:rPr>
        <w:t>https://youtube.com/shorts/5qmKPwaUYvc?si=_Qj9JPB5SVPSp4IN</w:t>
      </w:r>
      <w:r>
        <w:rPr>
          <w:rFonts w:ascii="Cambria" w:eastAsia="Cambria" w:hAnsi="Cambria" w:cs="Cambria"/>
          <w:color w:val="000000"/>
          <w:sz w:val="24"/>
          <w:szCs w:val="24"/>
        </w:rPr>
        <w:fldChar w:fldCharType="end"/>
      </w:r>
      <w:bookmarkEnd w:id="43"/>
      <w:r>
        <w:rPr>
          <w:rFonts w:ascii="Cambria" w:eastAsia="Cambria" w:hAnsi="Cambria" w:cs="Cambria"/>
          <w:color w:val="000000"/>
          <w:sz w:val="24"/>
          <w:szCs w:val="24"/>
        </w:rPr>
        <w:t xml:space="preserve"> </w:t>
      </w:r>
    </w:p>
    <w:p w14:paraId="4DBB4A3B" w14:textId="0C025FCE" w:rsidR="00676AD7" w:rsidRPr="00496738" w:rsidRDefault="00676AD7">
      <w:pPr>
        <w:numPr>
          <w:ilvl w:val="0"/>
          <w:numId w:val="23"/>
        </w:numPr>
        <w:pBdr>
          <w:top w:val="nil"/>
          <w:left w:val="nil"/>
          <w:bottom w:val="nil"/>
          <w:right w:val="nil"/>
          <w:between w:val="nil"/>
        </w:pBdr>
        <w:ind w:left="-426" w:hanging="359"/>
        <w:rPr>
          <w:rFonts w:ascii="Cambria" w:eastAsia="Cambria" w:hAnsi="Cambria" w:cs="Cambria"/>
          <w:color w:val="C00000"/>
          <w:sz w:val="24"/>
          <w:szCs w:val="24"/>
        </w:rPr>
      </w:pPr>
      <w:r>
        <w:rPr>
          <w:rFonts w:ascii="Cambria" w:eastAsia="Cambria" w:hAnsi="Cambria" w:cs="Cambria"/>
          <w:color w:val="000000"/>
          <w:sz w:val="24"/>
          <w:szCs w:val="24"/>
        </w:rPr>
        <w:t xml:space="preserve">Green juice </w:t>
      </w:r>
      <w:bookmarkStart w:id="46" w:name="_Hlk182563620"/>
      <w:r>
        <w:rPr>
          <w:rFonts w:ascii="Cambria" w:eastAsia="Cambria" w:hAnsi="Cambria" w:cs="Cambria"/>
          <w:color w:val="000000"/>
          <w:sz w:val="24"/>
          <w:szCs w:val="24"/>
        </w:rPr>
        <w:t>(</w:t>
      </w:r>
      <w:r>
        <w:rPr>
          <w:rFonts w:ascii="Cambria" w:hAnsi="Cambria" w:cstheme="minorHAnsi"/>
          <w:bCs/>
          <w:sz w:val="24"/>
          <w:szCs w:val="24"/>
        </w:rPr>
        <w:t>celery + palak + tomato + coriander + pudina; sieve it</w:t>
      </w:r>
      <w:r>
        <w:rPr>
          <w:rFonts w:ascii="Cambria" w:eastAsia="Cambria" w:hAnsi="Cambria" w:cs="Cambria"/>
          <w:color w:val="000000"/>
          <w:sz w:val="24"/>
          <w:szCs w:val="24"/>
        </w:rPr>
        <w:t>)</w:t>
      </w:r>
      <w:bookmarkEnd w:id="46"/>
    </w:p>
    <w:p w14:paraId="55D0370C" w14:textId="0518F4A3" w:rsidR="00496738" w:rsidRPr="000F6056" w:rsidRDefault="00496738">
      <w:pPr>
        <w:numPr>
          <w:ilvl w:val="0"/>
          <w:numId w:val="23"/>
        </w:numPr>
        <w:pBdr>
          <w:top w:val="nil"/>
          <w:left w:val="nil"/>
          <w:bottom w:val="nil"/>
          <w:right w:val="nil"/>
          <w:between w:val="nil"/>
        </w:pBdr>
        <w:ind w:left="-426" w:hanging="359"/>
        <w:rPr>
          <w:rStyle w:val="Hyperlink"/>
          <w:rFonts w:ascii="Cambria" w:eastAsia="Cambria" w:hAnsi="Cambria" w:cs="Cambria"/>
          <w:color w:val="C00000"/>
          <w:sz w:val="24"/>
          <w:szCs w:val="24"/>
          <w:u w:val="none"/>
        </w:rPr>
      </w:pPr>
      <w:r>
        <w:rPr>
          <w:rFonts w:ascii="Cambria" w:eastAsia="Cambria" w:hAnsi="Cambria" w:cs="Cambria"/>
          <w:color w:val="000000"/>
          <w:sz w:val="24"/>
          <w:szCs w:val="24"/>
        </w:rPr>
        <w:t xml:space="preserve">Kokum sharbat: </w:t>
      </w:r>
      <w:hyperlink r:id="rId197" w:history="1">
        <w:r w:rsidRPr="009A62FE">
          <w:rPr>
            <w:rStyle w:val="Hyperlink"/>
            <w:rFonts w:ascii="Cambria" w:hAnsi="Cambria" w:cstheme="minorHAnsi"/>
            <w:bCs/>
            <w:sz w:val="24"/>
            <w:szCs w:val="24"/>
          </w:rPr>
          <w:t>https://youtu.be/VeZvFj2vQPk?si=gEl0fH4SF67erw7_</w:t>
        </w:r>
      </w:hyperlink>
      <w:r>
        <w:rPr>
          <w:rStyle w:val="Hyperlink"/>
          <w:rFonts w:ascii="Cambria" w:hAnsi="Cambria" w:cstheme="minorHAnsi"/>
          <w:bCs/>
          <w:sz w:val="24"/>
          <w:szCs w:val="24"/>
        </w:rPr>
        <w:t xml:space="preserve"> </w:t>
      </w:r>
    </w:p>
    <w:p w14:paraId="03D72402" w14:textId="58653933" w:rsidR="000F6056" w:rsidRDefault="000F6056">
      <w:pPr>
        <w:numPr>
          <w:ilvl w:val="0"/>
          <w:numId w:val="23"/>
        </w:numPr>
        <w:pBdr>
          <w:top w:val="nil"/>
          <w:left w:val="nil"/>
          <w:bottom w:val="nil"/>
          <w:right w:val="nil"/>
          <w:between w:val="nil"/>
        </w:pBdr>
        <w:ind w:left="-426" w:hanging="359"/>
        <w:rPr>
          <w:rFonts w:ascii="Cambria" w:eastAsia="Cambria" w:hAnsi="Cambria" w:cs="Cambria"/>
          <w:color w:val="000000"/>
          <w:sz w:val="24"/>
          <w:szCs w:val="24"/>
        </w:rPr>
      </w:pPr>
      <w:r w:rsidRPr="000F6056">
        <w:rPr>
          <w:rFonts w:ascii="Cambria" w:eastAsia="Cambria" w:hAnsi="Cambria" w:cs="Cambria"/>
          <w:color w:val="000000"/>
          <w:sz w:val="24"/>
          <w:szCs w:val="24"/>
        </w:rPr>
        <w:t>Water</w:t>
      </w:r>
      <w:r>
        <w:rPr>
          <w:rFonts w:ascii="Cambria" w:eastAsia="Cambria" w:hAnsi="Cambria" w:cs="Cambria"/>
          <w:color w:val="000000"/>
          <w:sz w:val="24"/>
          <w:szCs w:val="24"/>
        </w:rPr>
        <w:t xml:space="preserve">melon juice with coconut water: </w:t>
      </w:r>
      <w:hyperlink r:id="rId198" w:history="1">
        <w:r w:rsidRPr="002B5458">
          <w:rPr>
            <w:rStyle w:val="Hyperlink"/>
            <w:rFonts w:ascii="Cambria" w:eastAsia="Cambria" w:hAnsi="Cambria" w:cs="Cambria"/>
            <w:sz w:val="24"/>
            <w:szCs w:val="24"/>
          </w:rPr>
          <w:t>https://www.instagram.com/reel/C6YRNuDuBOK/?utm_source=ig_web_copy_link&amp;igsh=MzRlODBiNWFlZA==</w:t>
        </w:r>
      </w:hyperlink>
      <w:r>
        <w:rPr>
          <w:rFonts w:ascii="Cambria" w:eastAsia="Cambria" w:hAnsi="Cambria" w:cs="Cambria"/>
          <w:color w:val="000000"/>
          <w:sz w:val="24"/>
          <w:szCs w:val="24"/>
        </w:rPr>
        <w:t xml:space="preserve"> </w:t>
      </w:r>
    </w:p>
    <w:p w14:paraId="10FC8D70" w14:textId="524FE108" w:rsidR="0069366F" w:rsidRPr="00AA5FF2" w:rsidRDefault="0069366F">
      <w:pPr>
        <w:numPr>
          <w:ilvl w:val="0"/>
          <w:numId w:val="23"/>
        </w:numPr>
        <w:pBdr>
          <w:top w:val="nil"/>
          <w:left w:val="nil"/>
          <w:bottom w:val="nil"/>
          <w:right w:val="nil"/>
          <w:between w:val="nil"/>
        </w:pBdr>
        <w:ind w:left="-426" w:hanging="359"/>
        <w:rPr>
          <w:rFonts w:ascii="Cambria" w:eastAsia="Cambria" w:hAnsi="Cambria" w:cs="Cambria"/>
          <w:color w:val="000000"/>
          <w:sz w:val="24"/>
          <w:szCs w:val="24"/>
        </w:rPr>
      </w:pPr>
      <w:r w:rsidRPr="005E253F">
        <w:rPr>
          <w:rFonts w:ascii="Cambria" w:hAnsi="Cambria" w:cstheme="minorHAnsi"/>
          <w:bCs/>
          <w:sz w:val="24"/>
          <w:szCs w:val="24"/>
        </w:rPr>
        <w:t>oats peanut butter smoothie (recipe-</w:t>
      </w:r>
      <w:r w:rsidRPr="005E253F">
        <w:rPr>
          <w:rFonts w:ascii="Cambria" w:hAnsi="Cambria"/>
          <w:sz w:val="24"/>
          <w:szCs w:val="24"/>
        </w:rPr>
        <w:t xml:space="preserve"> </w:t>
      </w:r>
      <w:hyperlink r:id="rId199" w:history="1">
        <w:r w:rsidRPr="005E253F">
          <w:rPr>
            <w:rStyle w:val="Hyperlink"/>
            <w:rFonts w:ascii="Cambria" w:hAnsi="Cambria"/>
            <w:sz w:val="24"/>
            <w:szCs w:val="24"/>
          </w:rPr>
          <w:t>https://www.youtube.com/shorts/zo_ixg3-ads</w:t>
        </w:r>
      </w:hyperlink>
      <w:r w:rsidRPr="005E253F">
        <w:rPr>
          <w:rFonts w:ascii="Cambria" w:hAnsi="Cambria"/>
          <w:sz w:val="24"/>
          <w:szCs w:val="24"/>
        </w:rPr>
        <w:t xml:space="preserve"> </w:t>
      </w:r>
      <w:r w:rsidRPr="005E253F">
        <w:rPr>
          <w:rFonts w:ascii="Cambria" w:hAnsi="Cambria" w:cstheme="minorHAnsi"/>
          <w:bCs/>
          <w:sz w:val="24"/>
          <w:szCs w:val="24"/>
        </w:rPr>
        <w:t>)</w:t>
      </w:r>
    </w:p>
    <w:p w14:paraId="6F149809" w14:textId="04197C45" w:rsidR="00AA5FF2" w:rsidRPr="006319F4" w:rsidRDefault="00AA5FF2">
      <w:pPr>
        <w:numPr>
          <w:ilvl w:val="0"/>
          <w:numId w:val="23"/>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Mango oats smoothie: </w:t>
      </w:r>
      <w:hyperlink r:id="rId200" w:history="1">
        <w:r w:rsidRPr="00CD709D">
          <w:rPr>
            <w:rStyle w:val="Hyperlink"/>
            <w:rFonts w:ascii="Cambria" w:eastAsia="Cambria" w:hAnsi="Cambria" w:cs="Cambria"/>
            <w:sz w:val="24"/>
            <w:szCs w:val="24"/>
          </w:rPr>
          <w:t>https://youtu.be/vlZM7Ak3Qkw?si=nEF7J1REbrj3_5wJ</w:t>
        </w:r>
      </w:hyperlink>
    </w:p>
    <w:p w14:paraId="0CC08FEF" w14:textId="6A35AFA2" w:rsidR="006319F4" w:rsidRPr="006319F4" w:rsidRDefault="006319F4">
      <w:pPr>
        <w:numPr>
          <w:ilvl w:val="0"/>
          <w:numId w:val="23"/>
        </w:numPr>
        <w:pBdr>
          <w:top w:val="nil"/>
          <w:left w:val="nil"/>
          <w:bottom w:val="nil"/>
          <w:right w:val="nil"/>
          <w:between w:val="nil"/>
        </w:pBdr>
        <w:ind w:left="-426" w:hanging="359"/>
        <w:rPr>
          <w:rStyle w:val="Hyperlink"/>
          <w:rFonts w:asciiTheme="minorHAnsi" w:eastAsia="Cambria" w:hAnsiTheme="minorHAnsi" w:cs="Cambria"/>
          <w:color w:val="000000"/>
          <w:sz w:val="24"/>
          <w:szCs w:val="24"/>
          <w:u w:val="none"/>
        </w:rPr>
      </w:pPr>
      <w:r w:rsidRPr="006319F4">
        <w:rPr>
          <w:rFonts w:asciiTheme="minorHAnsi" w:hAnsiTheme="minorHAnsi"/>
          <w:sz w:val="24"/>
          <w:szCs w:val="24"/>
        </w:rPr>
        <w:t xml:space="preserve">Mango smoothie: </w:t>
      </w:r>
      <w:hyperlink r:id="rId201" w:history="1">
        <w:r w:rsidRPr="006319F4">
          <w:rPr>
            <w:rStyle w:val="Hyperlink"/>
            <w:rFonts w:asciiTheme="minorHAnsi" w:hAnsiTheme="minorHAnsi"/>
            <w:sz w:val="24"/>
            <w:szCs w:val="24"/>
          </w:rPr>
          <w:t>https://youtube.com/shorts/sZYwl8xjrGI?si=EfGWDNgwNbe5tgra</w:t>
        </w:r>
      </w:hyperlink>
      <w:r w:rsidRPr="006319F4">
        <w:rPr>
          <w:rFonts w:asciiTheme="minorHAnsi" w:hAnsiTheme="minorHAnsi"/>
        </w:rPr>
        <w:t xml:space="preserve"> </w:t>
      </w:r>
    </w:p>
    <w:p w14:paraId="7B290577" w14:textId="77777777" w:rsidR="00576DC0" w:rsidRPr="00576DC0" w:rsidRDefault="004501E9">
      <w:pPr>
        <w:numPr>
          <w:ilvl w:val="0"/>
          <w:numId w:val="23"/>
        </w:numPr>
        <w:pBdr>
          <w:top w:val="nil"/>
          <w:left w:val="nil"/>
          <w:bottom w:val="nil"/>
          <w:right w:val="nil"/>
          <w:between w:val="nil"/>
        </w:pBdr>
        <w:ind w:left="-426" w:hanging="359"/>
        <w:rPr>
          <w:rStyle w:val="Hyperlink"/>
          <w:rFonts w:ascii="Cambria" w:eastAsia="Cambria" w:hAnsi="Cambria" w:cs="Cambria"/>
          <w:color w:val="000000"/>
          <w:sz w:val="24"/>
          <w:szCs w:val="24"/>
          <w:u w:val="none"/>
        </w:rPr>
      </w:pPr>
      <w:r>
        <w:rPr>
          <w:rFonts w:ascii="Cambria" w:eastAsia="Cambria" w:hAnsi="Cambria" w:cs="Cambria"/>
          <w:color w:val="000000"/>
          <w:sz w:val="24"/>
          <w:szCs w:val="24"/>
        </w:rPr>
        <w:t xml:space="preserve">3C juice: </w:t>
      </w:r>
      <w:hyperlink r:id="rId202" w:history="1">
        <w:r w:rsidRPr="0047634C">
          <w:rPr>
            <w:rStyle w:val="Hyperlink"/>
            <w:rFonts w:ascii="Cambria" w:eastAsia="Cambria" w:hAnsi="Cambria" w:cs="Cambria"/>
            <w:sz w:val="24"/>
            <w:szCs w:val="24"/>
          </w:rPr>
          <w:t>https://youtu.be/IdyjHhj7bo8?si=n2VsejRoT621nio7</w:t>
        </w:r>
      </w:hyperlink>
    </w:p>
    <w:p w14:paraId="6CBE0AD1" w14:textId="57CEA680" w:rsidR="00AA5FF2" w:rsidRPr="007322B7" w:rsidRDefault="004501E9">
      <w:pPr>
        <w:numPr>
          <w:ilvl w:val="0"/>
          <w:numId w:val="23"/>
        </w:numPr>
        <w:pBdr>
          <w:top w:val="nil"/>
          <w:left w:val="nil"/>
          <w:bottom w:val="nil"/>
          <w:right w:val="nil"/>
          <w:between w:val="nil"/>
        </w:pBdr>
        <w:ind w:left="-426" w:hanging="359"/>
        <w:rPr>
          <w:rFonts w:ascii="Cambria" w:hAnsi="Cambria" w:cstheme="minorHAnsi"/>
          <w:bCs/>
          <w:sz w:val="24"/>
          <w:szCs w:val="24"/>
        </w:rPr>
      </w:pPr>
      <w:r>
        <w:rPr>
          <w:rFonts w:ascii="Cambria" w:eastAsia="Cambria" w:hAnsi="Cambria" w:cs="Cambria"/>
          <w:color w:val="000000"/>
          <w:sz w:val="24"/>
          <w:szCs w:val="24"/>
        </w:rPr>
        <w:t xml:space="preserve"> </w:t>
      </w:r>
      <w:r w:rsidR="00576DC0">
        <w:rPr>
          <w:rFonts w:ascii="Cambria" w:eastAsia="Cambria" w:hAnsi="Cambria" w:cs="Cambria"/>
          <w:color w:val="000000"/>
          <w:sz w:val="24"/>
          <w:szCs w:val="24"/>
        </w:rPr>
        <w:t xml:space="preserve">Healthy chocolate smoothie: </w:t>
      </w:r>
      <w:hyperlink r:id="rId203" w:history="1">
        <w:r w:rsidR="00576DC0" w:rsidRPr="00FD1AAE">
          <w:rPr>
            <w:rStyle w:val="Hyperlink"/>
            <w:rFonts w:ascii="Cambria" w:eastAsia="Cambria" w:hAnsi="Cambria" w:cs="Cambria"/>
            <w:sz w:val="24"/>
            <w:szCs w:val="24"/>
          </w:rPr>
          <w:t>https://youtube.com/shorts/QPQrLqF3Q70?si=KlFA8HSpxEYbUZWV</w:t>
        </w:r>
      </w:hyperlink>
      <w:r w:rsidR="00576DC0">
        <w:rPr>
          <w:rFonts w:ascii="Cambria" w:eastAsia="Cambria" w:hAnsi="Cambria" w:cs="Cambria"/>
          <w:color w:val="000000"/>
          <w:sz w:val="24"/>
          <w:szCs w:val="24"/>
        </w:rPr>
        <w:t xml:space="preserve"> </w:t>
      </w:r>
    </w:p>
    <w:p w14:paraId="33B563BE" w14:textId="5A0BD46F" w:rsidR="007322B7" w:rsidRPr="0047529F" w:rsidRDefault="007322B7">
      <w:pPr>
        <w:numPr>
          <w:ilvl w:val="0"/>
          <w:numId w:val="23"/>
        </w:numPr>
        <w:pBdr>
          <w:top w:val="nil"/>
          <w:left w:val="nil"/>
          <w:bottom w:val="nil"/>
          <w:right w:val="nil"/>
          <w:between w:val="nil"/>
        </w:pBdr>
        <w:ind w:left="-426" w:hanging="359"/>
        <w:rPr>
          <w:rFonts w:ascii="Cambria" w:hAnsi="Cambria" w:cstheme="minorHAnsi"/>
          <w:bCs/>
          <w:sz w:val="24"/>
          <w:szCs w:val="24"/>
        </w:rPr>
      </w:pPr>
      <w:r>
        <w:rPr>
          <w:rFonts w:ascii="Cambria" w:eastAsia="Cambria" w:hAnsi="Cambria" w:cs="Cambria"/>
          <w:color w:val="000000"/>
          <w:sz w:val="24"/>
          <w:szCs w:val="24"/>
        </w:rPr>
        <w:t xml:space="preserve">Vegan banana smoothie: </w:t>
      </w:r>
      <w:hyperlink r:id="rId204" w:history="1">
        <w:r w:rsidRPr="008A07DA">
          <w:rPr>
            <w:rStyle w:val="Hyperlink"/>
            <w:rFonts w:ascii="Cambria" w:eastAsia="Cambria" w:hAnsi="Cambria" w:cs="Cambria"/>
            <w:sz w:val="24"/>
            <w:szCs w:val="24"/>
          </w:rPr>
          <w:t>https://www.instagram.com/reel/C7T9v1muoIP/?utm_source=ig_web_copy_link&amp;igsh=MzRlODBiNWFlZA==</w:t>
        </w:r>
      </w:hyperlink>
      <w:r>
        <w:rPr>
          <w:rFonts w:ascii="Cambria" w:eastAsia="Cambria" w:hAnsi="Cambria" w:cs="Cambria"/>
          <w:color w:val="000000"/>
          <w:sz w:val="24"/>
          <w:szCs w:val="24"/>
        </w:rPr>
        <w:t xml:space="preserve"> </w:t>
      </w:r>
    </w:p>
    <w:p w14:paraId="139C1204" w14:textId="77777777" w:rsidR="0047529F" w:rsidRPr="0047529F" w:rsidRDefault="0047529F">
      <w:pPr>
        <w:pStyle w:val="ListParagraph"/>
        <w:numPr>
          <w:ilvl w:val="0"/>
          <w:numId w:val="23"/>
        </w:numPr>
        <w:ind w:left="-426"/>
        <w:rPr>
          <w:rFonts w:ascii="Cambria" w:hAnsi="Cambria" w:cstheme="minorHAnsi"/>
          <w:sz w:val="24"/>
          <w:szCs w:val="24"/>
        </w:rPr>
      </w:pPr>
      <w:r w:rsidRPr="0047529F">
        <w:rPr>
          <w:rFonts w:ascii="Cambria" w:hAnsi="Cambria" w:cstheme="minorHAnsi"/>
          <w:sz w:val="24"/>
          <w:szCs w:val="24"/>
        </w:rPr>
        <w:t xml:space="preserve">1 mug [300 ml] Avil Milk (recipe- </w:t>
      </w:r>
      <w:hyperlink r:id="rId205" w:history="1">
        <w:r w:rsidRPr="0047529F">
          <w:rPr>
            <w:rStyle w:val="Hyperlink"/>
            <w:rFonts w:ascii="Cambria" w:hAnsi="Cambria" w:cstheme="minorHAnsi"/>
            <w:sz w:val="24"/>
            <w:szCs w:val="24"/>
          </w:rPr>
          <w:t>https://www.youtube.com/watch?v=ts0P8tHtEGo</w:t>
        </w:r>
      </w:hyperlink>
      <w:r w:rsidRPr="0047529F">
        <w:rPr>
          <w:rFonts w:ascii="Cambria" w:hAnsi="Cambria" w:cstheme="minorHAnsi"/>
          <w:sz w:val="24"/>
          <w:szCs w:val="24"/>
        </w:rPr>
        <w:t xml:space="preserve"> ; avoid peanuts in it) </w:t>
      </w:r>
    </w:p>
    <w:p w14:paraId="36DD0920" w14:textId="5E020E33" w:rsidR="0047529F" w:rsidRDefault="00FA6762">
      <w:pPr>
        <w:numPr>
          <w:ilvl w:val="0"/>
          <w:numId w:val="23"/>
        </w:numPr>
        <w:pBdr>
          <w:top w:val="nil"/>
          <w:left w:val="nil"/>
          <w:bottom w:val="nil"/>
          <w:right w:val="nil"/>
          <w:between w:val="nil"/>
        </w:pBdr>
        <w:ind w:left="-426" w:hanging="359"/>
        <w:rPr>
          <w:rFonts w:ascii="Cambria" w:hAnsi="Cambria" w:cstheme="minorHAnsi"/>
          <w:bCs/>
          <w:sz w:val="24"/>
          <w:szCs w:val="24"/>
        </w:rPr>
      </w:pPr>
      <w:r>
        <w:rPr>
          <w:rFonts w:ascii="Cambria" w:hAnsi="Cambria" w:cstheme="minorHAnsi"/>
          <w:bCs/>
          <w:sz w:val="24"/>
          <w:szCs w:val="24"/>
        </w:rPr>
        <w:t xml:space="preserve">Dry fruit milkshake: </w:t>
      </w:r>
      <w:hyperlink r:id="rId206" w:history="1">
        <w:r w:rsidRPr="0064173B">
          <w:rPr>
            <w:rStyle w:val="Hyperlink"/>
            <w:rFonts w:ascii="Cambria" w:hAnsi="Cambria" w:cstheme="minorHAnsi"/>
            <w:bCs/>
            <w:sz w:val="24"/>
            <w:szCs w:val="24"/>
          </w:rPr>
          <w:t>https://youtube.com/shorts/Tk2K5NGcIOs?si=GpGNQvGyAksxmoXs</w:t>
        </w:r>
      </w:hyperlink>
      <w:r>
        <w:rPr>
          <w:rFonts w:ascii="Cambria" w:hAnsi="Cambria" w:cstheme="minorHAnsi"/>
          <w:bCs/>
          <w:sz w:val="24"/>
          <w:szCs w:val="24"/>
        </w:rPr>
        <w:t xml:space="preserve"> </w:t>
      </w:r>
    </w:p>
    <w:p w14:paraId="5E23829E" w14:textId="2D220458" w:rsidR="00B93B5A" w:rsidRDefault="00B93B5A">
      <w:pPr>
        <w:numPr>
          <w:ilvl w:val="0"/>
          <w:numId w:val="23"/>
        </w:numPr>
        <w:pBdr>
          <w:top w:val="nil"/>
          <w:left w:val="nil"/>
          <w:bottom w:val="nil"/>
          <w:right w:val="nil"/>
          <w:between w:val="nil"/>
        </w:pBdr>
        <w:ind w:left="-426" w:hanging="359"/>
        <w:rPr>
          <w:rFonts w:ascii="Cambria" w:hAnsi="Cambria" w:cstheme="minorHAnsi"/>
          <w:bCs/>
          <w:sz w:val="24"/>
          <w:szCs w:val="24"/>
        </w:rPr>
      </w:pPr>
      <w:bookmarkStart w:id="47" w:name="_Hlk186203833"/>
      <w:bookmarkStart w:id="48" w:name="_Hlk183181127"/>
      <w:r w:rsidRPr="00B93B5A">
        <w:rPr>
          <w:rFonts w:ascii="Cambria" w:hAnsi="Cambria" w:cstheme="minorHAnsi"/>
          <w:bCs/>
          <w:sz w:val="24"/>
          <w:szCs w:val="24"/>
        </w:rPr>
        <w:t xml:space="preserve">1 </w:t>
      </w:r>
      <w:bookmarkStart w:id="49" w:name="_Hlk208587837"/>
      <w:r w:rsidRPr="00B93B5A">
        <w:rPr>
          <w:rFonts w:ascii="Cambria" w:hAnsi="Cambria" w:cstheme="minorHAnsi"/>
          <w:bCs/>
          <w:sz w:val="24"/>
          <w:szCs w:val="24"/>
        </w:rPr>
        <w:t xml:space="preserve">glass </w:t>
      </w:r>
      <w:bookmarkStart w:id="50" w:name="_Hlk211265066"/>
      <w:bookmarkStart w:id="51" w:name="_Hlk209261842"/>
      <w:r>
        <w:fldChar w:fldCharType="begin"/>
      </w:r>
      <w:r>
        <w:instrText>HYPERLINK "https://youtube.com/shorts/Tk2K5NGcIOs?si=GpGNQvGyAksxmoXs"</w:instrText>
      </w:r>
      <w:r>
        <w:fldChar w:fldCharType="separate"/>
      </w:r>
      <w:r w:rsidRPr="00B93B5A">
        <w:rPr>
          <w:rStyle w:val="Hyperlink"/>
          <w:rFonts w:ascii="Cambria" w:hAnsi="Cambria" w:cstheme="minorHAnsi"/>
          <w:bCs/>
          <w:sz w:val="24"/>
          <w:szCs w:val="24"/>
        </w:rPr>
        <w:t>no milk dry fruit milkshake</w:t>
      </w:r>
      <w:r>
        <w:fldChar w:fldCharType="end"/>
      </w:r>
      <w:r w:rsidRPr="00B93B5A">
        <w:rPr>
          <w:rFonts w:ascii="Cambria" w:hAnsi="Cambria" w:cstheme="minorHAnsi"/>
          <w:bCs/>
          <w:sz w:val="24"/>
          <w:szCs w:val="24"/>
        </w:rPr>
        <w:t xml:space="preserve"> (avoid banana from the recipe; 7-8 almonds, 7-8 raisins, 1 tsp pumpkin seeds, 1 tsp sunflower seeds, 1 tsp melon seeds, 4 cashews, 2 </w:t>
      </w:r>
      <w:proofErr w:type="spellStart"/>
      <w:r w:rsidRPr="00B93B5A">
        <w:rPr>
          <w:rFonts w:ascii="Cambria" w:hAnsi="Cambria" w:cstheme="minorHAnsi"/>
          <w:bCs/>
          <w:sz w:val="24"/>
          <w:szCs w:val="24"/>
        </w:rPr>
        <w:t>anjeer</w:t>
      </w:r>
      <w:proofErr w:type="spellEnd"/>
      <w:r>
        <w:rPr>
          <w:rFonts w:ascii="Cambria" w:hAnsi="Cambria" w:cstheme="minorHAnsi"/>
          <w:bCs/>
          <w:sz w:val="24"/>
          <w:szCs w:val="24"/>
        </w:rPr>
        <w:t>,</w:t>
      </w:r>
      <w:r w:rsidRPr="00B93B5A">
        <w:rPr>
          <w:rFonts w:ascii="Cambria" w:hAnsi="Cambria" w:cstheme="minorHAnsi"/>
          <w:bCs/>
          <w:sz w:val="24"/>
          <w:szCs w:val="24"/>
        </w:rPr>
        <w:t xml:space="preserve"> </w:t>
      </w:r>
      <w:r>
        <w:rPr>
          <w:rFonts w:ascii="Cambria" w:hAnsi="Cambria" w:cstheme="minorHAnsi"/>
          <w:bCs/>
          <w:sz w:val="24"/>
          <w:szCs w:val="24"/>
        </w:rPr>
        <w:t>1</w:t>
      </w:r>
      <w:r w:rsidRPr="00B93B5A">
        <w:rPr>
          <w:rFonts w:ascii="Cambria" w:hAnsi="Cambria" w:cstheme="minorHAnsi"/>
          <w:bCs/>
          <w:sz w:val="24"/>
          <w:szCs w:val="24"/>
        </w:rPr>
        <w:t xml:space="preserve"> date, 1 tsp chia seeds</w:t>
      </w:r>
      <w:bookmarkEnd w:id="47"/>
      <w:bookmarkEnd w:id="49"/>
      <w:bookmarkEnd w:id="50"/>
      <w:r w:rsidRPr="00B93B5A">
        <w:rPr>
          <w:rFonts w:ascii="Cambria" w:hAnsi="Cambria" w:cstheme="minorHAnsi"/>
          <w:bCs/>
          <w:sz w:val="24"/>
          <w:szCs w:val="24"/>
        </w:rPr>
        <w:t>)</w:t>
      </w:r>
    </w:p>
    <w:bookmarkEnd w:id="51"/>
    <w:p w14:paraId="23DEA04A" w14:textId="11D39B42" w:rsidR="00A36D7F" w:rsidRDefault="00A36D7F">
      <w:pPr>
        <w:numPr>
          <w:ilvl w:val="0"/>
          <w:numId w:val="23"/>
        </w:numPr>
        <w:pBdr>
          <w:top w:val="nil"/>
          <w:left w:val="nil"/>
          <w:bottom w:val="nil"/>
          <w:right w:val="nil"/>
          <w:between w:val="nil"/>
        </w:pBdr>
        <w:ind w:left="-426" w:hanging="359"/>
        <w:rPr>
          <w:rFonts w:ascii="Cambria" w:hAnsi="Cambria" w:cstheme="minorHAnsi"/>
          <w:bCs/>
          <w:sz w:val="24"/>
          <w:szCs w:val="24"/>
        </w:rPr>
      </w:pPr>
      <w:r>
        <w:rPr>
          <w:rFonts w:ascii="Cambria" w:hAnsi="Cambria" w:cstheme="minorHAnsi"/>
          <w:bCs/>
          <w:sz w:val="24"/>
          <w:szCs w:val="24"/>
        </w:rPr>
        <w:t xml:space="preserve">Shahi dry fruit milk: </w:t>
      </w:r>
      <w:hyperlink r:id="rId207" w:history="1">
        <w:r w:rsidRPr="001402FF">
          <w:rPr>
            <w:rStyle w:val="Hyperlink"/>
            <w:rFonts w:ascii="Cambria" w:hAnsi="Cambria" w:cstheme="minorHAnsi"/>
            <w:bCs/>
            <w:sz w:val="24"/>
            <w:szCs w:val="24"/>
          </w:rPr>
          <w:t>https://www.instagram.com/reel/DGfW59xiXEv/?utm_source=ig_web_copy_link</w:t>
        </w:r>
      </w:hyperlink>
      <w:r>
        <w:rPr>
          <w:rFonts w:ascii="Cambria" w:hAnsi="Cambria" w:cstheme="minorHAnsi"/>
          <w:bCs/>
          <w:sz w:val="24"/>
          <w:szCs w:val="24"/>
        </w:rPr>
        <w:t xml:space="preserve"> </w:t>
      </w:r>
    </w:p>
    <w:bookmarkEnd w:id="48"/>
    <w:p w14:paraId="4B38469F" w14:textId="752BC5F5" w:rsidR="006A2B97" w:rsidRDefault="006A2B97">
      <w:pPr>
        <w:numPr>
          <w:ilvl w:val="0"/>
          <w:numId w:val="23"/>
        </w:numPr>
        <w:pBdr>
          <w:top w:val="nil"/>
          <w:left w:val="nil"/>
          <w:bottom w:val="nil"/>
          <w:right w:val="nil"/>
          <w:between w:val="nil"/>
        </w:pBdr>
        <w:ind w:left="-426" w:hanging="359"/>
        <w:rPr>
          <w:rFonts w:ascii="Cambria" w:hAnsi="Cambria" w:cstheme="minorHAnsi"/>
          <w:bCs/>
          <w:sz w:val="24"/>
          <w:szCs w:val="24"/>
        </w:rPr>
      </w:pPr>
      <w:r>
        <w:rPr>
          <w:rFonts w:ascii="Cambria" w:hAnsi="Cambria" w:cstheme="minorHAnsi"/>
          <w:bCs/>
          <w:sz w:val="24"/>
          <w:szCs w:val="24"/>
        </w:rPr>
        <w:t xml:space="preserve">Apple milkshake: </w:t>
      </w:r>
      <w:hyperlink r:id="rId208" w:history="1">
        <w:r w:rsidRPr="00CA0D41">
          <w:rPr>
            <w:rStyle w:val="Hyperlink"/>
            <w:rFonts w:ascii="Cambria" w:hAnsi="Cambria" w:cstheme="minorHAnsi"/>
            <w:bCs/>
            <w:sz w:val="24"/>
            <w:szCs w:val="24"/>
          </w:rPr>
          <w:t>https://youtube.com/shorts/Y3I2PJZoN8w?si=384nXBDQ2ap5tzqj</w:t>
        </w:r>
      </w:hyperlink>
      <w:r>
        <w:rPr>
          <w:rFonts w:ascii="Cambria" w:hAnsi="Cambria" w:cstheme="minorHAnsi"/>
          <w:bCs/>
          <w:sz w:val="24"/>
          <w:szCs w:val="24"/>
        </w:rPr>
        <w:t xml:space="preserve"> </w:t>
      </w:r>
    </w:p>
    <w:p w14:paraId="26ACFB8E" w14:textId="761F1405" w:rsidR="006A2B97" w:rsidRDefault="006A2B97">
      <w:pPr>
        <w:numPr>
          <w:ilvl w:val="0"/>
          <w:numId w:val="23"/>
        </w:numPr>
        <w:pBdr>
          <w:top w:val="nil"/>
          <w:left w:val="nil"/>
          <w:bottom w:val="nil"/>
          <w:right w:val="nil"/>
          <w:between w:val="nil"/>
        </w:pBdr>
        <w:ind w:left="-426" w:hanging="359"/>
        <w:rPr>
          <w:rFonts w:ascii="Cambria" w:hAnsi="Cambria" w:cstheme="minorHAnsi"/>
          <w:bCs/>
          <w:sz w:val="24"/>
          <w:szCs w:val="24"/>
        </w:rPr>
      </w:pPr>
      <w:r>
        <w:rPr>
          <w:rFonts w:ascii="Cambria" w:hAnsi="Cambria" w:cstheme="minorHAnsi"/>
          <w:bCs/>
          <w:sz w:val="24"/>
          <w:szCs w:val="24"/>
        </w:rPr>
        <w:lastRenderedPageBreak/>
        <w:t xml:space="preserve">Banana milkshake: </w:t>
      </w:r>
      <w:hyperlink r:id="rId209" w:history="1">
        <w:r w:rsidRPr="00CA0D41">
          <w:rPr>
            <w:rStyle w:val="Hyperlink"/>
            <w:rFonts w:ascii="Cambria" w:hAnsi="Cambria" w:cstheme="minorHAnsi"/>
            <w:bCs/>
            <w:sz w:val="24"/>
            <w:szCs w:val="24"/>
          </w:rPr>
          <w:t>https://youtube.com/shorts/FQ-v2-JWP6Q?si=EI_Oh26rSgquBfIX</w:t>
        </w:r>
      </w:hyperlink>
      <w:r>
        <w:rPr>
          <w:rFonts w:ascii="Cambria" w:hAnsi="Cambria" w:cstheme="minorHAnsi"/>
          <w:bCs/>
          <w:sz w:val="24"/>
          <w:szCs w:val="24"/>
        </w:rPr>
        <w:t xml:space="preserve"> </w:t>
      </w:r>
    </w:p>
    <w:p w14:paraId="3363A7ED" w14:textId="726C9D34" w:rsidR="007E666E" w:rsidRDefault="007E666E">
      <w:pPr>
        <w:numPr>
          <w:ilvl w:val="0"/>
          <w:numId w:val="23"/>
        </w:numPr>
        <w:pBdr>
          <w:top w:val="nil"/>
          <w:left w:val="nil"/>
          <w:bottom w:val="nil"/>
          <w:right w:val="nil"/>
          <w:between w:val="nil"/>
        </w:pBdr>
        <w:ind w:left="-426" w:hanging="359"/>
        <w:rPr>
          <w:rFonts w:ascii="Cambria" w:hAnsi="Cambria" w:cstheme="minorHAnsi"/>
          <w:bCs/>
          <w:sz w:val="24"/>
          <w:szCs w:val="24"/>
        </w:rPr>
      </w:pPr>
      <w:r>
        <w:rPr>
          <w:rFonts w:ascii="Cambria" w:hAnsi="Cambria" w:cstheme="minorHAnsi"/>
          <w:bCs/>
          <w:sz w:val="24"/>
          <w:szCs w:val="24"/>
        </w:rPr>
        <w:t>Khas-</w:t>
      </w:r>
      <w:proofErr w:type="spellStart"/>
      <w:r>
        <w:rPr>
          <w:rFonts w:ascii="Cambria" w:hAnsi="Cambria" w:cstheme="minorHAnsi"/>
          <w:bCs/>
          <w:sz w:val="24"/>
          <w:szCs w:val="24"/>
        </w:rPr>
        <w:t>khas</w:t>
      </w:r>
      <w:proofErr w:type="spellEnd"/>
      <w:r>
        <w:rPr>
          <w:rFonts w:ascii="Cambria" w:hAnsi="Cambria" w:cstheme="minorHAnsi"/>
          <w:bCs/>
          <w:sz w:val="24"/>
          <w:szCs w:val="24"/>
        </w:rPr>
        <w:t xml:space="preserve"> milk: </w:t>
      </w:r>
      <w:hyperlink r:id="rId210" w:history="1">
        <w:r w:rsidRPr="00FC6FF3">
          <w:rPr>
            <w:rStyle w:val="Hyperlink"/>
            <w:rFonts w:ascii="Cambria" w:hAnsi="Cambria" w:cstheme="minorHAnsi"/>
            <w:bCs/>
            <w:sz w:val="24"/>
            <w:szCs w:val="24"/>
          </w:rPr>
          <w:t>https://youtu.be/SHIlMGwU5Is?si=au3tZhfECQAGMyOt</w:t>
        </w:r>
      </w:hyperlink>
      <w:r>
        <w:rPr>
          <w:rFonts w:ascii="Cambria" w:hAnsi="Cambria" w:cstheme="minorHAnsi"/>
          <w:bCs/>
          <w:sz w:val="24"/>
          <w:szCs w:val="24"/>
        </w:rPr>
        <w:t xml:space="preserve"> </w:t>
      </w:r>
    </w:p>
    <w:p w14:paraId="0B7048B3" w14:textId="2F8B145A" w:rsidR="001B4077" w:rsidRDefault="001B4077">
      <w:pPr>
        <w:numPr>
          <w:ilvl w:val="0"/>
          <w:numId w:val="23"/>
        </w:numPr>
        <w:pBdr>
          <w:top w:val="nil"/>
          <w:left w:val="nil"/>
          <w:bottom w:val="nil"/>
          <w:right w:val="nil"/>
          <w:between w:val="nil"/>
        </w:pBdr>
        <w:ind w:left="-426" w:hanging="359"/>
        <w:rPr>
          <w:rFonts w:ascii="Cambria" w:hAnsi="Cambria" w:cstheme="minorHAnsi"/>
          <w:bCs/>
          <w:sz w:val="24"/>
          <w:szCs w:val="24"/>
        </w:rPr>
      </w:pPr>
      <w:r>
        <w:rPr>
          <w:rFonts w:ascii="Cambria" w:hAnsi="Cambria" w:cstheme="minorHAnsi"/>
          <w:bCs/>
          <w:sz w:val="24"/>
          <w:szCs w:val="24"/>
        </w:rPr>
        <w:t xml:space="preserve">Strawberry smoothie: </w:t>
      </w:r>
      <w:hyperlink r:id="rId211" w:history="1">
        <w:r w:rsidRPr="000F71E7">
          <w:rPr>
            <w:rStyle w:val="Hyperlink"/>
            <w:rFonts w:ascii="Cambria" w:hAnsi="Cambria" w:cstheme="minorHAnsi"/>
            <w:bCs/>
            <w:sz w:val="24"/>
            <w:szCs w:val="24"/>
          </w:rPr>
          <w:t>https://youtube.com/shorts/Gb-5VYrZDto?si=9jhdxBWsWq6z0BZr</w:t>
        </w:r>
      </w:hyperlink>
      <w:r>
        <w:rPr>
          <w:rFonts w:ascii="Cambria" w:hAnsi="Cambria" w:cstheme="minorHAnsi"/>
          <w:bCs/>
          <w:sz w:val="24"/>
          <w:szCs w:val="24"/>
        </w:rPr>
        <w:t xml:space="preserve"> </w:t>
      </w:r>
    </w:p>
    <w:p w14:paraId="44831DA5" w14:textId="4872065E" w:rsidR="001C506A" w:rsidRDefault="001C506A">
      <w:pPr>
        <w:numPr>
          <w:ilvl w:val="0"/>
          <w:numId w:val="23"/>
        </w:numPr>
        <w:pBdr>
          <w:top w:val="nil"/>
          <w:left w:val="nil"/>
          <w:bottom w:val="nil"/>
          <w:right w:val="nil"/>
          <w:between w:val="nil"/>
        </w:pBdr>
        <w:ind w:left="-426" w:hanging="359"/>
        <w:rPr>
          <w:rFonts w:ascii="Cambria" w:hAnsi="Cambria" w:cstheme="minorHAnsi"/>
          <w:bCs/>
          <w:sz w:val="24"/>
          <w:szCs w:val="24"/>
        </w:rPr>
      </w:pPr>
      <w:r>
        <w:rPr>
          <w:rFonts w:ascii="Cambria" w:hAnsi="Cambria" w:cstheme="minorHAnsi"/>
          <w:bCs/>
          <w:sz w:val="24"/>
          <w:szCs w:val="24"/>
        </w:rPr>
        <w:t xml:space="preserve">Healthy ragi hot chocolate: </w:t>
      </w:r>
      <w:hyperlink r:id="rId212" w:history="1">
        <w:r w:rsidRPr="001D1FF6">
          <w:rPr>
            <w:rStyle w:val="Hyperlink"/>
            <w:rFonts w:ascii="Cambria" w:hAnsi="Cambria" w:cstheme="minorHAnsi"/>
            <w:bCs/>
            <w:sz w:val="24"/>
            <w:szCs w:val="24"/>
          </w:rPr>
          <w:t>https://youtube.com/shorts/eZlcG3P2vwg?si=870R9V1lH7bx6rCT</w:t>
        </w:r>
      </w:hyperlink>
      <w:r>
        <w:rPr>
          <w:rFonts w:ascii="Cambria" w:hAnsi="Cambria" w:cstheme="minorHAnsi"/>
          <w:bCs/>
          <w:sz w:val="24"/>
          <w:szCs w:val="24"/>
        </w:rPr>
        <w:t xml:space="preserve"> </w:t>
      </w:r>
    </w:p>
    <w:p w14:paraId="550AFD9E" w14:textId="41AEFCB5" w:rsidR="006C3B8E" w:rsidRDefault="006C3B8E">
      <w:pPr>
        <w:numPr>
          <w:ilvl w:val="0"/>
          <w:numId w:val="23"/>
        </w:numPr>
        <w:pBdr>
          <w:top w:val="nil"/>
          <w:left w:val="nil"/>
          <w:bottom w:val="nil"/>
          <w:right w:val="nil"/>
          <w:between w:val="nil"/>
        </w:pBdr>
        <w:ind w:left="-426" w:hanging="359"/>
        <w:rPr>
          <w:rFonts w:ascii="Cambria" w:hAnsi="Cambria" w:cstheme="minorHAnsi"/>
          <w:bCs/>
          <w:sz w:val="24"/>
          <w:szCs w:val="24"/>
        </w:rPr>
      </w:pPr>
      <w:r>
        <w:rPr>
          <w:rFonts w:ascii="Cambria" w:hAnsi="Cambria" w:cstheme="minorHAnsi"/>
          <w:bCs/>
          <w:sz w:val="24"/>
          <w:szCs w:val="24"/>
        </w:rPr>
        <w:t xml:space="preserve">High protein avocado: </w:t>
      </w:r>
      <w:hyperlink r:id="rId213" w:history="1">
        <w:r w:rsidRPr="00341491">
          <w:rPr>
            <w:rStyle w:val="Hyperlink"/>
            <w:rFonts w:ascii="Cambria" w:hAnsi="Cambria" w:cstheme="minorHAnsi"/>
            <w:bCs/>
            <w:sz w:val="24"/>
            <w:szCs w:val="24"/>
          </w:rPr>
          <w:t>https://www.instagram.com/reel/DGVXM1-S1u_/?igsh=MW05OXpmeHIwdjd6</w:t>
        </w:r>
      </w:hyperlink>
      <w:r>
        <w:rPr>
          <w:rFonts w:ascii="Cambria" w:hAnsi="Cambria" w:cstheme="minorHAnsi"/>
          <w:bCs/>
          <w:sz w:val="24"/>
          <w:szCs w:val="24"/>
        </w:rPr>
        <w:t xml:space="preserve"> </w:t>
      </w:r>
    </w:p>
    <w:p w14:paraId="2D4D92F7" w14:textId="4CA4FE50" w:rsidR="00BD39C8" w:rsidRDefault="00BD39C8">
      <w:pPr>
        <w:numPr>
          <w:ilvl w:val="0"/>
          <w:numId w:val="23"/>
        </w:numPr>
        <w:pBdr>
          <w:top w:val="nil"/>
          <w:left w:val="nil"/>
          <w:bottom w:val="nil"/>
          <w:right w:val="nil"/>
          <w:between w:val="nil"/>
        </w:pBdr>
        <w:ind w:left="-426" w:hanging="359"/>
        <w:rPr>
          <w:rFonts w:ascii="Cambria" w:hAnsi="Cambria" w:cstheme="minorHAnsi"/>
          <w:bCs/>
          <w:sz w:val="24"/>
          <w:szCs w:val="24"/>
        </w:rPr>
      </w:pPr>
      <w:r>
        <w:rPr>
          <w:rFonts w:ascii="Cambria" w:hAnsi="Cambria" w:cstheme="minorHAnsi"/>
          <w:bCs/>
          <w:sz w:val="24"/>
          <w:szCs w:val="24"/>
        </w:rPr>
        <w:t xml:space="preserve">Protein smoothie: </w:t>
      </w:r>
      <w:hyperlink r:id="rId214" w:history="1">
        <w:r w:rsidRPr="00BB47C3">
          <w:rPr>
            <w:rStyle w:val="Hyperlink"/>
            <w:rFonts w:ascii="Cambria" w:hAnsi="Cambria" w:cstheme="minorHAnsi"/>
            <w:bCs/>
            <w:sz w:val="24"/>
            <w:szCs w:val="24"/>
          </w:rPr>
          <w:t>https://youtube.com/shorts/In5qar5OeK4?si=OpW86S5wYPkang1z</w:t>
        </w:r>
      </w:hyperlink>
      <w:r>
        <w:rPr>
          <w:rFonts w:ascii="Cambria" w:hAnsi="Cambria" w:cstheme="minorHAnsi"/>
          <w:bCs/>
          <w:sz w:val="24"/>
          <w:szCs w:val="24"/>
        </w:rPr>
        <w:t xml:space="preserve"> / </w:t>
      </w:r>
      <w:hyperlink r:id="rId215" w:history="1">
        <w:r w:rsidRPr="00BB47C3">
          <w:rPr>
            <w:rStyle w:val="Hyperlink"/>
            <w:rFonts w:ascii="Cambria" w:hAnsi="Cambria" w:cstheme="minorHAnsi"/>
            <w:bCs/>
            <w:sz w:val="24"/>
            <w:szCs w:val="24"/>
          </w:rPr>
          <w:t>https://youtube.com/shorts/Kdfww2RoyqI?si=C8UFBOjjzuDprakk</w:t>
        </w:r>
      </w:hyperlink>
      <w:r>
        <w:rPr>
          <w:rFonts w:ascii="Cambria" w:hAnsi="Cambria" w:cstheme="minorHAnsi"/>
          <w:bCs/>
          <w:sz w:val="24"/>
          <w:szCs w:val="24"/>
        </w:rPr>
        <w:t xml:space="preserve"> (no oats)</w:t>
      </w:r>
    </w:p>
    <w:p w14:paraId="7A578CA8" w14:textId="47FC9ED8" w:rsidR="00BD39C8" w:rsidRDefault="00CB5A97">
      <w:pPr>
        <w:numPr>
          <w:ilvl w:val="0"/>
          <w:numId w:val="23"/>
        </w:numPr>
        <w:pBdr>
          <w:top w:val="nil"/>
          <w:left w:val="nil"/>
          <w:bottom w:val="nil"/>
          <w:right w:val="nil"/>
          <w:between w:val="nil"/>
        </w:pBdr>
        <w:ind w:left="-426" w:hanging="359"/>
        <w:rPr>
          <w:rFonts w:ascii="Cambria" w:hAnsi="Cambria" w:cstheme="minorHAnsi"/>
          <w:bCs/>
          <w:sz w:val="24"/>
          <w:szCs w:val="24"/>
        </w:rPr>
      </w:pPr>
      <w:r>
        <w:rPr>
          <w:rFonts w:ascii="Cambria" w:hAnsi="Cambria" w:cstheme="minorHAnsi"/>
          <w:bCs/>
          <w:sz w:val="24"/>
          <w:szCs w:val="24"/>
        </w:rPr>
        <w:t xml:space="preserve">Moong dal shake: </w:t>
      </w:r>
      <w:hyperlink r:id="rId216" w:history="1">
        <w:r w:rsidRPr="00EE6A97">
          <w:rPr>
            <w:rStyle w:val="Hyperlink"/>
            <w:rFonts w:ascii="Cambria" w:hAnsi="Cambria" w:cstheme="minorHAnsi"/>
            <w:bCs/>
            <w:sz w:val="24"/>
            <w:szCs w:val="24"/>
          </w:rPr>
          <w:t>https://youtube.com/shorts/hBc7c5U7OjY?si=twbFxqnOPi8_pkSB</w:t>
        </w:r>
      </w:hyperlink>
    </w:p>
    <w:p w14:paraId="6F54C8DC" w14:textId="484DB7BE" w:rsidR="00CB5A97" w:rsidRPr="000334A6" w:rsidRDefault="00D40C5E">
      <w:pPr>
        <w:numPr>
          <w:ilvl w:val="0"/>
          <w:numId w:val="23"/>
        </w:numPr>
        <w:pBdr>
          <w:top w:val="nil"/>
          <w:left w:val="nil"/>
          <w:bottom w:val="nil"/>
          <w:right w:val="nil"/>
          <w:between w:val="nil"/>
        </w:pBdr>
        <w:ind w:left="-426" w:hanging="359"/>
        <w:rPr>
          <w:rFonts w:ascii="Cambria" w:hAnsi="Cambria" w:cstheme="minorHAnsi"/>
          <w:bCs/>
          <w:sz w:val="24"/>
          <w:szCs w:val="24"/>
        </w:rPr>
      </w:pPr>
      <w:r>
        <w:rPr>
          <w:rFonts w:ascii="Cambria" w:hAnsi="Cambria" w:cstheme="minorHAnsi"/>
          <w:bCs/>
          <w:sz w:val="24"/>
          <w:szCs w:val="24"/>
        </w:rPr>
        <w:t xml:space="preserve">High protein chocolate smoothie: </w:t>
      </w:r>
      <w:hyperlink r:id="rId217" w:history="1">
        <w:r w:rsidRPr="00613FB4">
          <w:rPr>
            <w:rStyle w:val="Hyperlink"/>
            <w:rFonts w:ascii="Cambria" w:hAnsi="Cambria" w:cstheme="minorHAnsi"/>
            <w:bCs/>
            <w:sz w:val="24"/>
            <w:szCs w:val="24"/>
          </w:rPr>
          <w:t>https://youtube.com/shorts/Kdfww2RoyqI?si=5u-LTu9MuPjrki7o</w:t>
        </w:r>
      </w:hyperlink>
    </w:p>
    <w:p w14:paraId="40424501" w14:textId="3FBFB569" w:rsidR="000334A6" w:rsidRDefault="000334A6">
      <w:pPr>
        <w:numPr>
          <w:ilvl w:val="0"/>
          <w:numId w:val="23"/>
        </w:numPr>
        <w:pBdr>
          <w:top w:val="nil"/>
          <w:left w:val="nil"/>
          <w:bottom w:val="nil"/>
          <w:right w:val="nil"/>
          <w:between w:val="nil"/>
        </w:pBdr>
        <w:ind w:left="-426" w:hanging="359"/>
        <w:rPr>
          <w:rFonts w:ascii="Cambria" w:hAnsi="Cambria" w:cstheme="minorHAnsi"/>
          <w:bCs/>
          <w:sz w:val="24"/>
          <w:szCs w:val="24"/>
        </w:rPr>
      </w:pPr>
      <w:r w:rsidRPr="000334A6">
        <w:rPr>
          <w:rFonts w:ascii="Cambria" w:hAnsi="Cambria" w:cstheme="minorHAnsi"/>
          <w:bCs/>
          <w:sz w:val="24"/>
          <w:szCs w:val="24"/>
        </w:rPr>
        <w:t>Dragon fruit iron smoothie</w:t>
      </w:r>
      <w:r>
        <w:rPr>
          <w:rFonts w:ascii="Cambria" w:hAnsi="Cambria" w:cstheme="minorHAnsi"/>
          <w:bCs/>
          <w:sz w:val="24"/>
          <w:szCs w:val="24"/>
        </w:rPr>
        <w:t xml:space="preserve">: </w:t>
      </w:r>
      <w:hyperlink r:id="rId218" w:history="1">
        <w:r w:rsidRPr="00976F11">
          <w:rPr>
            <w:rStyle w:val="Hyperlink"/>
            <w:rFonts w:ascii="Cambria" w:hAnsi="Cambria" w:cstheme="minorHAnsi"/>
            <w:bCs/>
            <w:sz w:val="24"/>
            <w:szCs w:val="24"/>
          </w:rPr>
          <w:t>https://www.instagram.com/reel/DWYjtzejDel/?utm_source=ig_web_button_share_sheet&amp;igsh=MzRlODBiNWFlZA==</w:t>
        </w:r>
      </w:hyperlink>
    </w:p>
    <w:p w14:paraId="78E11968" w14:textId="77777777" w:rsidR="000334A6" w:rsidRDefault="000334A6">
      <w:pPr>
        <w:numPr>
          <w:ilvl w:val="0"/>
          <w:numId w:val="23"/>
        </w:numPr>
        <w:pBdr>
          <w:top w:val="nil"/>
          <w:left w:val="nil"/>
          <w:bottom w:val="nil"/>
          <w:right w:val="nil"/>
          <w:between w:val="nil"/>
        </w:pBdr>
        <w:ind w:left="-426" w:hanging="359"/>
        <w:rPr>
          <w:rFonts w:ascii="Cambria" w:hAnsi="Cambria" w:cstheme="minorHAnsi"/>
          <w:bCs/>
          <w:sz w:val="24"/>
          <w:szCs w:val="24"/>
        </w:rPr>
      </w:pPr>
    </w:p>
    <w:p w14:paraId="3A40289A" w14:textId="77777777" w:rsidR="00D40C5E" w:rsidRPr="00576DC0" w:rsidRDefault="00D40C5E">
      <w:pPr>
        <w:numPr>
          <w:ilvl w:val="0"/>
          <w:numId w:val="23"/>
        </w:numPr>
        <w:pBdr>
          <w:top w:val="nil"/>
          <w:left w:val="nil"/>
          <w:bottom w:val="nil"/>
          <w:right w:val="nil"/>
          <w:between w:val="nil"/>
        </w:pBdr>
        <w:ind w:left="-426" w:hanging="359"/>
        <w:rPr>
          <w:rFonts w:ascii="Cambria" w:hAnsi="Cambria" w:cstheme="minorHAnsi"/>
          <w:bCs/>
          <w:sz w:val="24"/>
          <w:szCs w:val="24"/>
        </w:rPr>
      </w:pPr>
    </w:p>
    <w:p w14:paraId="34B8B44B" w14:textId="77777777" w:rsidR="00A971B5" w:rsidRDefault="00F75C53">
      <w:pPr>
        <w:ind w:left="-426"/>
        <w:rPr>
          <w:rFonts w:ascii="Cambria" w:eastAsia="Cambria" w:hAnsi="Cambria" w:cs="Cambria"/>
          <w:b/>
          <w:color w:val="1F3864"/>
          <w:sz w:val="24"/>
          <w:szCs w:val="24"/>
        </w:rPr>
      </w:pPr>
      <w:r>
        <w:rPr>
          <w:rFonts w:ascii="Cambria" w:eastAsia="Cambria" w:hAnsi="Cambria" w:cs="Cambria"/>
          <w:b/>
          <w:color w:val="1F3864"/>
          <w:sz w:val="24"/>
          <w:szCs w:val="24"/>
        </w:rPr>
        <w:t>JUICE</w:t>
      </w:r>
    </w:p>
    <w:p w14:paraId="2CE95F4A" w14:textId="77777777" w:rsidR="00A971B5" w:rsidRDefault="00F75C53">
      <w:pPr>
        <w:numPr>
          <w:ilvl w:val="0"/>
          <w:numId w:val="30"/>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CUCUMBER MINT JUICE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219">
        <w:r>
          <w:rPr>
            <w:rFonts w:ascii="Cambria" w:eastAsia="Cambria" w:hAnsi="Cambria" w:cs="Cambria"/>
            <w:color w:val="0563C1"/>
            <w:sz w:val="24"/>
            <w:szCs w:val="24"/>
            <w:u w:val="single"/>
          </w:rPr>
          <w:t>https://www.youtube.com/watch?v=CR-de5fnPgM</w:t>
        </w:r>
      </w:hyperlink>
      <w:r>
        <w:rPr>
          <w:rFonts w:ascii="Cambria" w:eastAsia="Cambria" w:hAnsi="Cambria" w:cs="Cambria"/>
          <w:color w:val="0563C1"/>
          <w:sz w:val="24"/>
          <w:szCs w:val="24"/>
          <w:u w:val="single"/>
        </w:rPr>
        <w:t xml:space="preserve"> )</w:t>
      </w:r>
    </w:p>
    <w:p w14:paraId="0FF95CA6" w14:textId="77777777" w:rsidR="00A971B5" w:rsidRDefault="00F75C53">
      <w:pPr>
        <w:numPr>
          <w:ilvl w:val="0"/>
          <w:numId w:val="30"/>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PALAK TOMATO JUICE (RECIPE</w:t>
      </w:r>
      <w:r>
        <w:rPr>
          <w:rFonts w:ascii="Cambria" w:eastAsia="Cambria" w:hAnsi="Cambria" w:cs="Cambria"/>
          <w:color w:val="0563C1"/>
          <w:sz w:val="24"/>
          <w:szCs w:val="24"/>
          <w:u w:val="single"/>
        </w:rPr>
        <w:t xml:space="preserve">- </w:t>
      </w:r>
      <w:hyperlink r:id="rId220">
        <w:r>
          <w:rPr>
            <w:rFonts w:ascii="Cambria" w:eastAsia="Cambria" w:hAnsi="Cambria" w:cs="Cambria"/>
            <w:color w:val="0563C1"/>
            <w:sz w:val="24"/>
            <w:szCs w:val="24"/>
            <w:u w:val="single"/>
          </w:rPr>
          <w:t>https://www.youtube.com/watch?v=EZ1C64X33M8</w:t>
        </w:r>
      </w:hyperlink>
      <w:r>
        <w:rPr>
          <w:rFonts w:ascii="Cambria" w:eastAsia="Cambria" w:hAnsi="Cambria" w:cs="Cambria"/>
          <w:color w:val="0563C1"/>
          <w:sz w:val="24"/>
          <w:szCs w:val="24"/>
          <w:u w:val="single"/>
        </w:rPr>
        <w:t xml:space="preserve"> )</w:t>
      </w:r>
    </w:p>
    <w:p w14:paraId="437D6F0C" w14:textId="6BB2D5A9" w:rsidR="005F0063" w:rsidRPr="005F0063" w:rsidRDefault="005F0063">
      <w:pPr>
        <w:numPr>
          <w:ilvl w:val="0"/>
          <w:numId w:val="30"/>
        </w:numPr>
        <w:pBdr>
          <w:top w:val="nil"/>
          <w:left w:val="nil"/>
          <w:bottom w:val="nil"/>
          <w:right w:val="nil"/>
          <w:between w:val="nil"/>
        </w:pBdr>
        <w:spacing w:after="0"/>
        <w:ind w:left="-426" w:hanging="359"/>
        <w:rPr>
          <w:rFonts w:ascii="Cambria" w:eastAsiaTheme="minorEastAsia" w:hAnsi="Cambria" w:cstheme="minorHAnsi"/>
          <w:bCs/>
          <w:sz w:val="24"/>
          <w:szCs w:val="24"/>
        </w:rPr>
      </w:pPr>
      <w:r w:rsidRPr="005F0063">
        <w:rPr>
          <w:rFonts w:ascii="Cambria" w:eastAsiaTheme="minorEastAsia" w:hAnsi="Cambria" w:cstheme="minorHAnsi"/>
          <w:bCs/>
          <w:sz w:val="24"/>
          <w:szCs w:val="24"/>
        </w:rPr>
        <w:t>Palak orange juice</w:t>
      </w:r>
      <w:r>
        <w:rPr>
          <w:rFonts w:ascii="Cambria" w:eastAsiaTheme="minorEastAsia" w:hAnsi="Cambria" w:cstheme="minorHAnsi"/>
          <w:bCs/>
          <w:sz w:val="24"/>
          <w:szCs w:val="24"/>
        </w:rPr>
        <w:t xml:space="preserve">: </w:t>
      </w:r>
      <w:hyperlink r:id="rId221" w:history="1">
        <w:r w:rsidRPr="005C108D">
          <w:rPr>
            <w:rStyle w:val="Hyperlink"/>
            <w:rFonts w:ascii="Cambria" w:eastAsiaTheme="minorEastAsia" w:hAnsi="Cambria" w:cstheme="minorHAnsi"/>
            <w:bCs/>
            <w:sz w:val="24"/>
            <w:szCs w:val="24"/>
          </w:rPr>
          <w:t>https://youtube.com/shorts/Sd7P_6BcunA?si=NX7qBBD7P7V9bESK</w:t>
        </w:r>
      </w:hyperlink>
      <w:r>
        <w:rPr>
          <w:rFonts w:ascii="Cambria" w:eastAsiaTheme="minorEastAsia" w:hAnsi="Cambria" w:cstheme="minorHAnsi"/>
          <w:bCs/>
          <w:sz w:val="24"/>
          <w:szCs w:val="24"/>
        </w:rPr>
        <w:t xml:space="preserve"> </w:t>
      </w:r>
    </w:p>
    <w:p w14:paraId="6C63F9B5" w14:textId="653BD594" w:rsidR="00A971B5" w:rsidRDefault="00F75C53">
      <w:pPr>
        <w:numPr>
          <w:ilvl w:val="0"/>
          <w:numId w:val="30"/>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GREEN JUICE (RECIPE-</w:t>
      </w:r>
      <w:r>
        <w:rPr>
          <w:rFonts w:ascii="Cambria" w:eastAsia="Cambria" w:hAnsi="Cambria" w:cs="Cambria"/>
          <w:color w:val="0563C1"/>
          <w:sz w:val="24"/>
          <w:szCs w:val="24"/>
          <w:u w:val="single"/>
        </w:rPr>
        <w:t xml:space="preserve"> </w:t>
      </w:r>
      <w:hyperlink r:id="rId222">
        <w:r>
          <w:rPr>
            <w:rFonts w:ascii="Cambria" w:eastAsia="Cambria" w:hAnsi="Cambria" w:cs="Cambria"/>
            <w:color w:val="0563C1"/>
            <w:sz w:val="24"/>
            <w:szCs w:val="24"/>
            <w:u w:val="single"/>
          </w:rPr>
          <w:t>https://www.youtube.com/watch?v=vfSvKCFh3gE</w:t>
        </w:r>
      </w:hyperlink>
      <w:r>
        <w:rPr>
          <w:rFonts w:ascii="Cambria" w:eastAsia="Cambria" w:hAnsi="Cambria" w:cs="Cambria"/>
          <w:color w:val="0563C1"/>
          <w:sz w:val="24"/>
          <w:szCs w:val="24"/>
          <w:u w:val="single"/>
        </w:rPr>
        <w:t xml:space="preserve"> )</w:t>
      </w:r>
    </w:p>
    <w:p w14:paraId="526F97CD" w14:textId="77777777" w:rsidR="00A971B5" w:rsidRDefault="00F75C53">
      <w:pPr>
        <w:numPr>
          <w:ilvl w:val="0"/>
          <w:numId w:val="30"/>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CELERY JUICE (RECIPE-</w:t>
      </w:r>
      <w:r>
        <w:rPr>
          <w:rFonts w:ascii="Cambria" w:eastAsia="Cambria" w:hAnsi="Cambria" w:cs="Cambria"/>
          <w:color w:val="000000"/>
          <w:sz w:val="24"/>
          <w:szCs w:val="24"/>
          <w:u w:val="single"/>
        </w:rPr>
        <w:t xml:space="preserve"> </w:t>
      </w:r>
      <w:hyperlink r:id="rId223">
        <w:r>
          <w:rPr>
            <w:rFonts w:ascii="Cambria" w:eastAsia="Cambria" w:hAnsi="Cambria" w:cs="Cambria"/>
            <w:color w:val="0563C1"/>
            <w:sz w:val="24"/>
            <w:szCs w:val="24"/>
            <w:u w:val="single"/>
          </w:rPr>
          <w:t>https://www.youtube.com/watch?v=Bwr8UMsDuYc</w:t>
        </w:r>
      </w:hyperlink>
      <w:r>
        <w:rPr>
          <w:rFonts w:ascii="Cambria" w:eastAsia="Cambria" w:hAnsi="Cambria" w:cs="Cambria"/>
          <w:color w:val="000000"/>
          <w:sz w:val="24"/>
          <w:szCs w:val="24"/>
          <w:u w:val="single"/>
        </w:rPr>
        <w:t xml:space="preserve"> )</w:t>
      </w:r>
    </w:p>
    <w:p w14:paraId="1E1F87D7" w14:textId="77777777" w:rsidR="00A971B5" w:rsidRDefault="00F75C53">
      <w:pPr>
        <w:numPr>
          <w:ilvl w:val="0"/>
          <w:numId w:val="30"/>
        </w:numPr>
        <w:pBdr>
          <w:top w:val="nil"/>
          <w:left w:val="nil"/>
          <w:bottom w:val="nil"/>
          <w:right w:val="nil"/>
          <w:between w:val="nil"/>
        </w:pBdr>
        <w:tabs>
          <w:tab w:val="right" w:pos="9026"/>
        </w:tabs>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VEGETABLE JUICE (ASH GOURD (WHITE PUMPKIN) + CARROT/BEETROOT + TURMERIC + GINGER + NEEM LEAVES; SIEVE IT) </w:t>
      </w:r>
    </w:p>
    <w:p w14:paraId="3AAAF9F4" w14:textId="526511C8" w:rsidR="00A971B5" w:rsidRDefault="00A21E46">
      <w:pPr>
        <w:numPr>
          <w:ilvl w:val="0"/>
          <w:numId w:val="30"/>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Vegetable juice (</w:t>
      </w:r>
      <w:bookmarkStart w:id="52" w:name="_Hlk168483356"/>
      <w:r>
        <w:rPr>
          <w:rFonts w:ascii="Cambria" w:eastAsia="Cambria" w:hAnsi="Cambria" w:cs="Cambria"/>
          <w:color w:val="000000"/>
          <w:sz w:val="24"/>
          <w:szCs w:val="24"/>
        </w:rPr>
        <w:t>kale + carrot + beetroot + celery + ginger</w:t>
      </w:r>
      <w:bookmarkEnd w:id="52"/>
      <w:r>
        <w:rPr>
          <w:rFonts w:ascii="Cambria" w:eastAsia="Cambria" w:hAnsi="Cambria" w:cs="Cambria"/>
          <w:color w:val="000000"/>
          <w:sz w:val="24"/>
          <w:szCs w:val="24"/>
        </w:rPr>
        <w:t xml:space="preserve">) </w:t>
      </w:r>
    </w:p>
    <w:p w14:paraId="4C43DDFB" w14:textId="5DD760EF" w:rsidR="00A971B5" w:rsidRDefault="00A21E46">
      <w:pPr>
        <w:numPr>
          <w:ilvl w:val="0"/>
          <w:numId w:val="30"/>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Vegetable juice (</w:t>
      </w:r>
      <w:bookmarkStart w:id="53" w:name="_Hlk178418084"/>
      <w:r>
        <w:rPr>
          <w:rFonts w:ascii="Cambria" w:eastAsia="Cambria" w:hAnsi="Cambria" w:cs="Cambria"/>
          <w:color w:val="000000"/>
          <w:sz w:val="24"/>
          <w:szCs w:val="24"/>
        </w:rPr>
        <w:t>pineapple + cucumber + ginger + mint leaves</w:t>
      </w:r>
      <w:bookmarkEnd w:id="53"/>
      <w:r w:rsidR="00F75C53">
        <w:rPr>
          <w:rFonts w:ascii="Cambria" w:eastAsia="Cambria" w:hAnsi="Cambria" w:cs="Cambria"/>
          <w:color w:val="000000"/>
          <w:sz w:val="24"/>
          <w:szCs w:val="24"/>
        </w:rPr>
        <w:t>)</w:t>
      </w:r>
    </w:p>
    <w:p w14:paraId="62A7C5F1" w14:textId="022B3370" w:rsidR="00A971B5" w:rsidRDefault="00F75C53">
      <w:pPr>
        <w:numPr>
          <w:ilvl w:val="0"/>
          <w:numId w:val="30"/>
        </w:numPr>
        <w:pBdr>
          <w:top w:val="nil"/>
          <w:left w:val="nil"/>
          <w:bottom w:val="nil"/>
          <w:right w:val="nil"/>
          <w:between w:val="nil"/>
        </w:pBdr>
        <w:spacing w:after="0"/>
        <w:ind w:left="-426" w:hanging="359"/>
        <w:rPr>
          <w:rFonts w:ascii="Cambria" w:eastAsia="Cambria" w:hAnsi="Cambria" w:cs="Cambria"/>
          <w:color w:val="000000"/>
          <w:sz w:val="24"/>
          <w:szCs w:val="24"/>
        </w:rPr>
      </w:pPr>
      <w:bookmarkStart w:id="54" w:name="_2s8eyo1" w:colFirst="0" w:colLast="0"/>
      <w:bookmarkStart w:id="55" w:name="_Hlk170225548"/>
      <w:bookmarkEnd w:id="54"/>
      <w:r>
        <w:rPr>
          <w:rFonts w:ascii="Cambria" w:eastAsia="Cambria" w:hAnsi="Cambria" w:cs="Cambria"/>
          <w:color w:val="000000"/>
          <w:sz w:val="24"/>
          <w:szCs w:val="24"/>
        </w:rPr>
        <w:t xml:space="preserve">1 glass green juice </w:t>
      </w:r>
      <w:bookmarkStart w:id="56" w:name="_Hlk182841666"/>
      <w:r>
        <w:rPr>
          <w:rFonts w:ascii="Cambria" w:eastAsia="Cambria" w:hAnsi="Cambria" w:cs="Cambria"/>
          <w:color w:val="000000"/>
          <w:sz w:val="24"/>
          <w:szCs w:val="24"/>
        </w:rPr>
        <w:t>(</w:t>
      </w:r>
      <w:bookmarkStart w:id="57" w:name="_Hlk186198385"/>
      <w:r>
        <w:rPr>
          <w:rFonts w:ascii="Cambria" w:eastAsia="Cambria" w:hAnsi="Cambria" w:cs="Cambria"/>
          <w:color w:val="000000"/>
          <w:sz w:val="24"/>
          <w:szCs w:val="24"/>
        </w:rPr>
        <w:t>dudhi + cucumber + apple + pudina/ coriander + amla</w:t>
      </w:r>
      <w:bookmarkEnd w:id="57"/>
      <w:r w:rsidR="00556DC2">
        <w:rPr>
          <w:rFonts w:ascii="Cambria" w:eastAsia="Cambria" w:hAnsi="Cambria" w:cs="Cambria"/>
          <w:color w:val="000000"/>
          <w:sz w:val="24"/>
          <w:szCs w:val="24"/>
        </w:rPr>
        <w:t xml:space="preserve">; </w:t>
      </w:r>
      <w:hyperlink r:id="rId224" w:history="1">
        <w:r w:rsidR="00556DC2" w:rsidRPr="00705FBA">
          <w:rPr>
            <w:rStyle w:val="Hyperlink"/>
            <w:rFonts w:ascii="Cambria" w:eastAsia="Cambria" w:hAnsi="Cambria" w:cs="Cambria"/>
            <w:sz w:val="24"/>
            <w:szCs w:val="24"/>
          </w:rPr>
          <w:t>https://youtube.com/shorts/s1Cd7Q_wOHs?si=PI6SJksLOF5LD4NS</w:t>
        </w:r>
      </w:hyperlink>
      <w:r w:rsidR="00556DC2">
        <w:rPr>
          <w:rFonts w:ascii="Cambria" w:eastAsia="Cambria" w:hAnsi="Cambria" w:cs="Cambria"/>
          <w:color w:val="000000"/>
          <w:sz w:val="24"/>
          <w:szCs w:val="24"/>
        </w:rPr>
        <w:t xml:space="preserve"> </w:t>
      </w:r>
      <w:r>
        <w:rPr>
          <w:rFonts w:ascii="Cambria" w:eastAsia="Cambria" w:hAnsi="Cambria" w:cs="Cambria"/>
          <w:color w:val="000000"/>
          <w:sz w:val="24"/>
          <w:szCs w:val="24"/>
        </w:rPr>
        <w:t>)</w:t>
      </w:r>
    </w:p>
    <w:bookmarkEnd w:id="55"/>
    <w:p w14:paraId="59618DA2" w14:textId="77777777" w:rsidR="00A971B5" w:rsidRDefault="00F75C53">
      <w:pPr>
        <w:numPr>
          <w:ilvl w:val="0"/>
          <w:numId w:val="3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Keto meal replacer: </w:t>
      </w:r>
      <w:hyperlink r:id="rId225">
        <w:r>
          <w:rPr>
            <w:rFonts w:ascii="Cambria" w:eastAsia="Cambria" w:hAnsi="Cambria" w:cs="Cambria"/>
            <w:color w:val="0563C1"/>
            <w:sz w:val="24"/>
            <w:szCs w:val="24"/>
            <w:u w:val="single"/>
          </w:rPr>
          <w:t>https://youtube.com/shorts/NnyFU5L6aF4?si=64gWr0hzgZG9ac8n</w:t>
        </w:r>
      </w:hyperlink>
      <w:bookmarkEnd w:id="56"/>
      <w:r>
        <w:rPr>
          <w:rFonts w:ascii="Cambria" w:eastAsia="Cambria" w:hAnsi="Cambria" w:cs="Cambria"/>
          <w:color w:val="000000"/>
          <w:sz w:val="24"/>
          <w:szCs w:val="24"/>
        </w:rPr>
        <w:t xml:space="preserve"> </w:t>
      </w:r>
    </w:p>
    <w:p w14:paraId="39379D8A" w14:textId="20FACA8D" w:rsidR="00E67284" w:rsidRDefault="00215E11">
      <w:pPr>
        <w:numPr>
          <w:ilvl w:val="0"/>
          <w:numId w:val="30"/>
        </w:numPr>
        <w:pBdr>
          <w:top w:val="nil"/>
          <w:left w:val="nil"/>
          <w:bottom w:val="nil"/>
          <w:right w:val="nil"/>
          <w:between w:val="nil"/>
        </w:pBdr>
        <w:ind w:left="-426" w:hanging="359"/>
        <w:rPr>
          <w:rFonts w:ascii="Cambria" w:eastAsia="Cambria" w:hAnsi="Cambria" w:cs="Cambria"/>
          <w:color w:val="000000"/>
          <w:sz w:val="24"/>
          <w:szCs w:val="24"/>
        </w:rPr>
      </w:pPr>
      <w:bookmarkStart w:id="58" w:name="_Hlk172292560"/>
      <w:r>
        <w:rPr>
          <w:rFonts w:ascii="Cambria" w:hAnsi="Cambria"/>
          <w:sz w:val="24"/>
          <w:szCs w:val="24"/>
        </w:rPr>
        <w:t xml:space="preserve">celery pineapple cucumber &amp; ginger juice (recipe- </w:t>
      </w:r>
      <w:hyperlink r:id="rId226" w:history="1">
        <w:r w:rsidRPr="00451350">
          <w:rPr>
            <w:rStyle w:val="Hyperlink"/>
            <w:rFonts w:ascii="Cambria" w:hAnsi="Cambria"/>
            <w:sz w:val="24"/>
            <w:szCs w:val="24"/>
          </w:rPr>
          <w:t>https://www.youtube.com/watch?v=nkje88ghqam</w:t>
        </w:r>
      </w:hyperlink>
      <w:r>
        <w:rPr>
          <w:rFonts w:ascii="Cambria" w:hAnsi="Cambria"/>
          <w:sz w:val="24"/>
          <w:szCs w:val="24"/>
        </w:rPr>
        <w:t xml:space="preserve"> )</w:t>
      </w:r>
    </w:p>
    <w:bookmarkEnd w:id="58"/>
    <w:p w14:paraId="0E836CF3" w14:textId="77777777" w:rsidR="00A971B5" w:rsidRDefault="00A971B5">
      <w:pPr>
        <w:pBdr>
          <w:bottom w:val="single" w:sz="4" w:space="1" w:color="000000"/>
        </w:pBdr>
        <w:ind w:left="-567" w:firstLine="567"/>
        <w:rPr>
          <w:rFonts w:ascii="Cambria" w:eastAsia="Cambria" w:hAnsi="Cambria" w:cs="Cambria"/>
          <w:color w:val="000000"/>
          <w:sz w:val="24"/>
          <w:szCs w:val="24"/>
        </w:rPr>
      </w:pPr>
    </w:p>
    <w:p w14:paraId="62F76BBC" w14:textId="77777777" w:rsidR="00A971B5" w:rsidRDefault="00F75C53">
      <w:pPr>
        <w:ind w:left="-426"/>
        <w:rPr>
          <w:rFonts w:ascii="Cambria" w:eastAsia="Cambria" w:hAnsi="Cambria" w:cs="Cambria"/>
          <w:b/>
          <w:color w:val="1F3864"/>
          <w:sz w:val="24"/>
          <w:szCs w:val="24"/>
        </w:rPr>
      </w:pPr>
      <w:r>
        <w:rPr>
          <w:rFonts w:ascii="Cambria" w:eastAsia="Cambria" w:hAnsi="Cambria" w:cs="Cambria"/>
          <w:b/>
          <w:color w:val="1F3864"/>
          <w:sz w:val="24"/>
          <w:szCs w:val="24"/>
        </w:rPr>
        <w:t>BUTTERMILK:</w:t>
      </w:r>
    </w:p>
    <w:p w14:paraId="48ECF3BF" w14:textId="77777777" w:rsidR="00A971B5" w:rsidRDefault="00F75C53">
      <w:pPr>
        <w:numPr>
          <w:ilvl w:val="0"/>
          <w:numId w:val="32"/>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SATTU BUTTERMILK (RECIPE- </w:t>
      </w:r>
      <w:hyperlink r:id="rId227">
        <w:r>
          <w:rPr>
            <w:rFonts w:ascii="Cambria" w:eastAsia="Cambria" w:hAnsi="Cambria" w:cs="Cambria"/>
            <w:color w:val="0563C1"/>
            <w:sz w:val="24"/>
            <w:szCs w:val="24"/>
            <w:u w:val="single"/>
          </w:rPr>
          <w:t>https://www.youtube.com/watch?v=siNioWlyoIg</w:t>
        </w:r>
      </w:hyperlink>
      <w:r>
        <w:rPr>
          <w:rFonts w:ascii="Cambria" w:eastAsia="Cambria" w:hAnsi="Cambria" w:cs="Cambria"/>
          <w:color w:val="000000"/>
          <w:sz w:val="24"/>
          <w:szCs w:val="24"/>
        </w:rPr>
        <w:t xml:space="preserve"> ) </w:t>
      </w:r>
    </w:p>
    <w:p w14:paraId="454FC82B" w14:textId="77777777" w:rsidR="00A971B5" w:rsidRDefault="00F75C53">
      <w:pPr>
        <w:numPr>
          <w:ilvl w:val="0"/>
          <w:numId w:val="32"/>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MASALA BUTTERMILK (RECIPE- </w:t>
      </w:r>
      <w:hyperlink r:id="rId228">
        <w:r>
          <w:rPr>
            <w:rFonts w:ascii="Cambria" w:eastAsia="Cambria" w:hAnsi="Cambria" w:cs="Cambria"/>
            <w:color w:val="0563C1"/>
            <w:sz w:val="24"/>
            <w:szCs w:val="24"/>
            <w:u w:val="single"/>
          </w:rPr>
          <w:t>https://www.youtube.com/watch?v=6oYv1C2q0GQ</w:t>
        </w:r>
      </w:hyperlink>
      <w:r>
        <w:rPr>
          <w:rFonts w:ascii="Cambria" w:eastAsia="Cambria" w:hAnsi="Cambria" w:cs="Cambria"/>
          <w:color w:val="000000"/>
          <w:sz w:val="24"/>
          <w:szCs w:val="24"/>
        </w:rPr>
        <w:t xml:space="preserve"> ) </w:t>
      </w:r>
    </w:p>
    <w:p w14:paraId="20BEF509" w14:textId="77777777" w:rsidR="00A971B5" w:rsidRDefault="00F75C53">
      <w:pPr>
        <w:numPr>
          <w:ilvl w:val="0"/>
          <w:numId w:val="32"/>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NAMKEEN SATTU DRINK (RECIPE- </w:t>
      </w:r>
      <w:hyperlink r:id="rId229">
        <w:r>
          <w:rPr>
            <w:rFonts w:ascii="Cambria" w:eastAsia="Cambria" w:hAnsi="Cambria" w:cs="Cambria"/>
            <w:color w:val="0563C1"/>
            <w:sz w:val="24"/>
            <w:szCs w:val="24"/>
            <w:u w:val="single"/>
          </w:rPr>
          <w:t>https://www.youtube.com/watch?v=UnMy5mn3A_A</w:t>
        </w:r>
      </w:hyperlink>
      <w:r>
        <w:rPr>
          <w:rFonts w:ascii="Cambria" w:eastAsia="Cambria" w:hAnsi="Cambria" w:cs="Cambria"/>
          <w:color w:val="000000"/>
          <w:sz w:val="24"/>
          <w:szCs w:val="24"/>
        </w:rPr>
        <w:t xml:space="preserve"> ) </w:t>
      </w:r>
    </w:p>
    <w:p w14:paraId="58CB24D2" w14:textId="77777777" w:rsidR="00A971B5" w:rsidRDefault="00F75C53">
      <w:pPr>
        <w:numPr>
          <w:ilvl w:val="0"/>
          <w:numId w:val="32"/>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SATTU MILKSHAKE: </w:t>
      </w:r>
      <w:hyperlink r:id="rId230">
        <w:r>
          <w:rPr>
            <w:rFonts w:ascii="Cambria" w:eastAsia="Cambria" w:hAnsi="Cambria" w:cs="Cambria"/>
            <w:color w:val="0563C1"/>
            <w:sz w:val="24"/>
            <w:szCs w:val="24"/>
            <w:u w:val="single"/>
          </w:rPr>
          <w:t>https://youtu.be/hodasPjlOdU?si=zmOUoaFRklO7aeNY</w:t>
        </w:r>
      </w:hyperlink>
      <w:r>
        <w:rPr>
          <w:rFonts w:ascii="Cambria" w:eastAsia="Cambria" w:hAnsi="Cambria" w:cs="Cambria"/>
          <w:color w:val="000000"/>
          <w:sz w:val="24"/>
          <w:szCs w:val="24"/>
        </w:rPr>
        <w:t xml:space="preserve"> </w:t>
      </w:r>
    </w:p>
    <w:p w14:paraId="0450823B" w14:textId="77777777" w:rsidR="00A971B5" w:rsidRDefault="00A971B5">
      <w:pPr>
        <w:pBdr>
          <w:bottom w:val="single" w:sz="4" w:space="1" w:color="000000"/>
        </w:pBdr>
        <w:ind w:left="-709"/>
        <w:rPr>
          <w:rFonts w:ascii="Cambria" w:eastAsia="Cambria" w:hAnsi="Cambria" w:cs="Cambria"/>
          <w:color w:val="0563C1"/>
          <w:sz w:val="24"/>
          <w:szCs w:val="24"/>
          <w:u w:val="single"/>
        </w:rPr>
      </w:pPr>
    </w:p>
    <w:p w14:paraId="1FA0C12A" w14:textId="77777777" w:rsidR="00A971B5" w:rsidRDefault="00F75C53">
      <w:pPr>
        <w:ind w:left="-426"/>
        <w:rPr>
          <w:rFonts w:ascii="Cambria" w:eastAsia="Cambria" w:hAnsi="Cambria" w:cs="Cambria"/>
          <w:b/>
          <w:color w:val="1F3864"/>
          <w:sz w:val="24"/>
          <w:szCs w:val="24"/>
        </w:rPr>
      </w:pPr>
      <w:r>
        <w:rPr>
          <w:rFonts w:ascii="Cambria" w:eastAsia="Cambria" w:hAnsi="Cambria" w:cs="Cambria"/>
          <w:b/>
          <w:color w:val="1F3864"/>
          <w:sz w:val="24"/>
          <w:szCs w:val="24"/>
        </w:rPr>
        <w:t xml:space="preserve">COCONUT BASED RECIPES: </w:t>
      </w:r>
    </w:p>
    <w:p w14:paraId="751F36C8" w14:textId="77777777" w:rsidR="00A971B5" w:rsidRDefault="00F75C53">
      <w:pPr>
        <w:ind w:left="-426"/>
        <w:rPr>
          <w:rFonts w:ascii="Cambria" w:eastAsia="Cambria" w:hAnsi="Cambria" w:cs="Cambria"/>
          <w:b/>
          <w:color w:val="1F3864"/>
          <w:sz w:val="24"/>
          <w:szCs w:val="24"/>
        </w:rPr>
      </w:pPr>
      <w:r>
        <w:rPr>
          <w:rFonts w:ascii="Cambria" w:eastAsia="Cambria" w:hAnsi="Cambria" w:cs="Cambria"/>
          <w:color w:val="00B050"/>
          <w:sz w:val="24"/>
          <w:szCs w:val="24"/>
        </w:rPr>
        <w:t xml:space="preserve">VEG: </w:t>
      </w:r>
    </w:p>
    <w:p w14:paraId="49857E48" w14:textId="77777777" w:rsidR="00A971B5" w:rsidRDefault="00F75C53">
      <w:pPr>
        <w:numPr>
          <w:ilvl w:val="0"/>
          <w:numId w:val="33"/>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COCONUT </w:t>
      </w:r>
      <w:proofErr w:type="gramStart"/>
      <w:r>
        <w:rPr>
          <w:rFonts w:ascii="Cambria" w:eastAsia="Cambria" w:hAnsi="Cambria" w:cs="Cambria"/>
          <w:color w:val="000000"/>
          <w:sz w:val="24"/>
          <w:szCs w:val="24"/>
        </w:rPr>
        <w:t xml:space="preserve">CURD </w:t>
      </w:r>
      <w:r>
        <w:rPr>
          <w:rFonts w:ascii="Cambria" w:eastAsia="Cambria" w:hAnsi="Cambria" w:cs="Cambria"/>
          <w:color w:val="000000"/>
          <w:sz w:val="24"/>
          <w:szCs w:val="24"/>
          <w:u w:val="single"/>
        </w:rPr>
        <w:t xml:space="preserve"> </w:t>
      </w:r>
      <w:r>
        <w:rPr>
          <w:rFonts w:ascii="Cambria" w:eastAsia="Cambria" w:hAnsi="Cambria" w:cs="Cambria"/>
          <w:color w:val="000000"/>
          <w:sz w:val="24"/>
          <w:szCs w:val="24"/>
        </w:rPr>
        <w:t>(</w:t>
      </w:r>
      <w:proofErr w:type="gramEnd"/>
      <w:r>
        <w:rPr>
          <w:rFonts w:ascii="Cambria" w:eastAsia="Cambria" w:hAnsi="Cambria" w:cs="Cambria"/>
          <w:color w:val="000000"/>
          <w:sz w:val="24"/>
          <w:szCs w:val="24"/>
        </w:rPr>
        <w:t xml:space="preserve">RECIPE- </w:t>
      </w:r>
      <w:hyperlink r:id="rId231">
        <w:r>
          <w:rPr>
            <w:rFonts w:ascii="Cambria" w:eastAsia="Cambria" w:hAnsi="Cambria" w:cs="Cambria"/>
            <w:color w:val="1155CC"/>
            <w:sz w:val="24"/>
            <w:szCs w:val="24"/>
            <w:u w:val="single"/>
          </w:rPr>
          <w:t>https://youtube.com/shorts/kHWYuclx7cA?si=GHUDCweMmppT4LoR</w:t>
        </w:r>
      </w:hyperlink>
      <w:r>
        <w:rPr>
          <w:rFonts w:ascii="Cambria" w:eastAsia="Cambria" w:hAnsi="Cambria" w:cs="Cambria"/>
          <w:color w:val="000000"/>
          <w:sz w:val="24"/>
          <w:szCs w:val="24"/>
        </w:rPr>
        <w:t xml:space="preserve"> )</w:t>
      </w:r>
      <w:r>
        <w:rPr>
          <w:rFonts w:ascii="Cambria" w:eastAsia="Cambria" w:hAnsi="Cambria" w:cs="Cambria"/>
          <w:color w:val="000000"/>
          <w:sz w:val="24"/>
          <w:szCs w:val="24"/>
          <w:u w:val="single"/>
        </w:rPr>
        <w:t xml:space="preserve">       </w:t>
      </w:r>
    </w:p>
    <w:p w14:paraId="214A7217" w14:textId="1E225AD8" w:rsidR="00A971B5" w:rsidRDefault="00F75C53">
      <w:pPr>
        <w:numPr>
          <w:ilvl w:val="0"/>
          <w:numId w:val="33"/>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COCONUT CHI</w:t>
      </w:r>
      <w:r w:rsidR="002D6A2A">
        <w:rPr>
          <w:rFonts w:ascii="Cambria" w:eastAsia="Cambria" w:hAnsi="Cambria" w:cs="Cambria"/>
          <w:color w:val="000000"/>
          <w:sz w:val="24"/>
          <w:szCs w:val="24"/>
        </w:rPr>
        <w:t xml:space="preserve"> </w:t>
      </w:r>
      <w:r>
        <w:rPr>
          <w:rFonts w:ascii="Cambria" w:eastAsia="Cambria" w:hAnsi="Cambria" w:cs="Cambria"/>
          <w:color w:val="000000"/>
          <w:sz w:val="24"/>
          <w:szCs w:val="24"/>
        </w:rPr>
        <w:t xml:space="preserve">A SEED PUDDING (RECIPE- </w:t>
      </w:r>
      <w:hyperlink r:id="rId232">
        <w:r>
          <w:rPr>
            <w:rFonts w:ascii="Cambria" w:eastAsia="Cambria" w:hAnsi="Cambria" w:cs="Cambria"/>
            <w:color w:val="0563C1"/>
            <w:sz w:val="24"/>
            <w:szCs w:val="24"/>
            <w:u w:val="single"/>
          </w:rPr>
          <w:t>https://www.youtube.com/watch?v=3r3Nxja00C0</w:t>
        </w:r>
      </w:hyperlink>
      <w:r>
        <w:rPr>
          <w:rFonts w:ascii="Cambria" w:eastAsia="Cambria" w:hAnsi="Cambria" w:cs="Cambria"/>
          <w:color w:val="000000"/>
          <w:sz w:val="24"/>
          <w:szCs w:val="24"/>
        </w:rPr>
        <w:t xml:space="preserve"> )   </w:t>
      </w:r>
    </w:p>
    <w:p w14:paraId="40079F57" w14:textId="77777777" w:rsidR="00A971B5" w:rsidRDefault="00F75C53">
      <w:pPr>
        <w:numPr>
          <w:ilvl w:val="0"/>
          <w:numId w:val="33"/>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COCONUT BUTTERMILK (RECIPE- </w:t>
      </w:r>
      <w:hyperlink r:id="rId233">
        <w:r>
          <w:rPr>
            <w:rFonts w:ascii="Cambria" w:eastAsia="Cambria" w:hAnsi="Cambria" w:cs="Cambria"/>
            <w:color w:val="0563C1"/>
            <w:sz w:val="24"/>
            <w:szCs w:val="24"/>
            <w:u w:val="single"/>
          </w:rPr>
          <w:t>https://www.youtube.com/shorts/o6OgL9Shpo4</w:t>
        </w:r>
      </w:hyperlink>
      <w:r>
        <w:rPr>
          <w:rFonts w:ascii="Cambria" w:eastAsia="Cambria" w:hAnsi="Cambria" w:cs="Cambria"/>
          <w:color w:val="000000"/>
          <w:sz w:val="24"/>
          <w:szCs w:val="24"/>
        </w:rPr>
        <w:t xml:space="preserve"> ) </w:t>
      </w:r>
    </w:p>
    <w:p w14:paraId="7F78B547" w14:textId="77777777" w:rsidR="00A971B5" w:rsidRDefault="00F75C53">
      <w:pPr>
        <w:numPr>
          <w:ilvl w:val="0"/>
          <w:numId w:val="33"/>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COCONUT MOONG DAL (RECIPE- </w:t>
      </w:r>
      <w:hyperlink r:id="rId234">
        <w:r>
          <w:rPr>
            <w:rFonts w:ascii="Cambria" w:eastAsia="Cambria" w:hAnsi="Cambria" w:cs="Cambria"/>
            <w:color w:val="0563C1"/>
            <w:sz w:val="24"/>
            <w:szCs w:val="24"/>
            <w:u w:val="single"/>
          </w:rPr>
          <w:t>https://www.instagram.com/reel/crldvf1mxbc/?igshid=mzrlodbinwflza==</w:t>
        </w:r>
      </w:hyperlink>
      <w:r>
        <w:rPr>
          <w:rFonts w:ascii="Cambria" w:eastAsia="Cambria" w:hAnsi="Cambria" w:cs="Cambria"/>
          <w:color w:val="000000"/>
          <w:sz w:val="24"/>
          <w:szCs w:val="24"/>
        </w:rPr>
        <w:t xml:space="preserve"> )</w:t>
      </w:r>
    </w:p>
    <w:p w14:paraId="54CF5B7A" w14:textId="77777777" w:rsidR="00A971B5" w:rsidRDefault="00F75C53">
      <w:pPr>
        <w:numPr>
          <w:ilvl w:val="0"/>
          <w:numId w:val="33"/>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THAI CURRY (RECIPE- </w:t>
      </w:r>
      <w:hyperlink r:id="rId235">
        <w:r>
          <w:rPr>
            <w:rFonts w:ascii="Cambria" w:eastAsia="Cambria" w:hAnsi="Cambria" w:cs="Cambria"/>
            <w:color w:val="0563C1"/>
            <w:sz w:val="24"/>
            <w:szCs w:val="24"/>
            <w:u w:val="single"/>
          </w:rPr>
          <w:t>https://www.youtube.com/watch?v=BGGr2ty2-BM</w:t>
        </w:r>
      </w:hyperlink>
      <w:r>
        <w:rPr>
          <w:rFonts w:ascii="Cambria" w:eastAsia="Cambria" w:hAnsi="Cambria" w:cs="Cambria"/>
          <w:color w:val="000000"/>
          <w:sz w:val="24"/>
          <w:szCs w:val="24"/>
        </w:rPr>
        <w:t xml:space="preserve"> ) </w:t>
      </w:r>
    </w:p>
    <w:p w14:paraId="31F54CBC" w14:textId="77777777" w:rsidR="00A971B5" w:rsidRDefault="00F75C53">
      <w:pPr>
        <w:numPr>
          <w:ilvl w:val="0"/>
          <w:numId w:val="33"/>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COCONUT STEW (RECIPE- </w:t>
      </w:r>
      <w:hyperlink r:id="rId236">
        <w:r>
          <w:rPr>
            <w:rFonts w:ascii="Cambria" w:eastAsia="Cambria" w:hAnsi="Cambria" w:cs="Cambria"/>
            <w:color w:val="0563C1"/>
            <w:sz w:val="24"/>
            <w:szCs w:val="24"/>
            <w:u w:val="single"/>
          </w:rPr>
          <w:t>https://www.youtube.com/watch?v=7VhjpYnNZeQ</w:t>
        </w:r>
      </w:hyperlink>
      <w:r>
        <w:rPr>
          <w:rFonts w:ascii="Cambria" w:eastAsia="Cambria" w:hAnsi="Cambria" w:cs="Cambria"/>
          <w:color w:val="000000"/>
          <w:sz w:val="24"/>
          <w:szCs w:val="24"/>
        </w:rPr>
        <w:t xml:space="preserve"> ) </w:t>
      </w:r>
    </w:p>
    <w:p w14:paraId="2A8D93FA" w14:textId="77777777" w:rsidR="00A971B5" w:rsidRPr="00C645B5" w:rsidRDefault="00F75C53">
      <w:pPr>
        <w:numPr>
          <w:ilvl w:val="0"/>
          <w:numId w:val="33"/>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COCONUT CURRY NOODLES (RECIPE- </w:t>
      </w:r>
      <w:hyperlink r:id="rId237">
        <w:r>
          <w:rPr>
            <w:rFonts w:ascii="Cambria" w:eastAsia="Cambria" w:hAnsi="Cambria" w:cs="Cambria"/>
            <w:color w:val="0563C1"/>
            <w:sz w:val="24"/>
            <w:szCs w:val="24"/>
            <w:u w:val="single"/>
          </w:rPr>
          <w:t>https://www.instagram.com/reel/cfuajlxavyj/?igshid=mmjiy2i4ndbkzg==</w:t>
        </w:r>
      </w:hyperlink>
    </w:p>
    <w:p w14:paraId="6697C3AB" w14:textId="5383E42B" w:rsidR="00C645B5" w:rsidRDefault="00C645B5">
      <w:pPr>
        <w:numPr>
          <w:ilvl w:val="0"/>
          <w:numId w:val="33"/>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Vegetable </w:t>
      </w:r>
      <w:proofErr w:type="spellStart"/>
      <w:r>
        <w:rPr>
          <w:rFonts w:ascii="Cambria" w:eastAsia="Cambria" w:hAnsi="Cambria" w:cs="Cambria"/>
          <w:color w:val="000000"/>
          <w:sz w:val="24"/>
          <w:szCs w:val="24"/>
        </w:rPr>
        <w:t>thai</w:t>
      </w:r>
      <w:proofErr w:type="spellEnd"/>
      <w:r>
        <w:rPr>
          <w:rFonts w:ascii="Cambria" w:eastAsia="Cambria" w:hAnsi="Cambria" w:cs="Cambria"/>
          <w:color w:val="000000"/>
          <w:sz w:val="24"/>
          <w:szCs w:val="24"/>
        </w:rPr>
        <w:t xml:space="preserve"> curry: </w:t>
      </w:r>
      <w:hyperlink r:id="rId238" w:history="1">
        <w:r w:rsidRPr="00B55380">
          <w:rPr>
            <w:rStyle w:val="Hyperlink"/>
            <w:rFonts w:ascii="Cambria" w:eastAsia="Cambria" w:hAnsi="Cambria" w:cs="Cambria"/>
            <w:sz w:val="24"/>
            <w:szCs w:val="24"/>
          </w:rPr>
          <w:t>https://www.instagram.com/reel/DKw4ELfzvIk/?igsh=cHJ0NWExOXhnbDc3</w:t>
        </w:r>
      </w:hyperlink>
      <w:r>
        <w:rPr>
          <w:rFonts w:ascii="Cambria" w:eastAsia="Cambria" w:hAnsi="Cambria" w:cs="Cambria"/>
          <w:color w:val="000000"/>
          <w:sz w:val="24"/>
          <w:szCs w:val="24"/>
        </w:rPr>
        <w:t xml:space="preserve"> </w:t>
      </w:r>
    </w:p>
    <w:p w14:paraId="1472A2D5" w14:textId="77777777" w:rsidR="00A971B5" w:rsidRDefault="00A971B5">
      <w:pPr>
        <w:pBdr>
          <w:top w:val="nil"/>
          <w:left w:val="nil"/>
          <w:bottom w:val="nil"/>
          <w:right w:val="nil"/>
          <w:between w:val="nil"/>
        </w:pBdr>
        <w:spacing w:after="0"/>
        <w:ind w:left="-66"/>
        <w:rPr>
          <w:rFonts w:ascii="Cambria" w:eastAsia="Cambria" w:hAnsi="Cambria" w:cs="Cambria"/>
          <w:color w:val="000000"/>
          <w:sz w:val="24"/>
          <w:szCs w:val="24"/>
        </w:rPr>
      </w:pPr>
    </w:p>
    <w:p w14:paraId="0CDD8406" w14:textId="77777777" w:rsidR="00A971B5" w:rsidRDefault="00F75C53">
      <w:pPr>
        <w:pBdr>
          <w:top w:val="nil"/>
          <w:left w:val="nil"/>
          <w:bottom w:val="nil"/>
          <w:right w:val="nil"/>
          <w:between w:val="nil"/>
        </w:pBdr>
        <w:spacing w:after="0"/>
        <w:ind w:left="-426"/>
        <w:rPr>
          <w:rFonts w:ascii="Cambria" w:eastAsia="Cambria" w:hAnsi="Cambria" w:cs="Cambria"/>
          <w:color w:val="FF0000"/>
          <w:sz w:val="24"/>
          <w:szCs w:val="24"/>
        </w:rPr>
      </w:pPr>
      <w:r>
        <w:rPr>
          <w:rFonts w:ascii="Cambria" w:eastAsia="Cambria" w:hAnsi="Cambria" w:cs="Cambria"/>
          <w:color w:val="FF0000"/>
          <w:sz w:val="24"/>
          <w:szCs w:val="24"/>
        </w:rPr>
        <w:t>NON-VEG:</w:t>
      </w:r>
    </w:p>
    <w:p w14:paraId="291E87F6" w14:textId="77777777" w:rsidR="00A971B5" w:rsidRDefault="00A971B5">
      <w:pPr>
        <w:pBdr>
          <w:top w:val="nil"/>
          <w:left w:val="nil"/>
          <w:bottom w:val="nil"/>
          <w:right w:val="nil"/>
          <w:between w:val="nil"/>
        </w:pBdr>
        <w:spacing w:after="0"/>
        <w:ind w:left="-426"/>
        <w:rPr>
          <w:rFonts w:ascii="Cambria" w:eastAsia="Cambria" w:hAnsi="Cambria" w:cs="Cambria"/>
          <w:color w:val="FF0000"/>
          <w:sz w:val="24"/>
          <w:szCs w:val="24"/>
        </w:rPr>
      </w:pPr>
    </w:p>
    <w:p w14:paraId="1352C189" w14:textId="77777777" w:rsidR="00A971B5" w:rsidRDefault="00F75C53">
      <w:pPr>
        <w:numPr>
          <w:ilvl w:val="0"/>
          <w:numId w:val="2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COCONUT SHRIMP CURRY (RECIPE- </w:t>
      </w:r>
      <w:hyperlink r:id="rId239">
        <w:r>
          <w:rPr>
            <w:rFonts w:ascii="Cambria" w:eastAsia="Cambria" w:hAnsi="Cambria" w:cs="Cambria"/>
            <w:color w:val="0563C1"/>
            <w:sz w:val="24"/>
            <w:szCs w:val="24"/>
            <w:u w:val="single"/>
          </w:rPr>
          <w:t>https://www.youtube.com/watch?v=yHqe37aVKz0</w:t>
        </w:r>
      </w:hyperlink>
      <w:r>
        <w:rPr>
          <w:rFonts w:ascii="Cambria" w:eastAsia="Cambria" w:hAnsi="Cambria" w:cs="Cambria"/>
          <w:color w:val="000000"/>
          <w:sz w:val="24"/>
          <w:szCs w:val="24"/>
        </w:rPr>
        <w:t xml:space="preserve"> ) </w:t>
      </w:r>
    </w:p>
    <w:p w14:paraId="68D75E16" w14:textId="77777777" w:rsidR="00A971B5" w:rsidRDefault="00F75C53">
      <w:pPr>
        <w:numPr>
          <w:ilvl w:val="0"/>
          <w:numId w:val="2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CHICKEN STEW CURRY (RECIPE- </w:t>
      </w:r>
      <w:hyperlink r:id="rId240">
        <w:r>
          <w:rPr>
            <w:rFonts w:ascii="Cambria" w:eastAsia="Cambria" w:hAnsi="Cambria" w:cs="Cambria"/>
            <w:color w:val="0563C1"/>
            <w:sz w:val="24"/>
            <w:szCs w:val="24"/>
            <w:u w:val="single"/>
          </w:rPr>
          <w:t>https://www.youtube.com/watch?v=_P1n4KaU_rQ</w:t>
        </w:r>
      </w:hyperlink>
      <w:r>
        <w:rPr>
          <w:rFonts w:ascii="Cambria" w:eastAsia="Cambria" w:hAnsi="Cambria" w:cs="Cambria"/>
          <w:color w:val="000000"/>
          <w:sz w:val="24"/>
          <w:szCs w:val="24"/>
        </w:rPr>
        <w:t xml:space="preserve"> )</w:t>
      </w:r>
    </w:p>
    <w:p w14:paraId="29417079" w14:textId="77777777" w:rsidR="00A971B5" w:rsidRDefault="00F75C53">
      <w:pPr>
        <w:numPr>
          <w:ilvl w:val="0"/>
          <w:numId w:val="2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IBS COCONUT STEW (REFER RECIPE BELOW)  </w:t>
      </w:r>
    </w:p>
    <w:p w14:paraId="4E849CCF" w14:textId="77777777" w:rsidR="00A971B5" w:rsidRDefault="00F75C53">
      <w:pPr>
        <w:numPr>
          <w:ilvl w:val="0"/>
          <w:numId w:val="2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EGG CURRY (RECIPE- </w:t>
      </w:r>
      <w:hyperlink r:id="rId241">
        <w:r>
          <w:rPr>
            <w:rFonts w:ascii="Cambria" w:eastAsia="Cambria" w:hAnsi="Cambria" w:cs="Cambria"/>
            <w:color w:val="0563C1"/>
            <w:sz w:val="24"/>
            <w:szCs w:val="24"/>
            <w:u w:val="single"/>
          </w:rPr>
          <w:t>https://youtube.com/shorts/rRzm3qEq4fY?si=342ZpMBL6JFe8CCU</w:t>
        </w:r>
      </w:hyperlink>
      <w:r>
        <w:rPr>
          <w:rFonts w:ascii="Cambria" w:eastAsia="Cambria" w:hAnsi="Cambria" w:cs="Cambria"/>
          <w:color w:val="000000"/>
          <w:sz w:val="24"/>
          <w:szCs w:val="24"/>
        </w:rPr>
        <w:t xml:space="preserve"> )</w:t>
      </w:r>
    </w:p>
    <w:p w14:paraId="50809CA5" w14:textId="77777777" w:rsidR="00A971B5" w:rsidRDefault="00F75C53">
      <w:pPr>
        <w:numPr>
          <w:ilvl w:val="0"/>
          <w:numId w:val="2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keto chicken with broccoli and spinach (recipe- </w:t>
      </w:r>
      <w:hyperlink r:id="rId242">
        <w:r>
          <w:rPr>
            <w:rFonts w:ascii="Cambria" w:eastAsia="Cambria" w:hAnsi="Cambria" w:cs="Cambria"/>
            <w:color w:val="0563C1"/>
            <w:sz w:val="24"/>
            <w:szCs w:val="24"/>
            <w:u w:val="single"/>
          </w:rPr>
          <w:t>https://www.youtube.com/watch?v=z8aEridE3RA</w:t>
        </w:r>
      </w:hyperlink>
    </w:p>
    <w:p w14:paraId="710651E9" w14:textId="77777777" w:rsidR="00A971B5" w:rsidRDefault="00F75C53">
      <w:pPr>
        <w:numPr>
          <w:ilvl w:val="0"/>
          <w:numId w:val="22"/>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keto chicken in creamy mustard sauce (recipe- </w:t>
      </w:r>
      <w:hyperlink r:id="rId243">
        <w:r>
          <w:rPr>
            <w:rFonts w:ascii="Cambria" w:eastAsia="Cambria" w:hAnsi="Cambria" w:cs="Cambria"/>
            <w:color w:val="0563C1"/>
            <w:sz w:val="24"/>
            <w:szCs w:val="24"/>
            <w:u w:val="single"/>
          </w:rPr>
          <w:t>https://youtu.be/ema-gt_N0io?si=kxlGL4XRB2mPLtFH</w:t>
        </w:r>
      </w:hyperlink>
    </w:p>
    <w:p w14:paraId="1A814E09" w14:textId="77777777" w:rsidR="00A971B5" w:rsidRDefault="00F75C53">
      <w:pPr>
        <w:ind w:left="-567"/>
        <w:rPr>
          <w:rFonts w:ascii="Cambria" w:eastAsia="Cambria" w:hAnsi="Cambria" w:cs="Cambria"/>
          <w:b/>
          <w:sz w:val="24"/>
          <w:szCs w:val="24"/>
        </w:rPr>
      </w:pPr>
      <w:r>
        <w:rPr>
          <w:rFonts w:ascii="Cambria" w:eastAsia="Cambria" w:hAnsi="Cambria" w:cs="Cambria"/>
          <w:b/>
          <w:sz w:val="24"/>
          <w:szCs w:val="24"/>
        </w:rPr>
        <w:t xml:space="preserve">Chicken &amp; root vegetable stew: </w:t>
      </w:r>
    </w:p>
    <w:p w14:paraId="6D9B6271" w14:textId="77777777" w:rsidR="00A971B5" w:rsidRDefault="00F75C53">
      <w:pPr>
        <w:ind w:left="-567"/>
        <w:rPr>
          <w:rFonts w:ascii="Cambria" w:eastAsia="Cambria" w:hAnsi="Cambria" w:cs="Cambria"/>
          <w:b/>
          <w:sz w:val="24"/>
          <w:szCs w:val="24"/>
        </w:rPr>
      </w:pPr>
      <w:r>
        <w:rPr>
          <w:rFonts w:ascii="Cambria" w:eastAsia="Cambria" w:hAnsi="Cambria" w:cs="Cambria"/>
          <w:b/>
          <w:sz w:val="24"/>
          <w:szCs w:val="24"/>
        </w:rPr>
        <w:t xml:space="preserve">Ingredient: </w:t>
      </w:r>
    </w:p>
    <w:p w14:paraId="7D1C8B93" w14:textId="77777777" w:rsidR="00A971B5" w:rsidRDefault="00F75C53">
      <w:pPr>
        <w:ind w:left="-567"/>
        <w:rPr>
          <w:rFonts w:ascii="Cambria" w:eastAsia="Cambria" w:hAnsi="Cambria" w:cs="Cambria"/>
          <w:sz w:val="24"/>
          <w:szCs w:val="24"/>
        </w:rPr>
      </w:pPr>
      <w:r>
        <w:rPr>
          <w:rFonts w:ascii="Cambria" w:eastAsia="Cambria" w:hAnsi="Cambria" w:cs="Cambria"/>
          <w:sz w:val="24"/>
          <w:szCs w:val="24"/>
        </w:rPr>
        <w:t>Olive oil</w:t>
      </w:r>
    </w:p>
    <w:p w14:paraId="4B23706D" w14:textId="77777777" w:rsidR="00A971B5" w:rsidRDefault="00F75C53">
      <w:pPr>
        <w:ind w:left="-567"/>
        <w:rPr>
          <w:rFonts w:ascii="Cambria" w:eastAsia="Cambria" w:hAnsi="Cambria" w:cs="Cambria"/>
          <w:sz w:val="24"/>
          <w:szCs w:val="24"/>
        </w:rPr>
      </w:pPr>
      <w:r>
        <w:rPr>
          <w:rFonts w:ascii="Cambria" w:eastAsia="Cambria" w:hAnsi="Cambria" w:cs="Cambria"/>
          <w:sz w:val="24"/>
          <w:szCs w:val="24"/>
        </w:rPr>
        <w:t>Onion, chopped</w:t>
      </w:r>
    </w:p>
    <w:p w14:paraId="299CE056" w14:textId="77777777" w:rsidR="00A971B5" w:rsidRDefault="00F75C53">
      <w:pPr>
        <w:ind w:left="-567"/>
        <w:rPr>
          <w:rFonts w:ascii="Cambria" w:eastAsia="Cambria" w:hAnsi="Cambria" w:cs="Cambria"/>
          <w:sz w:val="24"/>
          <w:szCs w:val="24"/>
        </w:rPr>
      </w:pPr>
      <w:r>
        <w:rPr>
          <w:rFonts w:ascii="Cambria" w:eastAsia="Cambria" w:hAnsi="Cambria" w:cs="Cambria"/>
          <w:sz w:val="24"/>
          <w:szCs w:val="24"/>
        </w:rPr>
        <w:t>Garlic, crushed</w:t>
      </w:r>
    </w:p>
    <w:p w14:paraId="02571BD0" w14:textId="77777777" w:rsidR="00A971B5" w:rsidRDefault="00F75C53">
      <w:pPr>
        <w:ind w:left="-567"/>
        <w:rPr>
          <w:rFonts w:ascii="Cambria" w:eastAsia="Cambria" w:hAnsi="Cambria" w:cs="Cambria"/>
          <w:sz w:val="24"/>
          <w:szCs w:val="24"/>
        </w:rPr>
      </w:pPr>
      <w:r>
        <w:rPr>
          <w:rFonts w:ascii="Cambria" w:eastAsia="Cambria" w:hAnsi="Cambria" w:cs="Cambria"/>
          <w:sz w:val="24"/>
          <w:szCs w:val="24"/>
        </w:rPr>
        <w:t>Root vegetables:  chopped carrots, turnip, sweet potato</w:t>
      </w:r>
    </w:p>
    <w:p w14:paraId="62D2A27F" w14:textId="77777777" w:rsidR="00A971B5" w:rsidRDefault="00F75C53">
      <w:pPr>
        <w:ind w:left="-567"/>
        <w:rPr>
          <w:rFonts w:ascii="Cambria" w:eastAsia="Cambria" w:hAnsi="Cambria" w:cs="Cambria"/>
          <w:sz w:val="24"/>
          <w:szCs w:val="24"/>
        </w:rPr>
      </w:pPr>
      <w:r>
        <w:rPr>
          <w:rFonts w:ascii="Cambria" w:eastAsia="Cambria" w:hAnsi="Cambria" w:cs="Cambria"/>
          <w:sz w:val="24"/>
          <w:szCs w:val="24"/>
        </w:rPr>
        <w:t>Chicken breast</w:t>
      </w:r>
    </w:p>
    <w:p w14:paraId="45B0DB39" w14:textId="77777777" w:rsidR="00A971B5" w:rsidRDefault="00F75C53">
      <w:pPr>
        <w:ind w:left="-567"/>
        <w:rPr>
          <w:rFonts w:ascii="Cambria" w:eastAsia="Cambria" w:hAnsi="Cambria" w:cs="Cambria"/>
          <w:sz w:val="24"/>
          <w:szCs w:val="24"/>
        </w:rPr>
      </w:pPr>
      <w:r>
        <w:rPr>
          <w:rFonts w:ascii="Cambria" w:eastAsia="Cambria" w:hAnsi="Cambria" w:cs="Cambria"/>
          <w:sz w:val="24"/>
          <w:szCs w:val="24"/>
        </w:rPr>
        <w:t>Herbs &amp; Spices mixed: coriander, turmeric, cumin, pepper</w:t>
      </w:r>
    </w:p>
    <w:p w14:paraId="2CD6F891" w14:textId="77777777" w:rsidR="00A971B5" w:rsidRDefault="00F75C53">
      <w:pPr>
        <w:ind w:left="-567"/>
        <w:rPr>
          <w:rFonts w:ascii="Cambria" w:eastAsia="Cambria" w:hAnsi="Cambria" w:cs="Cambria"/>
          <w:sz w:val="24"/>
          <w:szCs w:val="24"/>
        </w:rPr>
      </w:pPr>
      <w:r>
        <w:rPr>
          <w:rFonts w:ascii="Cambria" w:eastAsia="Cambria" w:hAnsi="Cambria" w:cs="Cambria"/>
          <w:sz w:val="24"/>
          <w:szCs w:val="24"/>
        </w:rPr>
        <w:t xml:space="preserve">Chicken stock </w:t>
      </w:r>
    </w:p>
    <w:p w14:paraId="4E0AAADE" w14:textId="77777777" w:rsidR="00A971B5" w:rsidRDefault="00F75C53">
      <w:pPr>
        <w:ind w:left="-567"/>
        <w:rPr>
          <w:rFonts w:ascii="Cambria" w:eastAsia="Cambria" w:hAnsi="Cambria" w:cs="Cambria"/>
          <w:sz w:val="24"/>
          <w:szCs w:val="24"/>
        </w:rPr>
      </w:pPr>
      <w:r>
        <w:rPr>
          <w:rFonts w:ascii="Cambria" w:eastAsia="Cambria" w:hAnsi="Cambria" w:cs="Cambria"/>
          <w:sz w:val="24"/>
          <w:szCs w:val="24"/>
        </w:rPr>
        <w:lastRenderedPageBreak/>
        <w:t>Prune juice</w:t>
      </w:r>
    </w:p>
    <w:p w14:paraId="0A49D879" w14:textId="77777777" w:rsidR="00A971B5" w:rsidRDefault="00F75C53">
      <w:pPr>
        <w:ind w:left="-567"/>
        <w:rPr>
          <w:rFonts w:ascii="Cambria" w:eastAsia="Cambria" w:hAnsi="Cambria" w:cs="Cambria"/>
          <w:b/>
          <w:sz w:val="24"/>
          <w:szCs w:val="24"/>
        </w:rPr>
      </w:pPr>
      <w:r>
        <w:rPr>
          <w:rFonts w:ascii="Cambria" w:eastAsia="Cambria" w:hAnsi="Cambria" w:cs="Cambria"/>
          <w:b/>
          <w:sz w:val="24"/>
          <w:szCs w:val="24"/>
        </w:rPr>
        <w:t>Method:</w:t>
      </w:r>
    </w:p>
    <w:p w14:paraId="4E025AEB" w14:textId="77777777" w:rsidR="00A971B5" w:rsidRDefault="00F75C53">
      <w:pPr>
        <w:ind w:left="-567"/>
        <w:rPr>
          <w:rFonts w:ascii="Cambria" w:eastAsia="Cambria" w:hAnsi="Cambria" w:cs="Cambria"/>
          <w:sz w:val="24"/>
          <w:szCs w:val="24"/>
        </w:rPr>
      </w:pPr>
      <w:r>
        <w:rPr>
          <w:rFonts w:ascii="Cambria" w:eastAsia="Cambria" w:hAnsi="Cambria" w:cs="Cambria"/>
          <w:sz w:val="24"/>
          <w:szCs w:val="24"/>
        </w:rPr>
        <w:t>Using one pot on the hob, begin by frying the onion for a few minutes in a glug of oil, then</w:t>
      </w:r>
    </w:p>
    <w:p w14:paraId="4B66D5B8" w14:textId="77777777" w:rsidR="00A971B5" w:rsidRDefault="00F75C53">
      <w:pPr>
        <w:ind w:left="-567"/>
        <w:rPr>
          <w:rFonts w:ascii="Cambria" w:eastAsia="Cambria" w:hAnsi="Cambria" w:cs="Cambria"/>
          <w:sz w:val="24"/>
          <w:szCs w:val="24"/>
        </w:rPr>
      </w:pPr>
      <w:r>
        <w:rPr>
          <w:rFonts w:ascii="Cambria" w:eastAsia="Cambria" w:hAnsi="Cambria" w:cs="Cambria"/>
          <w:sz w:val="24"/>
          <w:szCs w:val="24"/>
        </w:rPr>
        <w:t xml:space="preserve">garlic. Add the root vegetables of your choice to the pot and your desired herbs. Add the chopped chicken and stir fry till browned. Meanwhile prepare your chicken stock in </w:t>
      </w:r>
      <w:proofErr w:type="spellStart"/>
      <w:proofErr w:type="gramStart"/>
      <w:r>
        <w:rPr>
          <w:rFonts w:ascii="Cambria" w:eastAsia="Cambria" w:hAnsi="Cambria" w:cs="Cambria"/>
          <w:sz w:val="24"/>
          <w:szCs w:val="24"/>
        </w:rPr>
        <w:t>water,add</w:t>
      </w:r>
      <w:proofErr w:type="spellEnd"/>
      <w:proofErr w:type="gramEnd"/>
      <w:r>
        <w:rPr>
          <w:rFonts w:ascii="Cambria" w:eastAsia="Cambria" w:hAnsi="Cambria" w:cs="Cambria"/>
          <w:sz w:val="24"/>
          <w:szCs w:val="24"/>
        </w:rPr>
        <w:t xml:space="preserve"> approximately 1/3 prune juice to 2/3 stock, give it a stir and add it to the pot so everything has a good covering. Cover and leave to simmer for 30-40 minutes, then serve</w:t>
      </w:r>
    </w:p>
    <w:p w14:paraId="4321C058" w14:textId="77777777" w:rsidR="00A971B5" w:rsidRDefault="00A971B5">
      <w:pPr>
        <w:pBdr>
          <w:bottom w:val="single" w:sz="4" w:space="1" w:color="000000"/>
        </w:pBdr>
        <w:ind w:left="-567"/>
        <w:rPr>
          <w:rFonts w:ascii="Cambria" w:eastAsia="Cambria" w:hAnsi="Cambria" w:cs="Cambria"/>
          <w:sz w:val="24"/>
          <w:szCs w:val="24"/>
        </w:rPr>
      </w:pPr>
    </w:p>
    <w:p w14:paraId="00DCDB45" w14:textId="77777777" w:rsidR="00A971B5" w:rsidRDefault="00A971B5">
      <w:pPr>
        <w:rPr>
          <w:rFonts w:ascii="Cambria" w:eastAsia="Cambria" w:hAnsi="Cambria" w:cs="Cambria"/>
          <w:color w:val="000000"/>
          <w:sz w:val="24"/>
          <w:szCs w:val="24"/>
        </w:rPr>
      </w:pPr>
    </w:p>
    <w:p w14:paraId="33D49DBD" w14:textId="77777777" w:rsidR="00A971B5" w:rsidRDefault="00F75C53">
      <w:pPr>
        <w:ind w:left="-709"/>
        <w:rPr>
          <w:rFonts w:ascii="Cambria" w:eastAsia="Cambria" w:hAnsi="Cambria" w:cs="Cambria"/>
          <w:b/>
          <w:color w:val="1F3864"/>
          <w:sz w:val="24"/>
          <w:szCs w:val="24"/>
        </w:rPr>
      </w:pPr>
      <w:r>
        <w:rPr>
          <w:rFonts w:ascii="Cambria" w:eastAsia="Cambria" w:hAnsi="Cambria" w:cs="Cambria"/>
          <w:b/>
          <w:color w:val="1F3864"/>
          <w:sz w:val="24"/>
          <w:szCs w:val="24"/>
        </w:rPr>
        <w:t xml:space="preserve">SOUTH INDIAN RECIPES: </w:t>
      </w:r>
    </w:p>
    <w:p w14:paraId="7EB433EC" w14:textId="6EB72A21" w:rsidR="00A971B5" w:rsidRDefault="00F75C53">
      <w:pPr>
        <w:numPr>
          <w:ilvl w:val="0"/>
          <w:numId w:val="35"/>
        </w:numPr>
        <w:pBdr>
          <w:top w:val="nil"/>
          <w:left w:val="nil"/>
          <w:bottom w:val="single" w:sz="4" w:space="1" w:color="000000"/>
          <w:right w:val="nil"/>
          <w:between w:val="nil"/>
        </w:pBdr>
        <w:spacing w:after="0"/>
        <w:rPr>
          <w:rFonts w:ascii="Cambria" w:eastAsia="Cambria" w:hAnsi="Cambria" w:cs="Cambria"/>
          <w:b/>
          <w:color w:val="1F3864"/>
          <w:sz w:val="24"/>
          <w:szCs w:val="24"/>
        </w:rPr>
      </w:pPr>
      <w:r>
        <w:rPr>
          <w:rFonts w:ascii="Cambria" w:eastAsia="Cambria" w:hAnsi="Cambria" w:cs="Cambria"/>
          <w:color w:val="000000"/>
          <w:sz w:val="24"/>
          <w:szCs w:val="24"/>
        </w:rPr>
        <w:t xml:space="preserve">RICE </w:t>
      </w:r>
      <w:r w:rsidR="00674D9A">
        <w:rPr>
          <w:rFonts w:ascii="Cambria" w:eastAsia="Cambria" w:hAnsi="Cambria" w:cs="Cambria"/>
          <w:color w:val="000000"/>
          <w:sz w:val="24"/>
          <w:szCs w:val="24"/>
        </w:rPr>
        <w:t>PAL</w:t>
      </w:r>
      <w:r>
        <w:rPr>
          <w:rFonts w:ascii="Cambria" w:eastAsia="Cambria" w:hAnsi="Cambria" w:cs="Cambria"/>
          <w:color w:val="000000"/>
          <w:sz w:val="24"/>
          <w:szCs w:val="24"/>
        </w:rPr>
        <w:t xml:space="preserve">APPAM (RECIPE- </w:t>
      </w:r>
      <w:hyperlink r:id="rId244">
        <w:r>
          <w:rPr>
            <w:rFonts w:ascii="Cambria" w:eastAsia="Cambria" w:hAnsi="Cambria" w:cs="Cambria"/>
            <w:color w:val="0563C1"/>
            <w:sz w:val="24"/>
            <w:szCs w:val="24"/>
            <w:u w:val="single"/>
          </w:rPr>
          <w:t>https://www.youtube.com/watch?v=XF5zLP57rw0</w:t>
        </w:r>
      </w:hyperlink>
      <w:r>
        <w:rPr>
          <w:rFonts w:ascii="Cambria" w:eastAsia="Cambria" w:hAnsi="Cambria" w:cs="Cambria"/>
          <w:color w:val="000000"/>
          <w:sz w:val="24"/>
          <w:szCs w:val="24"/>
        </w:rPr>
        <w:t xml:space="preserve"> )</w:t>
      </w:r>
    </w:p>
    <w:p w14:paraId="6238EF63" w14:textId="7CDC78C0" w:rsidR="00A971B5" w:rsidRDefault="00F75C53">
      <w:pPr>
        <w:numPr>
          <w:ilvl w:val="0"/>
          <w:numId w:val="35"/>
        </w:numPr>
        <w:pBdr>
          <w:top w:val="nil"/>
          <w:left w:val="nil"/>
          <w:bottom w:val="single" w:sz="4" w:space="1" w:color="000000"/>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RAGI PUTTU (RECIPE- </w:t>
      </w:r>
      <w:hyperlink r:id="rId245" w:history="1">
        <w:r w:rsidR="00086AD1" w:rsidRPr="00010DE7">
          <w:rPr>
            <w:rStyle w:val="Hyperlink"/>
            <w:rFonts w:ascii="Cambria" w:eastAsia="Cambria" w:hAnsi="Cambria" w:cs="Cambria"/>
            <w:sz w:val="24"/>
            <w:szCs w:val="24"/>
          </w:rPr>
          <w:t>https://www.youtube.com/watch?v=oC-b0Zvhvzk</w:t>
        </w:r>
      </w:hyperlink>
      <w:r>
        <w:rPr>
          <w:rFonts w:ascii="Cambria" w:eastAsia="Cambria" w:hAnsi="Cambria" w:cs="Cambria"/>
          <w:color w:val="000000"/>
          <w:sz w:val="24"/>
          <w:szCs w:val="24"/>
        </w:rPr>
        <w:t xml:space="preserve"> ) </w:t>
      </w:r>
    </w:p>
    <w:p w14:paraId="3D449AEE" w14:textId="77777777" w:rsidR="00A971B5" w:rsidRDefault="00F75C53">
      <w:pPr>
        <w:numPr>
          <w:ilvl w:val="0"/>
          <w:numId w:val="35"/>
        </w:numPr>
        <w:pBdr>
          <w:top w:val="nil"/>
          <w:left w:val="nil"/>
          <w:bottom w:val="single" w:sz="4" w:space="1" w:color="000000"/>
          <w:right w:val="nil"/>
          <w:between w:val="nil"/>
        </w:pBdr>
        <w:spacing w:after="0"/>
        <w:rPr>
          <w:rFonts w:ascii="Cambria" w:eastAsia="Cambria" w:hAnsi="Cambria" w:cs="Cambria"/>
          <w:b/>
          <w:color w:val="1F3864"/>
          <w:sz w:val="24"/>
          <w:szCs w:val="24"/>
        </w:rPr>
      </w:pPr>
      <w:r>
        <w:rPr>
          <w:rFonts w:ascii="Cambria" w:eastAsia="Cambria" w:hAnsi="Cambria" w:cs="Cambria"/>
          <w:color w:val="000000"/>
          <w:sz w:val="24"/>
          <w:szCs w:val="24"/>
        </w:rPr>
        <w:t xml:space="preserve">AVIYAL (RECIPE- </w:t>
      </w:r>
      <w:hyperlink r:id="rId246">
        <w:r>
          <w:rPr>
            <w:rFonts w:ascii="Cambria" w:eastAsia="Cambria" w:hAnsi="Cambria" w:cs="Cambria"/>
            <w:color w:val="0563C1"/>
            <w:sz w:val="24"/>
            <w:szCs w:val="24"/>
            <w:u w:val="single"/>
          </w:rPr>
          <w:t>https://www.youtube.com/watch?v=_C9SZg3adxI</w:t>
        </w:r>
      </w:hyperlink>
      <w:r>
        <w:rPr>
          <w:rFonts w:ascii="Cambria" w:eastAsia="Cambria" w:hAnsi="Cambria" w:cs="Cambria"/>
          <w:color w:val="000000"/>
          <w:sz w:val="24"/>
          <w:szCs w:val="24"/>
        </w:rPr>
        <w:t xml:space="preserve"> )</w:t>
      </w:r>
    </w:p>
    <w:p w14:paraId="0BF880DE" w14:textId="77777777" w:rsidR="00A971B5" w:rsidRDefault="00F75C53">
      <w:pPr>
        <w:numPr>
          <w:ilvl w:val="0"/>
          <w:numId w:val="35"/>
        </w:numPr>
        <w:pBdr>
          <w:top w:val="nil"/>
          <w:left w:val="nil"/>
          <w:bottom w:val="single" w:sz="4" w:space="1" w:color="000000"/>
          <w:right w:val="nil"/>
          <w:between w:val="nil"/>
        </w:pBdr>
        <w:spacing w:after="0"/>
        <w:rPr>
          <w:rFonts w:ascii="Cambria" w:eastAsia="Cambria" w:hAnsi="Cambria" w:cs="Cambria"/>
          <w:b/>
          <w:color w:val="1F3864"/>
          <w:sz w:val="24"/>
          <w:szCs w:val="24"/>
        </w:rPr>
      </w:pPr>
      <w:r>
        <w:rPr>
          <w:rFonts w:ascii="Cambria" w:eastAsia="Cambria" w:hAnsi="Cambria" w:cs="Cambria"/>
          <w:color w:val="000000"/>
          <w:sz w:val="24"/>
          <w:szCs w:val="24"/>
        </w:rPr>
        <w:t xml:space="preserve">IDIYAPPAM (RECIPE- </w:t>
      </w:r>
      <w:hyperlink r:id="rId247">
        <w:r>
          <w:rPr>
            <w:rFonts w:ascii="Cambria" w:eastAsia="Cambria" w:hAnsi="Cambria" w:cs="Cambria"/>
            <w:color w:val="0563C1"/>
            <w:sz w:val="24"/>
            <w:szCs w:val="24"/>
            <w:u w:val="single"/>
          </w:rPr>
          <w:t>https://www.youtube.com/watch?v=QhBRC1Gq8QM</w:t>
        </w:r>
      </w:hyperlink>
      <w:r>
        <w:rPr>
          <w:rFonts w:ascii="Cambria" w:eastAsia="Cambria" w:hAnsi="Cambria" w:cs="Cambria"/>
          <w:color w:val="000000"/>
          <w:sz w:val="24"/>
          <w:szCs w:val="24"/>
        </w:rPr>
        <w:t xml:space="preserve"> ) </w:t>
      </w:r>
    </w:p>
    <w:p w14:paraId="57748769" w14:textId="77777777" w:rsidR="00A971B5" w:rsidRDefault="00F75C53">
      <w:pPr>
        <w:numPr>
          <w:ilvl w:val="0"/>
          <w:numId w:val="35"/>
        </w:numPr>
        <w:pBdr>
          <w:top w:val="nil"/>
          <w:left w:val="nil"/>
          <w:bottom w:val="single" w:sz="4" w:space="1" w:color="000000"/>
          <w:right w:val="nil"/>
          <w:between w:val="nil"/>
        </w:pBdr>
        <w:spacing w:after="0"/>
        <w:rPr>
          <w:rFonts w:ascii="Cambria" w:eastAsia="Cambria" w:hAnsi="Cambria" w:cs="Cambria"/>
          <w:b/>
          <w:color w:val="1F3864"/>
          <w:sz w:val="24"/>
          <w:szCs w:val="24"/>
        </w:rPr>
      </w:pPr>
      <w:r>
        <w:rPr>
          <w:rFonts w:ascii="Cambria" w:eastAsia="Cambria" w:hAnsi="Cambria" w:cs="Cambria"/>
          <w:color w:val="000000"/>
          <w:sz w:val="24"/>
          <w:szCs w:val="24"/>
        </w:rPr>
        <w:t xml:space="preserve">PALAPPAM (RECIPE- </w:t>
      </w:r>
      <w:hyperlink r:id="rId248">
        <w:r>
          <w:rPr>
            <w:rFonts w:ascii="Cambria" w:eastAsia="Cambria" w:hAnsi="Cambria" w:cs="Cambria"/>
            <w:color w:val="0563C1"/>
            <w:sz w:val="24"/>
            <w:szCs w:val="24"/>
            <w:u w:val="single"/>
          </w:rPr>
          <w:t>https://www.youtube.com/watch?v=pd_6ashmieg</w:t>
        </w:r>
      </w:hyperlink>
      <w:r>
        <w:rPr>
          <w:rFonts w:ascii="Cambria" w:eastAsia="Cambria" w:hAnsi="Cambria" w:cs="Cambria"/>
          <w:color w:val="000000"/>
          <w:sz w:val="24"/>
          <w:szCs w:val="24"/>
        </w:rPr>
        <w:t xml:space="preserve"> ) </w:t>
      </w:r>
    </w:p>
    <w:p w14:paraId="2C7B9AEA" w14:textId="77777777" w:rsidR="00A971B5" w:rsidRDefault="00F75C53">
      <w:pPr>
        <w:numPr>
          <w:ilvl w:val="0"/>
          <w:numId w:val="35"/>
        </w:numPr>
        <w:pBdr>
          <w:top w:val="nil"/>
          <w:left w:val="nil"/>
          <w:bottom w:val="single" w:sz="4" w:space="1" w:color="000000"/>
          <w:right w:val="nil"/>
          <w:between w:val="nil"/>
        </w:pBdr>
        <w:spacing w:after="0"/>
        <w:rPr>
          <w:rFonts w:ascii="Cambria" w:eastAsia="Cambria" w:hAnsi="Cambria" w:cs="Cambria"/>
          <w:b/>
          <w:color w:val="1F3864"/>
          <w:sz w:val="24"/>
          <w:szCs w:val="24"/>
        </w:rPr>
      </w:pPr>
      <w:r>
        <w:rPr>
          <w:rFonts w:ascii="Cambria" w:eastAsia="Cambria" w:hAnsi="Cambria" w:cs="Cambria"/>
          <w:color w:val="000000"/>
          <w:sz w:val="24"/>
          <w:szCs w:val="24"/>
        </w:rPr>
        <w:t xml:space="preserve">YAM BANANA SUBJI: </w:t>
      </w:r>
      <w:hyperlink r:id="rId249">
        <w:r>
          <w:rPr>
            <w:rFonts w:ascii="Cambria" w:eastAsia="Cambria" w:hAnsi="Cambria" w:cs="Cambria"/>
            <w:color w:val="0563C1"/>
            <w:sz w:val="24"/>
            <w:szCs w:val="24"/>
            <w:u w:val="single"/>
          </w:rPr>
          <w:t>https://www.youtube.com/watch?v=01quYbGfDhU</w:t>
        </w:r>
      </w:hyperlink>
    </w:p>
    <w:p w14:paraId="1CF2DFB2" w14:textId="77777777" w:rsidR="00A971B5" w:rsidRDefault="00F75C53">
      <w:pPr>
        <w:numPr>
          <w:ilvl w:val="0"/>
          <w:numId w:val="35"/>
        </w:numPr>
        <w:pBdr>
          <w:top w:val="nil"/>
          <w:left w:val="nil"/>
          <w:bottom w:val="single" w:sz="4" w:space="1" w:color="000000"/>
          <w:right w:val="nil"/>
          <w:between w:val="nil"/>
        </w:pBdr>
        <w:tabs>
          <w:tab w:val="right" w:pos="9026"/>
        </w:tabs>
        <w:spacing w:after="0"/>
        <w:rPr>
          <w:rFonts w:ascii="Cambria" w:eastAsia="Cambria" w:hAnsi="Cambria" w:cs="Cambria"/>
          <w:color w:val="000000"/>
          <w:sz w:val="24"/>
          <w:szCs w:val="24"/>
        </w:rPr>
      </w:pPr>
      <w:r>
        <w:rPr>
          <w:rFonts w:ascii="Cambria" w:eastAsia="Cambria" w:hAnsi="Cambria" w:cs="Cambria"/>
          <w:color w:val="000000"/>
          <w:sz w:val="24"/>
          <w:szCs w:val="24"/>
        </w:rPr>
        <w:t xml:space="preserve">SPINACH RAW MANGO: </w:t>
      </w:r>
      <w:hyperlink r:id="rId250">
        <w:r>
          <w:rPr>
            <w:rFonts w:ascii="Cambria" w:eastAsia="Cambria" w:hAnsi="Cambria" w:cs="Cambria"/>
            <w:color w:val="0563C1"/>
            <w:sz w:val="24"/>
            <w:szCs w:val="24"/>
            <w:u w:val="single"/>
          </w:rPr>
          <w:t>https://www.youtube.com/watch?v=nYILmpV_Dos</w:t>
        </w:r>
      </w:hyperlink>
      <w:r>
        <w:rPr>
          <w:rFonts w:ascii="Cambria" w:eastAsia="Cambria" w:hAnsi="Cambria" w:cs="Cambria"/>
          <w:color w:val="000000"/>
          <w:sz w:val="24"/>
          <w:szCs w:val="24"/>
        </w:rPr>
        <w:t xml:space="preserve"> </w:t>
      </w:r>
    </w:p>
    <w:p w14:paraId="2C7C7D97" w14:textId="77777777" w:rsidR="00A971B5" w:rsidRDefault="00F75C53">
      <w:pPr>
        <w:numPr>
          <w:ilvl w:val="0"/>
          <w:numId w:val="35"/>
        </w:numPr>
        <w:pBdr>
          <w:top w:val="nil"/>
          <w:left w:val="nil"/>
          <w:bottom w:val="single" w:sz="4" w:space="1" w:color="000000"/>
          <w:right w:val="nil"/>
          <w:between w:val="nil"/>
        </w:pBdr>
        <w:tabs>
          <w:tab w:val="right" w:pos="9026"/>
        </w:tabs>
        <w:spacing w:after="0"/>
        <w:rPr>
          <w:rFonts w:ascii="Cambria" w:eastAsia="Cambria" w:hAnsi="Cambria" w:cs="Cambria"/>
          <w:color w:val="000000"/>
          <w:sz w:val="24"/>
          <w:szCs w:val="24"/>
        </w:rPr>
      </w:pPr>
      <w:bookmarkStart w:id="59" w:name="_17dp8vu" w:colFirst="0" w:colLast="0"/>
      <w:bookmarkStart w:id="60" w:name="_Hlk163662629"/>
      <w:bookmarkEnd w:id="59"/>
      <w:r>
        <w:rPr>
          <w:rFonts w:ascii="Cambria" w:eastAsia="Cambria" w:hAnsi="Cambria" w:cs="Cambria"/>
          <w:color w:val="000000"/>
          <w:sz w:val="24"/>
          <w:szCs w:val="24"/>
        </w:rPr>
        <w:t xml:space="preserve">PUMPKIN PORIYAL: </w:t>
      </w:r>
      <w:hyperlink r:id="rId251">
        <w:r>
          <w:rPr>
            <w:rFonts w:ascii="Cambria" w:eastAsia="Cambria" w:hAnsi="Cambria" w:cs="Cambria"/>
            <w:color w:val="0563C1"/>
            <w:sz w:val="24"/>
            <w:szCs w:val="24"/>
            <w:u w:val="single"/>
          </w:rPr>
          <w:t>https://www.youtube.com/watch?v=Zi-pdbvcgZg</w:t>
        </w:r>
      </w:hyperlink>
      <w:bookmarkEnd w:id="60"/>
      <w:r>
        <w:rPr>
          <w:rFonts w:ascii="Cambria" w:eastAsia="Cambria" w:hAnsi="Cambria" w:cs="Cambria"/>
          <w:color w:val="000000"/>
          <w:sz w:val="24"/>
          <w:szCs w:val="24"/>
        </w:rPr>
        <w:t xml:space="preserve"> </w:t>
      </w:r>
    </w:p>
    <w:p w14:paraId="3EEAE019" w14:textId="77777777" w:rsidR="00A971B5" w:rsidRDefault="00F75C53">
      <w:pPr>
        <w:numPr>
          <w:ilvl w:val="0"/>
          <w:numId w:val="35"/>
        </w:numPr>
        <w:pBdr>
          <w:top w:val="nil"/>
          <w:left w:val="nil"/>
          <w:bottom w:val="single" w:sz="4" w:space="1" w:color="000000"/>
          <w:right w:val="nil"/>
          <w:between w:val="nil"/>
        </w:pBdr>
        <w:tabs>
          <w:tab w:val="right" w:pos="9026"/>
        </w:tabs>
        <w:spacing w:after="0"/>
        <w:rPr>
          <w:rFonts w:ascii="Cambria" w:eastAsia="Cambria" w:hAnsi="Cambria" w:cs="Cambria"/>
          <w:color w:val="000000"/>
          <w:sz w:val="24"/>
          <w:szCs w:val="24"/>
        </w:rPr>
      </w:pPr>
      <w:r>
        <w:rPr>
          <w:rFonts w:ascii="Cambria" w:eastAsia="Cambria" w:hAnsi="Cambria" w:cs="Cambria"/>
          <w:color w:val="000000"/>
          <w:sz w:val="24"/>
          <w:szCs w:val="24"/>
        </w:rPr>
        <w:t xml:space="preserve">FISH FRY (RECIPE- </w:t>
      </w:r>
      <w:hyperlink r:id="rId252">
        <w:r>
          <w:rPr>
            <w:rFonts w:ascii="Cambria" w:eastAsia="Cambria" w:hAnsi="Cambria" w:cs="Cambria"/>
            <w:color w:val="0563C1"/>
            <w:sz w:val="24"/>
            <w:szCs w:val="24"/>
            <w:u w:val="single"/>
          </w:rPr>
          <w:t>https://www.youtube.com/watch?v=q1vssubppwk</w:t>
        </w:r>
      </w:hyperlink>
      <w:r>
        <w:rPr>
          <w:rFonts w:ascii="Cambria" w:eastAsia="Cambria" w:hAnsi="Cambria" w:cs="Cambria"/>
          <w:color w:val="000000"/>
          <w:sz w:val="24"/>
          <w:szCs w:val="24"/>
        </w:rPr>
        <w:t xml:space="preserve"> </w:t>
      </w:r>
    </w:p>
    <w:p w14:paraId="53A3FB8B" w14:textId="77777777" w:rsidR="00A971B5" w:rsidRDefault="00F75C53">
      <w:pPr>
        <w:numPr>
          <w:ilvl w:val="0"/>
          <w:numId w:val="35"/>
        </w:numPr>
        <w:pBdr>
          <w:top w:val="nil"/>
          <w:left w:val="nil"/>
          <w:bottom w:val="single" w:sz="4" w:space="1" w:color="000000"/>
          <w:right w:val="nil"/>
          <w:between w:val="nil"/>
        </w:pBdr>
        <w:tabs>
          <w:tab w:val="right" w:pos="9026"/>
        </w:tabs>
        <w:spacing w:after="0"/>
        <w:rPr>
          <w:rFonts w:ascii="Cambria" w:eastAsia="Cambria" w:hAnsi="Cambria" w:cs="Cambria"/>
          <w:color w:val="000000"/>
          <w:sz w:val="24"/>
          <w:szCs w:val="24"/>
        </w:rPr>
      </w:pPr>
      <w:r>
        <w:rPr>
          <w:rFonts w:ascii="Cambria" w:eastAsia="Cambria" w:hAnsi="Cambria" w:cs="Cambria"/>
          <w:color w:val="000000"/>
          <w:sz w:val="24"/>
          <w:szCs w:val="24"/>
        </w:rPr>
        <w:t xml:space="preserve">VEGETABLE RASAM (RECIPE- </w:t>
      </w:r>
      <w:hyperlink r:id="rId253">
        <w:r>
          <w:rPr>
            <w:rFonts w:ascii="Cambria" w:eastAsia="Cambria" w:hAnsi="Cambria" w:cs="Cambria"/>
            <w:color w:val="0563C1"/>
            <w:sz w:val="24"/>
            <w:szCs w:val="24"/>
            <w:u w:val="single"/>
          </w:rPr>
          <w:t>https://www.youtube.com/watch?v=_squcshce2g</w:t>
        </w:r>
      </w:hyperlink>
      <w:r>
        <w:rPr>
          <w:rFonts w:ascii="Cambria" w:eastAsia="Cambria" w:hAnsi="Cambria" w:cs="Cambria"/>
          <w:color w:val="000000"/>
          <w:sz w:val="24"/>
          <w:szCs w:val="24"/>
        </w:rPr>
        <w:t xml:space="preserve"> ) </w:t>
      </w:r>
    </w:p>
    <w:p w14:paraId="54F5E2E1" w14:textId="77777777" w:rsidR="00A971B5" w:rsidRDefault="00F75C53">
      <w:pPr>
        <w:numPr>
          <w:ilvl w:val="0"/>
          <w:numId w:val="35"/>
        </w:numPr>
        <w:pBdr>
          <w:top w:val="nil"/>
          <w:left w:val="nil"/>
          <w:bottom w:val="single" w:sz="4" w:space="1" w:color="000000"/>
          <w:right w:val="nil"/>
          <w:between w:val="nil"/>
        </w:pBdr>
        <w:tabs>
          <w:tab w:val="right" w:pos="9026"/>
        </w:tabs>
        <w:spacing w:after="0"/>
        <w:rPr>
          <w:rFonts w:ascii="Cambria" w:eastAsia="Cambria" w:hAnsi="Cambria" w:cs="Cambria"/>
          <w:color w:val="000000"/>
          <w:sz w:val="24"/>
          <w:szCs w:val="24"/>
        </w:rPr>
      </w:pPr>
      <w:r>
        <w:rPr>
          <w:rFonts w:ascii="Cambria" w:eastAsia="Cambria" w:hAnsi="Cambria" w:cs="Cambria"/>
          <w:color w:val="000000"/>
          <w:sz w:val="24"/>
          <w:szCs w:val="24"/>
        </w:rPr>
        <w:t xml:space="preserve">BEETROOT TOMATO RASAM (RECIPE- </w:t>
      </w:r>
      <w:hyperlink r:id="rId254">
        <w:r>
          <w:rPr>
            <w:rFonts w:ascii="Cambria" w:eastAsia="Cambria" w:hAnsi="Cambria" w:cs="Cambria"/>
            <w:color w:val="0563C1"/>
            <w:sz w:val="24"/>
            <w:szCs w:val="24"/>
            <w:u w:val="single"/>
          </w:rPr>
          <w:t>https://www.youtube.com/watch?v=opmrN1GoIsM</w:t>
        </w:r>
      </w:hyperlink>
      <w:r>
        <w:rPr>
          <w:rFonts w:ascii="Cambria" w:eastAsia="Cambria" w:hAnsi="Cambria" w:cs="Cambria"/>
          <w:color w:val="000000"/>
          <w:sz w:val="24"/>
          <w:szCs w:val="24"/>
        </w:rPr>
        <w:t xml:space="preserve"> ) </w:t>
      </w:r>
    </w:p>
    <w:p w14:paraId="780DB457" w14:textId="77777777" w:rsidR="00A971B5" w:rsidRDefault="00F75C53">
      <w:pPr>
        <w:numPr>
          <w:ilvl w:val="0"/>
          <w:numId w:val="35"/>
        </w:numPr>
        <w:pBdr>
          <w:top w:val="nil"/>
          <w:left w:val="nil"/>
          <w:bottom w:val="single" w:sz="4" w:space="1" w:color="000000"/>
          <w:right w:val="nil"/>
          <w:between w:val="nil"/>
        </w:pBdr>
        <w:tabs>
          <w:tab w:val="right" w:pos="9026"/>
        </w:tabs>
        <w:spacing w:after="0"/>
        <w:rPr>
          <w:rFonts w:ascii="Cambria" w:eastAsia="Cambria" w:hAnsi="Cambria" w:cs="Cambria"/>
          <w:color w:val="000000"/>
          <w:sz w:val="24"/>
          <w:szCs w:val="24"/>
        </w:rPr>
      </w:pPr>
      <w:r>
        <w:rPr>
          <w:rFonts w:ascii="Cambria" w:eastAsia="Cambria" w:hAnsi="Cambria" w:cs="Cambria"/>
          <w:color w:val="000000"/>
          <w:sz w:val="24"/>
          <w:szCs w:val="24"/>
        </w:rPr>
        <w:t xml:space="preserve">ONE POT VEGETABLE SAMBAR RICE (RECIPE- </w:t>
      </w:r>
      <w:hyperlink r:id="rId255">
        <w:r>
          <w:rPr>
            <w:rFonts w:ascii="Cambria" w:eastAsia="Cambria" w:hAnsi="Cambria" w:cs="Cambria"/>
            <w:color w:val="0563C1"/>
            <w:sz w:val="24"/>
            <w:szCs w:val="24"/>
            <w:u w:val="single"/>
          </w:rPr>
          <w:t>https://www.youtube.com/watch?v=0Y5Ivlq4hQQ</w:t>
        </w:r>
      </w:hyperlink>
      <w:r>
        <w:rPr>
          <w:rFonts w:ascii="Cambria" w:eastAsia="Cambria" w:hAnsi="Cambria" w:cs="Cambria"/>
          <w:color w:val="000000"/>
          <w:sz w:val="24"/>
          <w:szCs w:val="24"/>
        </w:rPr>
        <w:t xml:space="preserve"> ) </w:t>
      </w:r>
    </w:p>
    <w:p w14:paraId="40CC6F4E" w14:textId="12D9ACA7" w:rsidR="00A971B5" w:rsidRDefault="00F75C53">
      <w:pPr>
        <w:numPr>
          <w:ilvl w:val="0"/>
          <w:numId w:val="35"/>
        </w:numPr>
        <w:pBdr>
          <w:top w:val="nil"/>
          <w:left w:val="nil"/>
          <w:bottom w:val="single" w:sz="4" w:space="1" w:color="000000"/>
          <w:right w:val="nil"/>
          <w:between w:val="nil"/>
        </w:pBdr>
        <w:tabs>
          <w:tab w:val="right" w:pos="9026"/>
        </w:tabs>
        <w:spacing w:after="0"/>
        <w:rPr>
          <w:rFonts w:ascii="Cambria" w:eastAsia="Cambria" w:hAnsi="Cambria" w:cs="Cambria"/>
          <w:color w:val="000000"/>
          <w:sz w:val="24"/>
          <w:szCs w:val="24"/>
        </w:rPr>
      </w:pPr>
      <w:r>
        <w:rPr>
          <w:rFonts w:ascii="Cambria" w:eastAsia="Cambria" w:hAnsi="Cambria" w:cs="Cambria"/>
          <w:color w:val="000000"/>
          <w:sz w:val="24"/>
          <w:szCs w:val="24"/>
        </w:rPr>
        <w:t xml:space="preserve">PARUPPPU URUNDAI: </w:t>
      </w:r>
      <w:hyperlink r:id="rId256">
        <w:r>
          <w:rPr>
            <w:rFonts w:ascii="Cambria" w:eastAsia="Cambria" w:hAnsi="Cambria" w:cs="Cambria"/>
            <w:color w:val="0563C1"/>
            <w:sz w:val="24"/>
            <w:szCs w:val="24"/>
            <w:u w:val="single"/>
          </w:rPr>
          <w:t>https://www.youtube.com/watch?v=INPWjNvlbjk</w:t>
        </w:r>
      </w:hyperlink>
      <w:r>
        <w:rPr>
          <w:rFonts w:ascii="Cambria" w:eastAsia="Cambria" w:hAnsi="Cambria" w:cs="Cambria"/>
          <w:color w:val="000000"/>
          <w:sz w:val="24"/>
          <w:szCs w:val="24"/>
        </w:rPr>
        <w:t xml:space="preserve"> </w:t>
      </w:r>
    </w:p>
    <w:p w14:paraId="7DD6ED5B" w14:textId="48F2EE68" w:rsidR="00A971B5" w:rsidRDefault="00F75C53">
      <w:pPr>
        <w:numPr>
          <w:ilvl w:val="0"/>
          <w:numId w:val="35"/>
        </w:numPr>
        <w:pBdr>
          <w:top w:val="nil"/>
          <w:left w:val="nil"/>
          <w:bottom w:val="single" w:sz="4" w:space="1" w:color="000000"/>
          <w:right w:val="nil"/>
          <w:between w:val="nil"/>
        </w:pBdr>
        <w:tabs>
          <w:tab w:val="right" w:pos="9026"/>
        </w:tabs>
        <w:spacing w:after="0"/>
        <w:rPr>
          <w:rFonts w:ascii="Cambria" w:eastAsia="Cambria" w:hAnsi="Cambria" w:cs="Cambria"/>
          <w:color w:val="000000"/>
          <w:sz w:val="24"/>
          <w:szCs w:val="24"/>
        </w:rPr>
      </w:pPr>
      <w:r>
        <w:rPr>
          <w:rFonts w:ascii="Cambria" w:eastAsia="Cambria" w:hAnsi="Cambria" w:cs="Cambria"/>
          <w:color w:val="000000"/>
          <w:sz w:val="24"/>
          <w:szCs w:val="24"/>
        </w:rPr>
        <w:t xml:space="preserve">CARROT WHITE PUMPKIN PAAL KUTTU: </w:t>
      </w:r>
      <w:hyperlink r:id="rId257" w:history="1">
        <w:r w:rsidR="009A1290" w:rsidRPr="00F104D2">
          <w:rPr>
            <w:rStyle w:val="Hyperlink"/>
            <w:rFonts w:ascii="Cambria" w:eastAsia="Cambria" w:hAnsi="Cambria" w:cs="Cambria"/>
            <w:sz w:val="24"/>
            <w:szCs w:val="24"/>
          </w:rPr>
          <w:t>https://www.instagram.com/reel/Cqop3zygHO1/?utm_source=ig_web_copy_link</w:t>
        </w:r>
      </w:hyperlink>
      <w:r w:rsidR="009A1290">
        <w:rPr>
          <w:rFonts w:ascii="Cambria" w:eastAsia="Cambria" w:hAnsi="Cambria" w:cs="Cambria"/>
          <w:color w:val="000000"/>
          <w:sz w:val="24"/>
          <w:szCs w:val="24"/>
        </w:rPr>
        <w:t xml:space="preserve"> </w:t>
      </w:r>
    </w:p>
    <w:p w14:paraId="395CBD16" w14:textId="77777777" w:rsidR="00A971B5" w:rsidRDefault="00F75C53">
      <w:pPr>
        <w:numPr>
          <w:ilvl w:val="0"/>
          <w:numId w:val="35"/>
        </w:numPr>
        <w:pBdr>
          <w:top w:val="nil"/>
          <w:left w:val="nil"/>
          <w:bottom w:val="single" w:sz="4" w:space="1" w:color="000000"/>
          <w:right w:val="nil"/>
          <w:between w:val="nil"/>
        </w:pBdr>
        <w:tabs>
          <w:tab w:val="right" w:pos="9026"/>
        </w:tabs>
        <w:spacing w:after="0"/>
        <w:rPr>
          <w:rFonts w:ascii="Cambria" w:eastAsia="Cambria" w:hAnsi="Cambria" w:cs="Cambria"/>
          <w:color w:val="000000"/>
          <w:sz w:val="24"/>
          <w:szCs w:val="24"/>
        </w:rPr>
      </w:pPr>
      <w:r>
        <w:rPr>
          <w:rFonts w:ascii="Cambria" w:eastAsia="Cambria" w:hAnsi="Cambria" w:cs="Cambria"/>
          <w:color w:val="000000"/>
          <w:sz w:val="24"/>
          <w:szCs w:val="24"/>
        </w:rPr>
        <w:t xml:space="preserve">EGG DOSA (RECIPE- </w:t>
      </w:r>
      <w:hyperlink r:id="rId258">
        <w:r>
          <w:rPr>
            <w:rFonts w:ascii="Cambria" w:eastAsia="Cambria" w:hAnsi="Cambria" w:cs="Cambria"/>
            <w:color w:val="0563C1"/>
            <w:sz w:val="24"/>
            <w:szCs w:val="24"/>
            <w:u w:val="single"/>
          </w:rPr>
          <w:t>https://www.youtube.com/watch?v=ruums20nt0a</w:t>
        </w:r>
      </w:hyperlink>
      <w:r>
        <w:rPr>
          <w:rFonts w:ascii="Cambria" w:eastAsia="Cambria" w:hAnsi="Cambria" w:cs="Cambria"/>
          <w:color w:val="000000"/>
          <w:sz w:val="24"/>
          <w:szCs w:val="24"/>
        </w:rPr>
        <w:t xml:space="preserve"> </w:t>
      </w:r>
    </w:p>
    <w:p w14:paraId="35CEC6BD" w14:textId="77777777" w:rsidR="00A971B5" w:rsidRDefault="00F75C53">
      <w:pPr>
        <w:numPr>
          <w:ilvl w:val="0"/>
          <w:numId w:val="35"/>
        </w:numPr>
        <w:pBdr>
          <w:top w:val="nil"/>
          <w:left w:val="nil"/>
          <w:bottom w:val="single" w:sz="4" w:space="1" w:color="000000"/>
          <w:right w:val="nil"/>
          <w:between w:val="nil"/>
        </w:pBdr>
        <w:tabs>
          <w:tab w:val="right" w:pos="9026"/>
        </w:tabs>
        <w:spacing w:after="0"/>
        <w:rPr>
          <w:rFonts w:ascii="Cambria" w:eastAsia="Cambria" w:hAnsi="Cambria" w:cs="Cambria"/>
          <w:color w:val="000000"/>
          <w:sz w:val="24"/>
          <w:szCs w:val="24"/>
        </w:rPr>
      </w:pPr>
      <w:r>
        <w:rPr>
          <w:rFonts w:ascii="Cambria" w:eastAsia="Cambria" w:hAnsi="Cambria" w:cs="Cambria"/>
          <w:color w:val="000000"/>
          <w:sz w:val="24"/>
          <w:szCs w:val="24"/>
        </w:rPr>
        <w:t xml:space="preserve">BEANS PORIYAL: </w:t>
      </w:r>
      <w:hyperlink r:id="rId259">
        <w:r>
          <w:rPr>
            <w:rFonts w:ascii="Cambria" w:eastAsia="Cambria" w:hAnsi="Cambria" w:cs="Cambria"/>
            <w:color w:val="0563C1"/>
            <w:sz w:val="24"/>
            <w:szCs w:val="24"/>
            <w:u w:val="single"/>
          </w:rPr>
          <w:t>https://www.youtube.com/watch?v=-rceq97RQwM</w:t>
        </w:r>
      </w:hyperlink>
      <w:r>
        <w:rPr>
          <w:rFonts w:ascii="Cambria" w:eastAsia="Cambria" w:hAnsi="Cambria" w:cs="Cambria"/>
          <w:color w:val="000000"/>
          <w:sz w:val="24"/>
          <w:szCs w:val="24"/>
        </w:rPr>
        <w:t xml:space="preserve"> </w:t>
      </w:r>
    </w:p>
    <w:p w14:paraId="58AB2104" w14:textId="77777777" w:rsidR="00A971B5" w:rsidRDefault="00F75C53">
      <w:pPr>
        <w:numPr>
          <w:ilvl w:val="0"/>
          <w:numId w:val="35"/>
        </w:numPr>
        <w:pBdr>
          <w:top w:val="nil"/>
          <w:left w:val="nil"/>
          <w:bottom w:val="single" w:sz="4" w:space="1" w:color="000000"/>
          <w:right w:val="nil"/>
          <w:between w:val="nil"/>
        </w:pBdr>
        <w:spacing w:after="0"/>
        <w:rPr>
          <w:rFonts w:ascii="Cambria" w:eastAsia="Cambria" w:hAnsi="Cambria" w:cs="Cambria"/>
          <w:b/>
          <w:color w:val="1F3864"/>
          <w:sz w:val="24"/>
          <w:szCs w:val="24"/>
        </w:rPr>
      </w:pPr>
      <w:r>
        <w:rPr>
          <w:rFonts w:ascii="Cambria" w:eastAsia="Cambria" w:hAnsi="Cambria" w:cs="Cambria"/>
          <w:color w:val="000000"/>
          <w:sz w:val="24"/>
          <w:szCs w:val="24"/>
        </w:rPr>
        <w:t xml:space="preserve">KADALA CURRY (RECIPE- </w:t>
      </w:r>
      <w:hyperlink r:id="rId260">
        <w:r>
          <w:rPr>
            <w:rFonts w:ascii="Cambria" w:eastAsia="Cambria" w:hAnsi="Cambria" w:cs="Cambria"/>
            <w:color w:val="0563C1"/>
            <w:sz w:val="24"/>
            <w:szCs w:val="24"/>
            <w:u w:val="single"/>
          </w:rPr>
          <w:t>https://www.youtube.com/watch?v=4j27-ri49h0</w:t>
        </w:r>
      </w:hyperlink>
      <w:r>
        <w:rPr>
          <w:rFonts w:ascii="Cambria" w:eastAsia="Cambria" w:hAnsi="Cambria" w:cs="Cambria"/>
          <w:color w:val="000000"/>
          <w:sz w:val="24"/>
          <w:szCs w:val="24"/>
        </w:rPr>
        <w:t xml:space="preserve"> )</w:t>
      </w:r>
    </w:p>
    <w:p w14:paraId="381E86EC" w14:textId="77777777" w:rsidR="00A971B5" w:rsidRDefault="00F75C53">
      <w:pPr>
        <w:numPr>
          <w:ilvl w:val="0"/>
          <w:numId w:val="35"/>
        </w:numPr>
        <w:pBdr>
          <w:top w:val="nil"/>
          <w:left w:val="nil"/>
          <w:bottom w:val="single" w:sz="4" w:space="1" w:color="000000"/>
          <w:right w:val="nil"/>
          <w:between w:val="nil"/>
        </w:pBdr>
        <w:spacing w:after="0"/>
        <w:rPr>
          <w:rFonts w:ascii="Cambria" w:eastAsia="Cambria" w:hAnsi="Cambria" w:cs="Cambria"/>
          <w:b/>
          <w:color w:val="1F3864"/>
          <w:sz w:val="24"/>
          <w:szCs w:val="24"/>
        </w:rPr>
      </w:pPr>
      <w:r>
        <w:rPr>
          <w:rFonts w:ascii="Cambria" w:eastAsia="Cambria" w:hAnsi="Cambria" w:cs="Cambria"/>
          <w:color w:val="000000"/>
          <w:sz w:val="24"/>
          <w:szCs w:val="24"/>
        </w:rPr>
        <w:t xml:space="preserve">AYYALA FISH CURRY (RECIPE- </w:t>
      </w:r>
      <w:hyperlink r:id="rId261">
        <w:r>
          <w:rPr>
            <w:rFonts w:ascii="Cambria" w:eastAsia="Cambria" w:hAnsi="Cambria" w:cs="Cambria"/>
            <w:color w:val="0563C1"/>
            <w:sz w:val="24"/>
            <w:szCs w:val="24"/>
            <w:u w:val="single"/>
          </w:rPr>
          <w:t>https://www.youtube.com/watch?v=ecit0gyp3d0</w:t>
        </w:r>
      </w:hyperlink>
      <w:r>
        <w:rPr>
          <w:rFonts w:ascii="Cambria" w:eastAsia="Cambria" w:hAnsi="Cambria" w:cs="Cambria"/>
          <w:color w:val="000000"/>
          <w:sz w:val="24"/>
          <w:szCs w:val="24"/>
        </w:rPr>
        <w:t xml:space="preserve"> )  </w:t>
      </w:r>
    </w:p>
    <w:p w14:paraId="062AD7DE" w14:textId="54DBCB70" w:rsidR="00A971B5" w:rsidRDefault="00F75C53">
      <w:pPr>
        <w:numPr>
          <w:ilvl w:val="0"/>
          <w:numId w:val="35"/>
        </w:numPr>
        <w:pBdr>
          <w:top w:val="nil"/>
          <w:left w:val="nil"/>
          <w:bottom w:val="single" w:sz="4" w:space="1" w:color="000000"/>
          <w:right w:val="nil"/>
          <w:between w:val="nil"/>
        </w:pBdr>
        <w:tabs>
          <w:tab w:val="right" w:pos="9026"/>
        </w:tabs>
        <w:spacing w:after="0"/>
        <w:rPr>
          <w:rFonts w:ascii="Cambria" w:eastAsia="Cambria" w:hAnsi="Cambria" w:cs="Cambria"/>
          <w:color w:val="000000"/>
          <w:sz w:val="24"/>
          <w:szCs w:val="24"/>
        </w:rPr>
      </w:pPr>
      <w:bookmarkStart w:id="61" w:name="_3rdcrjn" w:colFirst="0" w:colLast="0"/>
      <w:bookmarkEnd w:id="61"/>
      <w:r>
        <w:rPr>
          <w:rFonts w:ascii="Cambria" w:eastAsia="Cambria" w:hAnsi="Cambria" w:cs="Cambria"/>
          <w:color w:val="000000"/>
          <w:sz w:val="24"/>
          <w:szCs w:val="24"/>
        </w:rPr>
        <w:t xml:space="preserve">CARROT BEANS </w:t>
      </w:r>
      <w:proofErr w:type="gramStart"/>
      <w:r>
        <w:rPr>
          <w:rFonts w:ascii="Cambria" w:eastAsia="Cambria" w:hAnsi="Cambria" w:cs="Cambria"/>
          <w:color w:val="000000"/>
          <w:sz w:val="24"/>
          <w:szCs w:val="24"/>
        </w:rPr>
        <w:t>PORIYAL :</w:t>
      </w:r>
      <w:proofErr w:type="gramEnd"/>
      <w:r>
        <w:rPr>
          <w:rFonts w:ascii="Cambria" w:eastAsia="Cambria" w:hAnsi="Cambria" w:cs="Cambria"/>
          <w:color w:val="000000"/>
          <w:sz w:val="24"/>
          <w:szCs w:val="24"/>
        </w:rPr>
        <w:t xml:space="preserve"> </w:t>
      </w:r>
      <w:hyperlink r:id="rId262">
        <w:r>
          <w:rPr>
            <w:rFonts w:ascii="Cambria" w:eastAsia="Cambria" w:hAnsi="Cambria" w:cs="Cambria"/>
            <w:color w:val="0563C1"/>
            <w:sz w:val="24"/>
            <w:szCs w:val="24"/>
            <w:u w:val="single"/>
          </w:rPr>
          <w:t>https://www.youtube.com/watch?v=n4eJbrBw6UU</w:t>
        </w:r>
      </w:hyperlink>
      <w:r>
        <w:rPr>
          <w:rFonts w:ascii="Cambria" w:eastAsia="Cambria" w:hAnsi="Cambria" w:cs="Cambria"/>
          <w:color w:val="000000"/>
          <w:sz w:val="24"/>
          <w:szCs w:val="24"/>
        </w:rPr>
        <w:t xml:space="preserve"> </w:t>
      </w:r>
    </w:p>
    <w:p w14:paraId="34A801BE" w14:textId="77777777" w:rsidR="00A971B5" w:rsidRDefault="00F75C53">
      <w:pPr>
        <w:numPr>
          <w:ilvl w:val="0"/>
          <w:numId w:val="35"/>
        </w:numPr>
        <w:pBdr>
          <w:top w:val="nil"/>
          <w:left w:val="nil"/>
          <w:bottom w:val="single" w:sz="4" w:space="1" w:color="000000"/>
          <w:right w:val="nil"/>
          <w:between w:val="nil"/>
        </w:pBdr>
        <w:tabs>
          <w:tab w:val="right" w:pos="9026"/>
        </w:tabs>
        <w:spacing w:after="0"/>
        <w:rPr>
          <w:rFonts w:ascii="Cambria" w:eastAsia="Cambria" w:hAnsi="Cambria" w:cs="Cambria"/>
          <w:color w:val="000000"/>
          <w:sz w:val="24"/>
          <w:szCs w:val="24"/>
        </w:rPr>
      </w:pPr>
      <w:r>
        <w:rPr>
          <w:rFonts w:ascii="Cambria" w:eastAsia="Cambria" w:hAnsi="Cambria" w:cs="Cambria"/>
          <w:color w:val="000000"/>
          <w:sz w:val="24"/>
          <w:szCs w:val="24"/>
        </w:rPr>
        <w:t xml:space="preserve">LAUKI COCONUT: </w:t>
      </w:r>
      <w:hyperlink r:id="rId263">
        <w:r>
          <w:rPr>
            <w:rFonts w:ascii="Cambria" w:eastAsia="Cambria" w:hAnsi="Cambria" w:cs="Cambria"/>
            <w:color w:val="0563C1"/>
            <w:sz w:val="24"/>
            <w:szCs w:val="24"/>
            <w:u w:val="single"/>
          </w:rPr>
          <w:t>https://www.youtube.com/watch?v=uyKLtElF62g</w:t>
        </w:r>
      </w:hyperlink>
      <w:r>
        <w:rPr>
          <w:rFonts w:ascii="Cambria" w:eastAsia="Cambria" w:hAnsi="Cambria" w:cs="Cambria"/>
          <w:color w:val="000000"/>
          <w:sz w:val="24"/>
          <w:szCs w:val="24"/>
        </w:rPr>
        <w:t xml:space="preserve"> </w:t>
      </w:r>
    </w:p>
    <w:p w14:paraId="2C57A24D" w14:textId="77777777" w:rsidR="00A971B5" w:rsidRDefault="00F75C53">
      <w:pPr>
        <w:numPr>
          <w:ilvl w:val="0"/>
          <w:numId w:val="35"/>
        </w:numPr>
        <w:pBdr>
          <w:top w:val="nil"/>
          <w:left w:val="nil"/>
          <w:bottom w:val="single" w:sz="4" w:space="1" w:color="000000"/>
          <w:right w:val="nil"/>
          <w:between w:val="nil"/>
        </w:pBdr>
        <w:spacing w:after="0"/>
        <w:rPr>
          <w:rFonts w:ascii="Cambria" w:eastAsia="Cambria" w:hAnsi="Cambria" w:cs="Cambria"/>
          <w:b/>
          <w:color w:val="1F3864"/>
          <w:sz w:val="24"/>
          <w:szCs w:val="24"/>
        </w:rPr>
      </w:pPr>
      <w:r>
        <w:rPr>
          <w:rFonts w:ascii="Cambria" w:eastAsia="Cambria" w:hAnsi="Cambria" w:cs="Cambria"/>
          <w:color w:val="000000"/>
          <w:sz w:val="24"/>
          <w:szCs w:val="24"/>
        </w:rPr>
        <w:t xml:space="preserve">PULIYOGARE RICE (RECIPE- </w:t>
      </w:r>
      <w:hyperlink r:id="rId264">
        <w:r>
          <w:rPr>
            <w:rFonts w:ascii="Cambria" w:eastAsia="Cambria" w:hAnsi="Cambria" w:cs="Cambria"/>
            <w:color w:val="0563C1"/>
            <w:sz w:val="24"/>
            <w:szCs w:val="24"/>
            <w:u w:val="single"/>
          </w:rPr>
          <w:t>https://www.youtube.com/watch?v=f-3utfA_j1Q</w:t>
        </w:r>
      </w:hyperlink>
      <w:r>
        <w:rPr>
          <w:rFonts w:ascii="Cambria" w:eastAsia="Cambria" w:hAnsi="Cambria" w:cs="Cambria"/>
          <w:color w:val="000000"/>
          <w:sz w:val="24"/>
          <w:szCs w:val="24"/>
        </w:rPr>
        <w:t xml:space="preserve"> )</w:t>
      </w:r>
    </w:p>
    <w:p w14:paraId="38FA3A5E" w14:textId="77777777" w:rsidR="00A971B5" w:rsidRDefault="00F75C53">
      <w:pPr>
        <w:numPr>
          <w:ilvl w:val="0"/>
          <w:numId w:val="35"/>
        </w:numPr>
        <w:pBdr>
          <w:top w:val="nil"/>
          <w:left w:val="nil"/>
          <w:bottom w:val="single" w:sz="4" w:space="1" w:color="000000"/>
          <w:right w:val="nil"/>
          <w:between w:val="nil"/>
        </w:pBdr>
        <w:spacing w:after="0"/>
        <w:rPr>
          <w:rFonts w:ascii="Cambria" w:eastAsia="Cambria" w:hAnsi="Cambria" w:cs="Cambria"/>
          <w:b/>
          <w:color w:val="1F3864"/>
          <w:sz w:val="24"/>
          <w:szCs w:val="24"/>
        </w:rPr>
      </w:pPr>
      <w:r>
        <w:rPr>
          <w:rFonts w:ascii="Cambria" w:eastAsia="Cambria" w:hAnsi="Cambria" w:cs="Cambria"/>
          <w:color w:val="000000"/>
          <w:sz w:val="24"/>
          <w:szCs w:val="24"/>
        </w:rPr>
        <w:t xml:space="preserve">STEAMED MASALA FISH (RECIPE- </w:t>
      </w:r>
      <w:hyperlink r:id="rId265">
        <w:r>
          <w:rPr>
            <w:rFonts w:ascii="Cambria" w:eastAsia="Cambria" w:hAnsi="Cambria" w:cs="Cambria"/>
            <w:color w:val="0563C1"/>
            <w:sz w:val="24"/>
            <w:szCs w:val="24"/>
            <w:u w:val="single"/>
          </w:rPr>
          <w:t>https://www.youtube.com/watch?v=gEr_utiu7Zg</w:t>
        </w:r>
      </w:hyperlink>
      <w:r>
        <w:rPr>
          <w:rFonts w:ascii="Cambria" w:eastAsia="Cambria" w:hAnsi="Cambria" w:cs="Cambria"/>
          <w:color w:val="000000"/>
          <w:sz w:val="24"/>
          <w:szCs w:val="24"/>
        </w:rPr>
        <w:t xml:space="preserve"> )</w:t>
      </w:r>
    </w:p>
    <w:p w14:paraId="729DEC2E" w14:textId="77777777" w:rsidR="00A971B5" w:rsidRDefault="00F75C53">
      <w:pPr>
        <w:numPr>
          <w:ilvl w:val="0"/>
          <w:numId w:val="35"/>
        </w:numPr>
        <w:pBdr>
          <w:top w:val="nil"/>
          <w:left w:val="nil"/>
          <w:bottom w:val="single" w:sz="4" w:space="1" w:color="000000"/>
          <w:right w:val="nil"/>
          <w:between w:val="nil"/>
        </w:pBdr>
        <w:spacing w:after="0"/>
        <w:rPr>
          <w:rFonts w:ascii="Cambria" w:eastAsia="Cambria" w:hAnsi="Cambria" w:cs="Cambria"/>
          <w:b/>
          <w:color w:val="1F3864"/>
          <w:sz w:val="24"/>
          <w:szCs w:val="24"/>
        </w:rPr>
      </w:pPr>
      <w:r>
        <w:rPr>
          <w:rFonts w:ascii="Cambria" w:eastAsia="Cambria" w:hAnsi="Cambria" w:cs="Cambria"/>
          <w:color w:val="000000"/>
          <w:sz w:val="24"/>
          <w:szCs w:val="24"/>
        </w:rPr>
        <w:t xml:space="preserve">VEGETABLE CURD RICE (RECIPE- </w:t>
      </w:r>
      <w:hyperlink r:id="rId266">
        <w:r>
          <w:rPr>
            <w:rFonts w:ascii="Cambria" w:eastAsia="Cambria" w:hAnsi="Cambria" w:cs="Cambria"/>
            <w:color w:val="0563C1"/>
            <w:sz w:val="24"/>
            <w:szCs w:val="24"/>
            <w:u w:val="single"/>
          </w:rPr>
          <w:t>https://www.youtube.com/watch?v=71eTZ2J7vEA</w:t>
        </w:r>
      </w:hyperlink>
      <w:r>
        <w:rPr>
          <w:rFonts w:ascii="Cambria" w:eastAsia="Cambria" w:hAnsi="Cambria" w:cs="Cambria"/>
          <w:color w:val="000000"/>
          <w:sz w:val="24"/>
          <w:szCs w:val="24"/>
        </w:rPr>
        <w:t xml:space="preserve"> ) </w:t>
      </w:r>
    </w:p>
    <w:p w14:paraId="2F7A9E38" w14:textId="77777777" w:rsidR="00A971B5" w:rsidRDefault="00F75C53">
      <w:pPr>
        <w:numPr>
          <w:ilvl w:val="0"/>
          <w:numId w:val="35"/>
        </w:numPr>
        <w:pBdr>
          <w:top w:val="nil"/>
          <w:left w:val="nil"/>
          <w:bottom w:val="single" w:sz="4" w:space="1" w:color="000000"/>
          <w:right w:val="nil"/>
          <w:between w:val="nil"/>
        </w:pBdr>
        <w:spacing w:after="0"/>
        <w:rPr>
          <w:rFonts w:ascii="Cambria" w:eastAsia="Cambria" w:hAnsi="Cambria" w:cs="Cambria"/>
          <w:b/>
          <w:color w:val="1F3864"/>
          <w:sz w:val="24"/>
          <w:szCs w:val="24"/>
        </w:rPr>
      </w:pPr>
      <w:r>
        <w:rPr>
          <w:rFonts w:ascii="Cambria" w:eastAsia="Cambria" w:hAnsi="Cambria" w:cs="Cambria"/>
          <w:color w:val="000000"/>
          <w:sz w:val="24"/>
          <w:szCs w:val="24"/>
        </w:rPr>
        <w:t xml:space="preserve">VEGETABLE MILLET CURD RICE (RECIPE- </w:t>
      </w:r>
      <w:hyperlink r:id="rId267">
        <w:r>
          <w:rPr>
            <w:rFonts w:ascii="Cambria" w:eastAsia="Cambria" w:hAnsi="Cambria" w:cs="Cambria"/>
            <w:color w:val="0563C1"/>
            <w:sz w:val="24"/>
            <w:szCs w:val="24"/>
            <w:u w:val="single"/>
          </w:rPr>
          <w:t>https://www.instagram.com/reel/CrsOYy7Adep/?igshid=MzRlODBiNWFlZA==</w:t>
        </w:r>
      </w:hyperlink>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p>
    <w:p w14:paraId="0E14876A" w14:textId="77777777" w:rsidR="00A971B5" w:rsidRDefault="00F75C53">
      <w:pPr>
        <w:numPr>
          <w:ilvl w:val="0"/>
          <w:numId w:val="35"/>
        </w:numPr>
        <w:pBdr>
          <w:top w:val="nil"/>
          <w:left w:val="nil"/>
          <w:bottom w:val="single" w:sz="4" w:space="1" w:color="000000"/>
          <w:right w:val="nil"/>
          <w:between w:val="nil"/>
        </w:pBdr>
        <w:spacing w:after="0"/>
        <w:rPr>
          <w:rFonts w:ascii="Cambria" w:eastAsia="Cambria" w:hAnsi="Cambria" w:cs="Cambria"/>
          <w:b/>
          <w:color w:val="1F3864"/>
          <w:sz w:val="24"/>
          <w:szCs w:val="24"/>
        </w:rPr>
      </w:pPr>
      <w:r>
        <w:rPr>
          <w:rFonts w:ascii="Cambria" w:eastAsia="Cambria" w:hAnsi="Cambria" w:cs="Cambria"/>
          <w:b/>
          <w:color w:val="1F3864"/>
          <w:sz w:val="24"/>
          <w:szCs w:val="24"/>
        </w:rPr>
        <w:t xml:space="preserve"> </w:t>
      </w:r>
      <w:r>
        <w:rPr>
          <w:rFonts w:ascii="Cambria" w:eastAsia="Cambria" w:hAnsi="Cambria" w:cs="Cambria"/>
          <w:color w:val="000000"/>
          <w:sz w:val="24"/>
          <w:szCs w:val="24"/>
        </w:rPr>
        <w:t>LEMON RICE:</w:t>
      </w:r>
      <w:r>
        <w:rPr>
          <w:rFonts w:ascii="Cambria" w:eastAsia="Cambria" w:hAnsi="Cambria" w:cs="Cambria"/>
          <w:color w:val="1F3864"/>
          <w:sz w:val="24"/>
          <w:szCs w:val="24"/>
        </w:rPr>
        <w:t xml:space="preserve"> </w:t>
      </w:r>
      <w:hyperlink r:id="rId268">
        <w:r>
          <w:rPr>
            <w:rFonts w:ascii="Cambria" w:eastAsia="Cambria" w:hAnsi="Cambria" w:cs="Cambria"/>
            <w:color w:val="1155CC"/>
            <w:sz w:val="24"/>
            <w:szCs w:val="24"/>
            <w:u w:val="single"/>
          </w:rPr>
          <w:t>https://youtu.be/S582ox6c4l4?si=MDFAiBx1XF4QTW8U</w:t>
        </w:r>
      </w:hyperlink>
      <w:r>
        <w:rPr>
          <w:rFonts w:ascii="Cambria" w:eastAsia="Cambria" w:hAnsi="Cambria" w:cs="Cambria"/>
          <w:color w:val="1F3864"/>
          <w:sz w:val="24"/>
          <w:szCs w:val="24"/>
        </w:rPr>
        <w:t xml:space="preserve"> </w:t>
      </w:r>
    </w:p>
    <w:p w14:paraId="449BA268" w14:textId="77777777" w:rsidR="00A971B5" w:rsidRDefault="00F75C53">
      <w:pPr>
        <w:numPr>
          <w:ilvl w:val="0"/>
          <w:numId w:val="35"/>
        </w:numPr>
        <w:pBdr>
          <w:top w:val="nil"/>
          <w:left w:val="nil"/>
          <w:bottom w:val="single" w:sz="4" w:space="1" w:color="000000"/>
          <w:right w:val="nil"/>
          <w:between w:val="nil"/>
        </w:pBdr>
        <w:spacing w:after="0"/>
        <w:rPr>
          <w:rFonts w:ascii="Cambria" w:eastAsia="Cambria" w:hAnsi="Cambria" w:cs="Cambria"/>
          <w:b/>
          <w:color w:val="1F3864"/>
          <w:sz w:val="24"/>
          <w:szCs w:val="24"/>
        </w:rPr>
      </w:pPr>
      <w:bookmarkStart w:id="62" w:name="_Hlk168414797"/>
      <w:proofErr w:type="spellStart"/>
      <w:r>
        <w:rPr>
          <w:rFonts w:ascii="Cambria" w:eastAsia="Cambria" w:hAnsi="Cambria" w:cs="Cambria"/>
          <w:color w:val="1F3864"/>
          <w:sz w:val="24"/>
          <w:szCs w:val="24"/>
        </w:rPr>
        <w:t>Lobia</w:t>
      </w:r>
      <w:proofErr w:type="spellEnd"/>
      <w:r>
        <w:rPr>
          <w:rFonts w:ascii="Cambria" w:eastAsia="Cambria" w:hAnsi="Cambria" w:cs="Cambria"/>
          <w:color w:val="1F3864"/>
          <w:sz w:val="24"/>
          <w:szCs w:val="24"/>
        </w:rPr>
        <w:t xml:space="preserve"> curry: </w:t>
      </w:r>
      <w:hyperlink r:id="rId269">
        <w:r>
          <w:rPr>
            <w:rFonts w:ascii="Cambria" w:eastAsia="Cambria" w:hAnsi="Cambria" w:cs="Cambria"/>
            <w:color w:val="0563C1"/>
            <w:sz w:val="24"/>
            <w:szCs w:val="24"/>
            <w:u w:val="single"/>
          </w:rPr>
          <w:t>https://youtu.be/aIWhqAxZkAc?si=u9aXNRmIl2YYuDQ9</w:t>
        </w:r>
      </w:hyperlink>
      <w:bookmarkEnd w:id="62"/>
      <w:r>
        <w:rPr>
          <w:rFonts w:ascii="Cambria" w:eastAsia="Cambria" w:hAnsi="Cambria" w:cs="Cambria"/>
          <w:color w:val="1F3864"/>
          <w:sz w:val="24"/>
          <w:szCs w:val="24"/>
        </w:rPr>
        <w:t xml:space="preserve"> </w:t>
      </w:r>
    </w:p>
    <w:p w14:paraId="21B252C4" w14:textId="77777777" w:rsidR="00A971B5" w:rsidRDefault="00F75C53">
      <w:pPr>
        <w:numPr>
          <w:ilvl w:val="0"/>
          <w:numId w:val="35"/>
        </w:numPr>
        <w:pBdr>
          <w:top w:val="nil"/>
          <w:left w:val="nil"/>
          <w:bottom w:val="single" w:sz="4" w:space="1" w:color="000000"/>
          <w:right w:val="nil"/>
          <w:between w:val="nil"/>
        </w:pBdr>
        <w:spacing w:after="0"/>
        <w:rPr>
          <w:rFonts w:ascii="Cambria" w:eastAsia="Cambria" w:hAnsi="Cambria" w:cs="Cambria"/>
          <w:b/>
          <w:color w:val="1F3864"/>
          <w:sz w:val="24"/>
          <w:szCs w:val="24"/>
        </w:rPr>
      </w:pPr>
      <w:bookmarkStart w:id="63" w:name="_Hlk168414806"/>
      <w:r>
        <w:rPr>
          <w:rFonts w:ascii="Cambria" w:eastAsia="Cambria" w:hAnsi="Cambria" w:cs="Cambria"/>
          <w:color w:val="1F3864"/>
          <w:sz w:val="24"/>
          <w:szCs w:val="24"/>
        </w:rPr>
        <w:t xml:space="preserve">Black lentil curry: </w:t>
      </w:r>
      <w:hyperlink r:id="rId270">
        <w:r>
          <w:rPr>
            <w:rFonts w:ascii="Cambria" w:eastAsia="Cambria" w:hAnsi="Cambria" w:cs="Cambria"/>
            <w:color w:val="0563C1"/>
            <w:sz w:val="24"/>
            <w:szCs w:val="24"/>
            <w:u w:val="single"/>
          </w:rPr>
          <w:t>https://youtu.be/aYBZnRpYw2A?si=aU1_8RQnmVaZ1ppp</w:t>
        </w:r>
      </w:hyperlink>
      <w:bookmarkEnd w:id="63"/>
      <w:r>
        <w:rPr>
          <w:rFonts w:ascii="Cambria" w:eastAsia="Cambria" w:hAnsi="Cambria" w:cs="Cambria"/>
          <w:color w:val="1F3864"/>
          <w:sz w:val="24"/>
          <w:szCs w:val="24"/>
        </w:rPr>
        <w:t xml:space="preserve"> </w:t>
      </w:r>
    </w:p>
    <w:p w14:paraId="511DDAA8" w14:textId="77777777" w:rsidR="00A971B5" w:rsidRDefault="00F75C53">
      <w:pPr>
        <w:numPr>
          <w:ilvl w:val="0"/>
          <w:numId w:val="35"/>
        </w:numPr>
        <w:pBdr>
          <w:top w:val="nil"/>
          <w:left w:val="nil"/>
          <w:bottom w:val="nil"/>
          <w:right w:val="nil"/>
          <w:between w:val="nil"/>
        </w:pBdr>
        <w:spacing w:after="0"/>
        <w:rPr>
          <w:rFonts w:ascii="Cambria" w:eastAsia="Cambria" w:hAnsi="Cambria" w:cs="Cambria"/>
          <w:color w:val="000000"/>
          <w:sz w:val="24"/>
          <w:szCs w:val="24"/>
        </w:rPr>
      </w:pPr>
      <w:bookmarkStart w:id="64" w:name="_Hlk168414785"/>
      <w:proofErr w:type="spellStart"/>
      <w:r>
        <w:rPr>
          <w:rFonts w:ascii="Cambria" w:eastAsia="Cambria" w:hAnsi="Cambria" w:cs="Cambria"/>
          <w:color w:val="000000"/>
          <w:sz w:val="24"/>
          <w:szCs w:val="24"/>
        </w:rPr>
        <w:t>Matki</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usal</w:t>
      </w:r>
      <w:proofErr w:type="spellEnd"/>
      <w:r>
        <w:rPr>
          <w:rFonts w:ascii="Cambria" w:eastAsia="Cambria" w:hAnsi="Cambria" w:cs="Cambria"/>
          <w:color w:val="000000"/>
          <w:sz w:val="24"/>
          <w:szCs w:val="24"/>
        </w:rPr>
        <w:t xml:space="preserve">: </w:t>
      </w:r>
      <w:hyperlink r:id="rId271">
        <w:r>
          <w:rPr>
            <w:rFonts w:ascii="Cambria" w:eastAsia="Cambria" w:hAnsi="Cambria" w:cs="Cambria"/>
            <w:color w:val="0563C1"/>
            <w:sz w:val="24"/>
            <w:szCs w:val="24"/>
            <w:u w:val="single"/>
          </w:rPr>
          <w:t>https://youtu.be/Qzh6q1AQZhU?si=JYKZvOCC0JS0kugu</w:t>
        </w:r>
      </w:hyperlink>
      <w:bookmarkEnd w:id="64"/>
      <w:r>
        <w:rPr>
          <w:rFonts w:ascii="Cambria" w:eastAsia="Cambria" w:hAnsi="Cambria" w:cs="Cambria"/>
          <w:color w:val="000000"/>
          <w:sz w:val="24"/>
          <w:szCs w:val="24"/>
        </w:rPr>
        <w:t xml:space="preserve"> </w:t>
      </w:r>
    </w:p>
    <w:p w14:paraId="015A3461" w14:textId="77777777" w:rsidR="00A971B5" w:rsidRPr="00227281" w:rsidRDefault="00F75C53">
      <w:pPr>
        <w:numPr>
          <w:ilvl w:val="0"/>
          <w:numId w:val="35"/>
        </w:numPr>
        <w:pBdr>
          <w:top w:val="nil"/>
          <w:left w:val="nil"/>
          <w:bottom w:val="nil"/>
          <w:right w:val="nil"/>
          <w:between w:val="nil"/>
        </w:pBdr>
        <w:spacing w:after="0"/>
        <w:rPr>
          <w:rFonts w:ascii="Cambria" w:eastAsia="Cambria" w:hAnsi="Cambria" w:cs="Cambria"/>
          <w:color w:val="000000"/>
          <w:sz w:val="24"/>
          <w:szCs w:val="24"/>
        </w:rPr>
      </w:pPr>
      <w:bookmarkStart w:id="65" w:name="_Hlk168414778"/>
      <w:r>
        <w:rPr>
          <w:rFonts w:ascii="Cambria" w:eastAsia="Cambria" w:hAnsi="Cambria" w:cs="Cambria"/>
          <w:color w:val="000000"/>
          <w:sz w:val="24"/>
          <w:szCs w:val="24"/>
        </w:rPr>
        <w:lastRenderedPageBreak/>
        <w:t xml:space="preserve">Moong curry: </w:t>
      </w:r>
      <w:hyperlink r:id="rId272">
        <w:r>
          <w:rPr>
            <w:rFonts w:ascii="Cambria" w:eastAsia="Cambria" w:hAnsi="Cambria" w:cs="Cambria"/>
            <w:color w:val="0563C1"/>
            <w:sz w:val="24"/>
            <w:szCs w:val="24"/>
            <w:u w:val="single"/>
          </w:rPr>
          <w:t>https://youtu.be/y9Xwu9q2S60?si=KqWlkerb0TTF6d4z</w:t>
        </w:r>
      </w:hyperlink>
      <w:bookmarkEnd w:id="65"/>
    </w:p>
    <w:p w14:paraId="5FECC71B" w14:textId="3B47AB0A" w:rsidR="00227281" w:rsidRPr="00227281" w:rsidRDefault="00227281">
      <w:pPr>
        <w:numPr>
          <w:ilvl w:val="0"/>
          <w:numId w:val="35"/>
        </w:numPr>
        <w:pBdr>
          <w:top w:val="nil"/>
          <w:left w:val="nil"/>
          <w:bottom w:val="nil"/>
          <w:right w:val="nil"/>
          <w:between w:val="nil"/>
        </w:pBdr>
        <w:spacing w:after="0"/>
        <w:rPr>
          <w:rFonts w:asciiTheme="minorHAnsi" w:eastAsia="Cambria" w:hAnsiTheme="minorHAnsi" w:cs="Cambria"/>
          <w:color w:val="000000"/>
          <w:sz w:val="24"/>
          <w:szCs w:val="24"/>
        </w:rPr>
      </w:pPr>
      <w:r w:rsidRPr="00227281">
        <w:rPr>
          <w:rFonts w:asciiTheme="minorHAnsi" w:hAnsiTheme="minorHAnsi"/>
          <w:sz w:val="24"/>
          <w:szCs w:val="24"/>
        </w:rPr>
        <w:t xml:space="preserve">Kala chana curry: </w:t>
      </w:r>
      <w:hyperlink r:id="rId273" w:history="1">
        <w:r w:rsidRPr="00227281">
          <w:rPr>
            <w:rStyle w:val="Hyperlink"/>
            <w:rFonts w:asciiTheme="minorHAnsi" w:hAnsiTheme="minorHAnsi"/>
            <w:sz w:val="24"/>
            <w:szCs w:val="24"/>
          </w:rPr>
          <w:t>https://youtube.com/shorts/gKr6gmcFYC4?si=EB4o69AzXfXu31pF</w:t>
        </w:r>
      </w:hyperlink>
      <w:r w:rsidRPr="00227281">
        <w:rPr>
          <w:rFonts w:asciiTheme="minorHAnsi" w:hAnsiTheme="minorHAnsi"/>
          <w:sz w:val="24"/>
          <w:szCs w:val="24"/>
        </w:rPr>
        <w:t xml:space="preserve"> </w:t>
      </w:r>
    </w:p>
    <w:p w14:paraId="7C981C71" w14:textId="77777777" w:rsidR="00A971B5" w:rsidRDefault="00F75C53">
      <w:pPr>
        <w:numPr>
          <w:ilvl w:val="0"/>
          <w:numId w:val="35"/>
        </w:numPr>
        <w:pBdr>
          <w:top w:val="nil"/>
          <w:left w:val="nil"/>
          <w:bottom w:val="nil"/>
          <w:right w:val="nil"/>
          <w:between w:val="nil"/>
        </w:pBdr>
        <w:spacing w:after="0"/>
        <w:rPr>
          <w:rFonts w:ascii="Cambria" w:eastAsia="Cambria" w:hAnsi="Cambria" w:cs="Cambria"/>
          <w:color w:val="0563C1"/>
          <w:sz w:val="24"/>
          <w:szCs w:val="24"/>
          <w:u w:val="single"/>
        </w:rPr>
      </w:pPr>
      <w:r>
        <w:rPr>
          <w:rFonts w:ascii="Cambria" w:eastAsia="Cambria" w:hAnsi="Cambria" w:cs="Cambria"/>
          <w:color w:val="000000"/>
          <w:sz w:val="24"/>
          <w:szCs w:val="24"/>
        </w:rPr>
        <w:t xml:space="preserve">Carrot white pumpkin paal </w:t>
      </w:r>
      <w:proofErr w:type="spellStart"/>
      <w:r>
        <w:rPr>
          <w:rFonts w:ascii="Cambria" w:eastAsia="Cambria" w:hAnsi="Cambria" w:cs="Cambria"/>
          <w:color w:val="000000"/>
          <w:sz w:val="24"/>
          <w:szCs w:val="24"/>
        </w:rPr>
        <w:t>kuttu</w:t>
      </w:r>
      <w:proofErr w:type="spellEnd"/>
      <w:r>
        <w:rPr>
          <w:rFonts w:ascii="Cambria" w:eastAsia="Cambria" w:hAnsi="Cambria" w:cs="Cambria"/>
          <w:color w:val="000000"/>
          <w:sz w:val="24"/>
          <w:szCs w:val="24"/>
        </w:rPr>
        <w:t xml:space="preserve">: </w:t>
      </w:r>
      <w:hyperlink r:id="rId274">
        <w:r>
          <w:rPr>
            <w:rFonts w:ascii="Cambria" w:eastAsia="Cambria" w:hAnsi="Cambria" w:cs="Cambria"/>
            <w:color w:val="0563C1"/>
            <w:sz w:val="24"/>
            <w:szCs w:val="24"/>
            <w:u w:val="single"/>
          </w:rPr>
          <w:t>https://www.instagram.com/reel/Cqop3zygHO1/?igshid=MzRlODBiNWFlZA==</w:t>
        </w:r>
      </w:hyperlink>
    </w:p>
    <w:p w14:paraId="6748CF67" w14:textId="5BA8D8D6" w:rsidR="00A971B5" w:rsidRPr="00643024" w:rsidRDefault="00FE4AD2">
      <w:pPr>
        <w:numPr>
          <w:ilvl w:val="0"/>
          <w:numId w:val="35"/>
        </w:numPr>
        <w:pBdr>
          <w:top w:val="nil"/>
          <w:left w:val="nil"/>
          <w:bottom w:val="single" w:sz="4" w:space="1" w:color="000000"/>
          <w:right w:val="nil"/>
          <w:between w:val="nil"/>
        </w:pBdr>
        <w:ind w:left="-426"/>
        <w:rPr>
          <w:rStyle w:val="Hyperlink"/>
          <w:rFonts w:ascii="Cambria" w:eastAsia="Cambria" w:hAnsi="Cambria" w:cs="Cambria"/>
          <w:b/>
          <w:color w:val="002060"/>
          <w:sz w:val="24"/>
          <w:szCs w:val="24"/>
          <w:u w:val="none"/>
        </w:rPr>
      </w:pPr>
      <w:r w:rsidRPr="00FE4AD2">
        <w:rPr>
          <w:rStyle w:val="Hyperlink"/>
          <w:rFonts w:ascii="Cambria" w:eastAsiaTheme="minorEastAsia" w:hAnsi="Cambria" w:cstheme="minorBidi"/>
          <w:color w:val="auto"/>
          <w:sz w:val="24"/>
          <w:szCs w:val="24"/>
          <w:u w:val="none"/>
        </w:rPr>
        <w:t xml:space="preserve">Curd rice: </w:t>
      </w:r>
      <w:hyperlink r:id="rId275" w:history="1">
        <w:r w:rsidRPr="00CD709D">
          <w:rPr>
            <w:rStyle w:val="Hyperlink"/>
            <w:rFonts w:ascii="Cambria" w:eastAsiaTheme="minorEastAsia" w:hAnsi="Cambria" w:cstheme="minorBidi"/>
            <w:sz w:val="24"/>
            <w:szCs w:val="24"/>
          </w:rPr>
          <w:t>https://youtu.be/VFpzansM-XM?si=Ase7mLLRJN7_qda_</w:t>
        </w:r>
      </w:hyperlink>
      <w:r>
        <w:rPr>
          <w:rStyle w:val="Hyperlink"/>
          <w:rFonts w:ascii="Cambria" w:eastAsiaTheme="minorEastAsia" w:hAnsi="Cambria" w:cstheme="minorBidi"/>
          <w:color w:val="auto"/>
          <w:sz w:val="24"/>
          <w:szCs w:val="24"/>
          <w:u w:val="none"/>
        </w:rPr>
        <w:t xml:space="preserve"> </w:t>
      </w:r>
    </w:p>
    <w:p w14:paraId="31C28C06" w14:textId="01577021" w:rsidR="00643024" w:rsidRDefault="00643024">
      <w:pPr>
        <w:numPr>
          <w:ilvl w:val="0"/>
          <w:numId w:val="35"/>
        </w:numPr>
        <w:pBdr>
          <w:top w:val="nil"/>
          <w:left w:val="nil"/>
          <w:bottom w:val="single" w:sz="4" w:space="1" w:color="000000"/>
          <w:right w:val="nil"/>
          <w:between w:val="nil"/>
        </w:pBdr>
        <w:ind w:left="-426"/>
        <w:rPr>
          <w:rFonts w:ascii="Cambria" w:eastAsia="Cambria" w:hAnsi="Cambria" w:cs="Cambria"/>
          <w:bCs/>
          <w:color w:val="002060"/>
          <w:sz w:val="24"/>
          <w:szCs w:val="24"/>
        </w:rPr>
      </w:pPr>
      <w:r>
        <w:rPr>
          <w:rStyle w:val="Hyperlink"/>
          <w:rFonts w:ascii="Cambria" w:eastAsiaTheme="minorEastAsia" w:hAnsi="Cambria" w:cstheme="minorBidi"/>
          <w:color w:val="auto"/>
          <w:sz w:val="24"/>
          <w:szCs w:val="24"/>
          <w:u w:val="none"/>
        </w:rPr>
        <w:t xml:space="preserve">Rice flour </w:t>
      </w:r>
      <w:proofErr w:type="spellStart"/>
      <w:r>
        <w:rPr>
          <w:rStyle w:val="Hyperlink"/>
          <w:rFonts w:ascii="Cambria" w:eastAsiaTheme="minorEastAsia" w:hAnsi="Cambria" w:cstheme="minorBidi"/>
          <w:color w:val="auto"/>
          <w:sz w:val="24"/>
          <w:szCs w:val="24"/>
          <w:u w:val="none"/>
        </w:rPr>
        <w:t>adai</w:t>
      </w:r>
      <w:proofErr w:type="spellEnd"/>
      <w:r>
        <w:rPr>
          <w:rStyle w:val="Hyperlink"/>
          <w:rFonts w:ascii="Cambria" w:eastAsiaTheme="minorEastAsia" w:hAnsi="Cambria" w:cstheme="minorBidi"/>
          <w:color w:val="auto"/>
          <w:sz w:val="24"/>
          <w:szCs w:val="24"/>
          <w:u w:val="none"/>
        </w:rPr>
        <w:t>:</w:t>
      </w:r>
      <w:r>
        <w:rPr>
          <w:rFonts w:ascii="Cambria" w:eastAsia="Cambria" w:hAnsi="Cambria" w:cs="Cambria"/>
          <w:b/>
          <w:color w:val="002060"/>
          <w:sz w:val="24"/>
          <w:szCs w:val="24"/>
        </w:rPr>
        <w:t xml:space="preserve"> </w:t>
      </w:r>
      <w:hyperlink r:id="rId276" w:history="1">
        <w:r w:rsidRPr="00643024">
          <w:rPr>
            <w:rStyle w:val="Hyperlink"/>
            <w:rFonts w:ascii="Cambria" w:eastAsia="Cambria" w:hAnsi="Cambria" w:cs="Cambria"/>
            <w:bCs/>
            <w:sz w:val="24"/>
            <w:szCs w:val="24"/>
          </w:rPr>
          <w:t>https://youtube.com/shorts/9jBaz0bA5iQ?si=O_Beo1H6Ne5BzHKa</w:t>
        </w:r>
      </w:hyperlink>
      <w:r w:rsidRPr="00643024">
        <w:rPr>
          <w:rFonts w:ascii="Cambria" w:eastAsia="Cambria" w:hAnsi="Cambria" w:cs="Cambria"/>
          <w:bCs/>
          <w:color w:val="002060"/>
          <w:sz w:val="24"/>
          <w:szCs w:val="24"/>
        </w:rPr>
        <w:t xml:space="preserve"> </w:t>
      </w:r>
    </w:p>
    <w:p w14:paraId="3BEC15EE" w14:textId="6B6B1A70" w:rsidR="00643024" w:rsidRDefault="00CB5A97">
      <w:pPr>
        <w:numPr>
          <w:ilvl w:val="0"/>
          <w:numId w:val="35"/>
        </w:numPr>
        <w:pBdr>
          <w:top w:val="nil"/>
          <w:left w:val="nil"/>
          <w:bottom w:val="single" w:sz="4" w:space="1" w:color="000000"/>
          <w:right w:val="nil"/>
          <w:between w:val="nil"/>
        </w:pBdr>
        <w:ind w:left="-426"/>
        <w:rPr>
          <w:rFonts w:ascii="Cambria" w:eastAsia="Cambria" w:hAnsi="Cambria" w:cs="Cambria"/>
          <w:bCs/>
          <w:color w:val="002060"/>
          <w:sz w:val="24"/>
          <w:szCs w:val="24"/>
        </w:rPr>
      </w:pPr>
      <w:r>
        <w:rPr>
          <w:rFonts w:ascii="Cambria" w:eastAsia="Cambria" w:hAnsi="Cambria" w:cs="Cambria"/>
          <w:bCs/>
          <w:color w:val="002060"/>
          <w:sz w:val="24"/>
          <w:szCs w:val="24"/>
        </w:rPr>
        <w:t xml:space="preserve">Palak chana masala: </w:t>
      </w:r>
      <w:hyperlink r:id="rId277" w:history="1">
        <w:r w:rsidRPr="00EE6A97">
          <w:rPr>
            <w:rStyle w:val="Hyperlink"/>
            <w:rFonts w:ascii="Cambria" w:eastAsia="Cambria" w:hAnsi="Cambria" w:cs="Cambria"/>
            <w:bCs/>
            <w:sz w:val="24"/>
            <w:szCs w:val="24"/>
          </w:rPr>
          <w:t>https://www.instagram.com/reel/DNk-kLABXqO/?utm_source=ig_web_copy_link</w:t>
        </w:r>
      </w:hyperlink>
      <w:r>
        <w:rPr>
          <w:rFonts w:ascii="Cambria" w:eastAsia="Cambria" w:hAnsi="Cambria" w:cs="Cambria"/>
          <w:bCs/>
          <w:color w:val="002060"/>
          <w:sz w:val="24"/>
          <w:szCs w:val="24"/>
        </w:rPr>
        <w:t xml:space="preserve"> </w:t>
      </w:r>
    </w:p>
    <w:p w14:paraId="5DBD872E" w14:textId="77777777" w:rsidR="00CB5A97" w:rsidRPr="00643024" w:rsidRDefault="00CB5A97">
      <w:pPr>
        <w:numPr>
          <w:ilvl w:val="0"/>
          <w:numId w:val="35"/>
        </w:numPr>
        <w:pBdr>
          <w:top w:val="nil"/>
          <w:left w:val="nil"/>
          <w:bottom w:val="single" w:sz="4" w:space="1" w:color="000000"/>
          <w:right w:val="nil"/>
          <w:between w:val="nil"/>
        </w:pBdr>
        <w:ind w:left="-426"/>
        <w:rPr>
          <w:rFonts w:ascii="Cambria" w:eastAsia="Cambria" w:hAnsi="Cambria" w:cs="Cambria"/>
          <w:bCs/>
          <w:color w:val="002060"/>
          <w:sz w:val="24"/>
          <w:szCs w:val="24"/>
        </w:rPr>
      </w:pPr>
    </w:p>
    <w:p w14:paraId="6F4987A5" w14:textId="77777777"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t xml:space="preserve"> CURRY / RASAM</w:t>
      </w:r>
    </w:p>
    <w:p w14:paraId="72E5ADFD" w14:textId="77777777" w:rsidR="00A971B5" w:rsidRDefault="00F75C53">
      <w:pPr>
        <w:ind w:left="-426"/>
        <w:rPr>
          <w:rFonts w:ascii="Cambria" w:eastAsia="Cambria" w:hAnsi="Cambria" w:cs="Cambria"/>
          <w:color w:val="00B050"/>
          <w:sz w:val="24"/>
          <w:szCs w:val="24"/>
        </w:rPr>
      </w:pPr>
      <w:r>
        <w:rPr>
          <w:rFonts w:ascii="Cambria" w:eastAsia="Cambria" w:hAnsi="Cambria" w:cs="Cambria"/>
          <w:color w:val="00B050"/>
          <w:sz w:val="24"/>
          <w:szCs w:val="24"/>
        </w:rPr>
        <w:t>VEG:</w:t>
      </w:r>
    </w:p>
    <w:p w14:paraId="7050B639" w14:textId="77777777" w:rsidR="00A971B5" w:rsidRDefault="00F75C53">
      <w:pPr>
        <w:numPr>
          <w:ilvl w:val="0"/>
          <w:numId w:val="50"/>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RAJMA CURRY (RECIPE - </w:t>
      </w:r>
      <w:hyperlink r:id="rId278">
        <w:r>
          <w:rPr>
            <w:rFonts w:ascii="Cambria" w:eastAsia="Cambria" w:hAnsi="Cambria" w:cs="Cambria"/>
            <w:color w:val="0563C1"/>
            <w:sz w:val="24"/>
            <w:szCs w:val="24"/>
            <w:u w:val="single"/>
          </w:rPr>
          <w:t>https://youtu.be/wmTSh3g_R24?si=vgt7Y-aWVIGZ7KCi</w:t>
        </w:r>
      </w:hyperlink>
      <w:r>
        <w:rPr>
          <w:rFonts w:ascii="Cambria" w:eastAsia="Cambria" w:hAnsi="Cambria" w:cs="Cambria"/>
          <w:color w:val="000000"/>
          <w:sz w:val="24"/>
          <w:szCs w:val="24"/>
        </w:rPr>
        <w:t xml:space="preserve"> </w:t>
      </w:r>
      <w:r>
        <w:rPr>
          <w:rFonts w:ascii="Cambria" w:eastAsia="Cambria" w:hAnsi="Cambria" w:cs="Cambria"/>
          <w:color w:val="0563C1"/>
          <w:sz w:val="24"/>
          <w:szCs w:val="24"/>
          <w:u w:val="single"/>
        </w:rPr>
        <w:t>)</w:t>
      </w:r>
    </w:p>
    <w:p w14:paraId="636B9786" w14:textId="77777777" w:rsidR="00A971B5" w:rsidRDefault="00F75C53">
      <w:pPr>
        <w:numPr>
          <w:ilvl w:val="0"/>
          <w:numId w:val="50"/>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MANGLOREAN CURRY (RECIPE -</w:t>
      </w:r>
      <w:r>
        <w:rPr>
          <w:rFonts w:ascii="Cambria" w:eastAsia="Cambria" w:hAnsi="Cambria" w:cs="Cambria"/>
          <w:color w:val="0563C1"/>
          <w:sz w:val="24"/>
          <w:szCs w:val="24"/>
          <w:u w:val="single"/>
        </w:rPr>
        <w:t xml:space="preserve"> </w:t>
      </w:r>
      <w:hyperlink r:id="rId279">
        <w:r>
          <w:rPr>
            <w:rFonts w:ascii="Cambria" w:eastAsia="Cambria" w:hAnsi="Cambria" w:cs="Cambria"/>
            <w:color w:val="0563C1"/>
            <w:sz w:val="24"/>
            <w:szCs w:val="24"/>
            <w:u w:val="single"/>
          </w:rPr>
          <w:t>https://www.youtube.com/watch?v=biImQnB3SiI</w:t>
        </w:r>
      </w:hyperlink>
      <w:r>
        <w:rPr>
          <w:rFonts w:ascii="Cambria" w:eastAsia="Cambria" w:hAnsi="Cambria" w:cs="Cambria"/>
          <w:color w:val="0563C1"/>
          <w:sz w:val="24"/>
          <w:szCs w:val="24"/>
          <w:u w:val="single"/>
        </w:rPr>
        <w:t xml:space="preserve"> )</w:t>
      </w:r>
    </w:p>
    <w:p w14:paraId="31A0E265" w14:textId="77777777" w:rsidR="00A971B5" w:rsidRDefault="00F75C53">
      <w:pPr>
        <w:numPr>
          <w:ilvl w:val="0"/>
          <w:numId w:val="50"/>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CHOLE CURRY (RECIPE-</w:t>
      </w:r>
      <w:r>
        <w:rPr>
          <w:rFonts w:ascii="Cambria" w:eastAsia="Cambria" w:hAnsi="Cambria" w:cs="Cambria"/>
          <w:color w:val="0563C1"/>
          <w:sz w:val="24"/>
          <w:szCs w:val="24"/>
          <w:u w:val="single"/>
        </w:rPr>
        <w:t xml:space="preserve"> </w:t>
      </w:r>
      <w:hyperlink r:id="rId280">
        <w:r>
          <w:rPr>
            <w:rFonts w:ascii="Cambria" w:eastAsia="Cambria" w:hAnsi="Cambria" w:cs="Cambria"/>
            <w:color w:val="0563C1"/>
            <w:sz w:val="24"/>
            <w:szCs w:val="24"/>
            <w:u w:val="single"/>
          </w:rPr>
          <w:t>https://www.youtube.com/watch?v=2FOK2qX7RqU</w:t>
        </w:r>
      </w:hyperlink>
      <w:r>
        <w:rPr>
          <w:rFonts w:ascii="Cambria" w:eastAsia="Cambria" w:hAnsi="Cambria" w:cs="Cambria"/>
          <w:color w:val="0563C1"/>
          <w:sz w:val="24"/>
          <w:szCs w:val="24"/>
          <w:u w:val="single"/>
        </w:rPr>
        <w:t xml:space="preserve"> )</w:t>
      </w:r>
    </w:p>
    <w:p w14:paraId="041A1A0E" w14:textId="77777777" w:rsidR="00A971B5" w:rsidRDefault="00F75C53">
      <w:pPr>
        <w:numPr>
          <w:ilvl w:val="0"/>
          <w:numId w:val="50"/>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MISSAL (RECIPE - </w:t>
      </w:r>
      <w:hyperlink r:id="rId281">
        <w:r>
          <w:rPr>
            <w:rFonts w:ascii="Cambria" w:eastAsia="Cambria" w:hAnsi="Cambria" w:cs="Cambria"/>
            <w:color w:val="0563C1"/>
            <w:sz w:val="24"/>
            <w:szCs w:val="24"/>
            <w:u w:val="single"/>
          </w:rPr>
          <w:t>https://www.youtube.com/watch?v=VjkQYNEkV3A</w:t>
        </w:r>
      </w:hyperlink>
      <w:r>
        <w:rPr>
          <w:rFonts w:ascii="Cambria" w:eastAsia="Cambria" w:hAnsi="Cambria" w:cs="Cambria"/>
          <w:color w:val="0563C1"/>
          <w:sz w:val="24"/>
          <w:szCs w:val="24"/>
          <w:u w:val="single"/>
        </w:rPr>
        <w:t xml:space="preserve"> )</w:t>
      </w:r>
    </w:p>
    <w:p w14:paraId="78664AFF" w14:textId="77777777" w:rsidR="00A971B5" w:rsidRDefault="00F75C53">
      <w:pPr>
        <w:numPr>
          <w:ilvl w:val="0"/>
          <w:numId w:val="50"/>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RAW PAPAYA CURRY</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(RECIPE- </w:t>
      </w:r>
      <w:hyperlink r:id="rId282">
        <w:r>
          <w:rPr>
            <w:rFonts w:ascii="Cambria" w:eastAsia="Cambria" w:hAnsi="Cambria" w:cs="Cambria"/>
            <w:color w:val="0563C1"/>
            <w:sz w:val="24"/>
            <w:szCs w:val="24"/>
            <w:u w:val="single"/>
          </w:rPr>
          <w:t>https://www.youtube.com/watch?v=3AF3xbchqPw</w:t>
        </w:r>
      </w:hyperlink>
      <w:r>
        <w:rPr>
          <w:rFonts w:ascii="Cambria" w:eastAsia="Cambria" w:hAnsi="Cambria" w:cs="Cambria"/>
          <w:color w:val="0563C1"/>
          <w:sz w:val="24"/>
          <w:szCs w:val="24"/>
          <w:u w:val="single"/>
        </w:rPr>
        <w:t xml:space="preserve"> )</w:t>
      </w:r>
    </w:p>
    <w:p w14:paraId="07581685" w14:textId="77777777" w:rsidR="00A971B5" w:rsidRDefault="00F75C53">
      <w:pPr>
        <w:numPr>
          <w:ilvl w:val="0"/>
          <w:numId w:val="50"/>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PALAK MOONG DAL (RECIPE- </w:t>
      </w:r>
      <w:hyperlink r:id="rId283">
        <w:r>
          <w:rPr>
            <w:rFonts w:ascii="Cambria" w:eastAsia="Cambria" w:hAnsi="Cambria" w:cs="Cambria"/>
            <w:color w:val="0563C1"/>
            <w:sz w:val="24"/>
            <w:szCs w:val="24"/>
            <w:u w:val="single"/>
          </w:rPr>
          <w:t>https://www.youtube.com/watch?v=pTVw7pmb20w</w:t>
        </w:r>
      </w:hyperlink>
      <w:r>
        <w:rPr>
          <w:rFonts w:ascii="Cambria" w:eastAsia="Cambria" w:hAnsi="Cambria" w:cs="Cambria"/>
          <w:color w:val="000000"/>
          <w:sz w:val="24"/>
          <w:szCs w:val="24"/>
        </w:rPr>
        <w:t xml:space="preserve"> )</w:t>
      </w:r>
    </w:p>
    <w:p w14:paraId="5964A5C9" w14:textId="77777777" w:rsidR="00A971B5" w:rsidRDefault="00F75C53">
      <w:pPr>
        <w:numPr>
          <w:ilvl w:val="0"/>
          <w:numId w:val="50"/>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VEGETABLE RASAM (RECIPE- </w:t>
      </w:r>
      <w:hyperlink r:id="rId284">
        <w:r>
          <w:rPr>
            <w:rFonts w:ascii="Cambria" w:eastAsia="Cambria" w:hAnsi="Cambria" w:cs="Cambria"/>
            <w:color w:val="0563C1"/>
            <w:sz w:val="24"/>
            <w:szCs w:val="24"/>
            <w:u w:val="single"/>
          </w:rPr>
          <w:t>https://www.youtube.com/shorts/PxyCgFxxFb0</w:t>
        </w:r>
      </w:hyperlink>
      <w:r>
        <w:rPr>
          <w:rFonts w:ascii="Cambria" w:eastAsia="Cambria" w:hAnsi="Cambria" w:cs="Cambria"/>
          <w:color w:val="000000"/>
          <w:sz w:val="24"/>
          <w:szCs w:val="24"/>
        </w:rPr>
        <w:t xml:space="preserve"> ) </w:t>
      </w:r>
    </w:p>
    <w:p w14:paraId="0538F613" w14:textId="77777777" w:rsidR="00A971B5" w:rsidRDefault="00F75C53">
      <w:pPr>
        <w:numPr>
          <w:ilvl w:val="0"/>
          <w:numId w:val="50"/>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 NO LENTIL SAMBHAR (RECIPE- </w:t>
      </w:r>
      <w:hyperlink r:id="rId285">
        <w:r>
          <w:rPr>
            <w:rFonts w:ascii="Cambria" w:eastAsia="Cambria" w:hAnsi="Cambria" w:cs="Cambria"/>
            <w:color w:val="0563C1"/>
            <w:sz w:val="24"/>
            <w:szCs w:val="24"/>
            <w:u w:val="single"/>
          </w:rPr>
          <w:t>https://www.youtube.com/watch?v=3xpkgocvv8q</w:t>
        </w:r>
      </w:hyperlink>
      <w:r>
        <w:rPr>
          <w:rFonts w:ascii="Cambria" w:eastAsia="Cambria" w:hAnsi="Cambria" w:cs="Cambria"/>
          <w:color w:val="0563C1"/>
          <w:sz w:val="24"/>
          <w:szCs w:val="24"/>
          <w:u w:val="single"/>
        </w:rPr>
        <w:t xml:space="preserve"> )</w:t>
      </w:r>
    </w:p>
    <w:p w14:paraId="7544F983" w14:textId="77777777" w:rsidR="00A971B5" w:rsidRDefault="00F75C53">
      <w:pPr>
        <w:numPr>
          <w:ilvl w:val="0"/>
          <w:numId w:val="50"/>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DALIA TOFU STEW (RECIPE-  </w:t>
      </w:r>
      <w:hyperlink r:id="rId286">
        <w:r>
          <w:rPr>
            <w:rFonts w:ascii="Cambria" w:eastAsia="Cambria" w:hAnsi="Cambria" w:cs="Cambria"/>
            <w:color w:val="0563C1"/>
            <w:sz w:val="24"/>
            <w:szCs w:val="24"/>
            <w:u w:val="single"/>
          </w:rPr>
          <w:t>https://www.youtube.com/watch?v=GLTq1tZ6GSk</w:t>
        </w:r>
      </w:hyperlink>
      <w:r>
        <w:rPr>
          <w:rFonts w:ascii="Cambria" w:eastAsia="Cambria" w:hAnsi="Cambria" w:cs="Cambria"/>
          <w:color w:val="000000"/>
          <w:sz w:val="24"/>
          <w:szCs w:val="24"/>
        </w:rPr>
        <w:t xml:space="preserve"> ) </w:t>
      </w:r>
    </w:p>
    <w:p w14:paraId="722502C9" w14:textId="77777777" w:rsidR="00A971B5" w:rsidRDefault="00F75C53">
      <w:pPr>
        <w:numPr>
          <w:ilvl w:val="0"/>
          <w:numId w:val="50"/>
        </w:numPr>
        <w:pBdr>
          <w:top w:val="nil"/>
          <w:left w:val="nil"/>
          <w:bottom w:val="single" w:sz="4" w:space="1" w:color="000000"/>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10E8BDF3" w14:textId="77777777" w:rsidR="00A971B5" w:rsidRDefault="00A971B5">
      <w:pPr>
        <w:pBdr>
          <w:top w:val="nil"/>
          <w:left w:val="nil"/>
          <w:bottom w:val="nil"/>
          <w:right w:val="nil"/>
          <w:between w:val="nil"/>
        </w:pBdr>
        <w:spacing w:after="0"/>
        <w:ind w:left="-426"/>
        <w:rPr>
          <w:rFonts w:ascii="Cambria" w:eastAsia="Cambria" w:hAnsi="Cambria" w:cs="Cambria"/>
          <w:color w:val="000000"/>
          <w:sz w:val="24"/>
          <w:szCs w:val="24"/>
        </w:rPr>
      </w:pPr>
    </w:p>
    <w:p w14:paraId="4BCBE087" w14:textId="77777777" w:rsidR="00A971B5" w:rsidRDefault="00F75C53">
      <w:pPr>
        <w:pBdr>
          <w:top w:val="nil"/>
          <w:left w:val="nil"/>
          <w:bottom w:val="nil"/>
          <w:right w:val="nil"/>
          <w:between w:val="nil"/>
        </w:pBdr>
        <w:spacing w:after="0"/>
        <w:ind w:left="-426"/>
        <w:rPr>
          <w:rFonts w:ascii="Cambria" w:eastAsia="Cambria" w:hAnsi="Cambria" w:cs="Cambria"/>
          <w:b/>
          <w:color w:val="002060"/>
          <w:sz w:val="24"/>
          <w:szCs w:val="24"/>
        </w:rPr>
      </w:pPr>
      <w:r>
        <w:rPr>
          <w:rFonts w:ascii="Cambria" w:eastAsia="Cambria" w:hAnsi="Cambria" w:cs="Cambria"/>
          <w:b/>
          <w:color w:val="002060"/>
          <w:sz w:val="24"/>
          <w:szCs w:val="24"/>
        </w:rPr>
        <w:t>DAL/KADHI</w:t>
      </w:r>
    </w:p>
    <w:p w14:paraId="67717F4C" w14:textId="77777777" w:rsidR="00A971B5" w:rsidRDefault="00A971B5">
      <w:pPr>
        <w:pBdr>
          <w:top w:val="nil"/>
          <w:left w:val="nil"/>
          <w:bottom w:val="nil"/>
          <w:right w:val="nil"/>
          <w:between w:val="nil"/>
        </w:pBdr>
        <w:spacing w:after="0"/>
        <w:ind w:left="-426"/>
        <w:rPr>
          <w:rFonts w:ascii="Cambria" w:eastAsia="Cambria" w:hAnsi="Cambria" w:cs="Cambria"/>
          <w:b/>
          <w:color w:val="002060"/>
          <w:sz w:val="24"/>
          <w:szCs w:val="24"/>
        </w:rPr>
      </w:pPr>
    </w:p>
    <w:p w14:paraId="082D61CD" w14:textId="77777777" w:rsidR="00A971B5" w:rsidRDefault="00F75C53">
      <w:pPr>
        <w:numPr>
          <w:ilvl w:val="0"/>
          <w:numId w:val="52"/>
        </w:numPr>
        <w:pBdr>
          <w:top w:val="nil"/>
          <w:left w:val="nil"/>
          <w:bottom w:val="nil"/>
          <w:right w:val="nil"/>
          <w:between w:val="nil"/>
        </w:pBdr>
        <w:spacing w:after="0"/>
        <w:rPr>
          <w:rFonts w:ascii="Cambria" w:eastAsia="Cambria" w:hAnsi="Cambria" w:cs="Cambria"/>
          <w:color w:val="000000"/>
          <w:sz w:val="24"/>
          <w:szCs w:val="24"/>
        </w:rPr>
      </w:pPr>
      <w:bookmarkStart w:id="66" w:name="_Hlk171963263"/>
      <w:bookmarkStart w:id="67" w:name="_Hlk212562861"/>
      <w:proofErr w:type="spellStart"/>
      <w:r>
        <w:rPr>
          <w:rFonts w:ascii="Cambria" w:eastAsia="Cambria" w:hAnsi="Cambria" w:cs="Cambria"/>
          <w:color w:val="000000"/>
          <w:sz w:val="24"/>
          <w:szCs w:val="24"/>
        </w:rPr>
        <w:t>Panchkuti</w:t>
      </w:r>
      <w:proofErr w:type="spellEnd"/>
      <w:r>
        <w:rPr>
          <w:rFonts w:ascii="Cambria" w:eastAsia="Cambria" w:hAnsi="Cambria" w:cs="Cambria"/>
          <w:color w:val="000000"/>
          <w:sz w:val="24"/>
          <w:szCs w:val="24"/>
        </w:rPr>
        <w:t xml:space="preserve"> dal: </w:t>
      </w:r>
      <w:hyperlink r:id="rId287">
        <w:r>
          <w:rPr>
            <w:rFonts w:ascii="Cambria" w:eastAsia="Cambria" w:hAnsi="Cambria" w:cs="Cambria"/>
            <w:color w:val="0563C1"/>
            <w:sz w:val="24"/>
            <w:szCs w:val="24"/>
            <w:u w:val="single"/>
          </w:rPr>
          <w:t>https://www.youtube.com/watch?v=q1NqB03IV4w</w:t>
        </w:r>
      </w:hyperlink>
      <w:r>
        <w:rPr>
          <w:rFonts w:ascii="Cambria" w:eastAsia="Cambria" w:hAnsi="Cambria" w:cs="Cambria"/>
          <w:color w:val="000000"/>
          <w:sz w:val="24"/>
          <w:szCs w:val="24"/>
        </w:rPr>
        <w:t xml:space="preserve"> </w:t>
      </w:r>
    </w:p>
    <w:p w14:paraId="500DAB1F" w14:textId="77777777" w:rsidR="00A971B5" w:rsidRDefault="00F75C53">
      <w:pPr>
        <w:numPr>
          <w:ilvl w:val="0"/>
          <w:numId w:val="52"/>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kali dal: </w:t>
      </w:r>
      <w:hyperlink r:id="rId288">
        <w:r>
          <w:rPr>
            <w:rFonts w:ascii="Cambria" w:eastAsia="Cambria" w:hAnsi="Cambria" w:cs="Cambria"/>
            <w:color w:val="0563C1"/>
            <w:sz w:val="24"/>
            <w:szCs w:val="24"/>
            <w:u w:val="single"/>
          </w:rPr>
          <w:t>https://www.youtube.com/watch?v=GW_ND9sdioM</w:t>
        </w:r>
      </w:hyperlink>
      <w:r>
        <w:rPr>
          <w:rFonts w:ascii="Cambria" w:eastAsia="Cambria" w:hAnsi="Cambria" w:cs="Cambria"/>
          <w:color w:val="000000"/>
          <w:sz w:val="24"/>
          <w:szCs w:val="24"/>
        </w:rPr>
        <w:t xml:space="preserve"> </w:t>
      </w:r>
    </w:p>
    <w:p w14:paraId="376AA033" w14:textId="77777777" w:rsidR="00A971B5" w:rsidRDefault="00F75C53">
      <w:pPr>
        <w:numPr>
          <w:ilvl w:val="0"/>
          <w:numId w:val="52"/>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vegetable moong dal: </w:t>
      </w:r>
      <w:hyperlink r:id="rId289">
        <w:r>
          <w:rPr>
            <w:rFonts w:ascii="Cambria" w:eastAsia="Cambria" w:hAnsi="Cambria" w:cs="Cambria"/>
            <w:color w:val="0563C1"/>
            <w:sz w:val="24"/>
            <w:szCs w:val="24"/>
            <w:u w:val="single"/>
          </w:rPr>
          <w:t>https://www.youtube.com/watch?v=NNuJn25DdHg</w:t>
        </w:r>
      </w:hyperlink>
      <w:r>
        <w:rPr>
          <w:rFonts w:ascii="Cambria" w:eastAsia="Cambria" w:hAnsi="Cambria" w:cs="Cambria"/>
          <w:color w:val="000000"/>
          <w:sz w:val="24"/>
          <w:szCs w:val="24"/>
        </w:rPr>
        <w:t xml:space="preserve"> </w:t>
      </w:r>
    </w:p>
    <w:p w14:paraId="10909980" w14:textId="77777777" w:rsidR="00A971B5" w:rsidRDefault="00F75C53">
      <w:pPr>
        <w:numPr>
          <w:ilvl w:val="0"/>
          <w:numId w:val="52"/>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masoor vegetable dal: </w:t>
      </w:r>
      <w:hyperlink r:id="rId290">
        <w:r>
          <w:rPr>
            <w:rFonts w:ascii="Cambria" w:eastAsia="Cambria" w:hAnsi="Cambria" w:cs="Cambria"/>
            <w:color w:val="0563C1"/>
            <w:sz w:val="24"/>
            <w:szCs w:val="24"/>
            <w:u w:val="single"/>
          </w:rPr>
          <w:t>https://www.youtube.com/watch?v=wMJV6ZUJxUA</w:t>
        </w:r>
      </w:hyperlink>
      <w:r>
        <w:rPr>
          <w:rFonts w:ascii="Cambria" w:eastAsia="Cambria" w:hAnsi="Cambria" w:cs="Cambria"/>
          <w:color w:val="000000"/>
          <w:sz w:val="24"/>
          <w:szCs w:val="24"/>
        </w:rPr>
        <w:t xml:space="preserve"> </w:t>
      </w:r>
    </w:p>
    <w:p w14:paraId="165D763B" w14:textId="77777777" w:rsidR="00A971B5" w:rsidRDefault="00F75C53">
      <w:pPr>
        <w:numPr>
          <w:ilvl w:val="0"/>
          <w:numId w:val="52"/>
        </w:numPr>
        <w:pBdr>
          <w:top w:val="nil"/>
          <w:left w:val="nil"/>
          <w:bottom w:val="nil"/>
          <w:right w:val="nil"/>
          <w:between w:val="nil"/>
        </w:pBdr>
        <w:spacing w:after="0"/>
        <w:rPr>
          <w:rFonts w:ascii="Cambria" w:eastAsia="Cambria" w:hAnsi="Cambria" w:cs="Cambria"/>
          <w:color w:val="000000"/>
          <w:sz w:val="24"/>
          <w:szCs w:val="24"/>
        </w:rPr>
      </w:pPr>
      <w:proofErr w:type="spellStart"/>
      <w:r>
        <w:rPr>
          <w:rFonts w:ascii="Cambria" w:eastAsia="Cambria" w:hAnsi="Cambria" w:cs="Cambria"/>
          <w:color w:val="000000"/>
          <w:sz w:val="24"/>
          <w:szCs w:val="24"/>
        </w:rPr>
        <w:t>methi</w:t>
      </w:r>
      <w:proofErr w:type="spellEnd"/>
      <w:r>
        <w:rPr>
          <w:rFonts w:ascii="Cambria" w:eastAsia="Cambria" w:hAnsi="Cambria" w:cs="Cambria"/>
          <w:color w:val="000000"/>
          <w:sz w:val="24"/>
          <w:szCs w:val="24"/>
        </w:rPr>
        <w:t xml:space="preserve"> moong dal: </w:t>
      </w:r>
      <w:hyperlink r:id="rId291">
        <w:r>
          <w:rPr>
            <w:rFonts w:ascii="Cambria" w:eastAsia="Cambria" w:hAnsi="Cambria" w:cs="Cambria"/>
            <w:color w:val="0563C1"/>
            <w:sz w:val="24"/>
            <w:szCs w:val="24"/>
            <w:u w:val="single"/>
          </w:rPr>
          <w:t>https://www.youtube.com/watch?v=CbdwAKTsRgo</w:t>
        </w:r>
      </w:hyperlink>
      <w:bookmarkEnd w:id="66"/>
      <w:r>
        <w:rPr>
          <w:rFonts w:ascii="Cambria" w:eastAsia="Cambria" w:hAnsi="Cambria" w:cs="Cambria"/>
          <w:color w:val="000000"/>
          <w:sz w:val="24"/>
          <w:szCs w:val="24"/>
        </w:rPr>
        <w:t xml:space="preserve"> </w:t>
      </w:r>
    </w:p>
    <w:p w14:paraId="1A8D67CA" w14:textId="77777777" w:rsidR="00A971B5" w:rsidRDefault="00F75C53">
      <w:pPr>
        <w:numPr>
          <w:ilvl w:val="0"/>
          <w:numId w:val="52"/>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palak moong dal: </w:t>
      </w:r>
      <w:hyperlink r:id="rId292">
        <w:r>
          <w:rPr>
            <w:rFonts w:ascii="Cambria" w:eastAsia="Cambria" w:hAnsi="Cambria" w:cs="Cambria"/>
            <w:color w:val="0563C1"/>
            <w:sz w:val="24"/>
            <w:szCs w:val="24"/>
            <w:u w:val="single"/>
          </w:rPr>
          <w:t>https://www.youtube.com/watch?v=bARkEw-5rMk</w:t>
        </w:r>
      </w:hyperlink>
      <w:bookmarkEnd w:id="67"/>
      <w:r>
        <w:rPr>
          <w:rFonts w:ascii="Cambria" w:eastAsia="Cambria" w:hAnsi="Cambria" w:cs="Cambria"/>
          <w:color w:val="000000"/>
          <w:sz w:val="24"/>
          <w:szCs w:val="24"/>
        </w:rPr>
        <w:t xml:space="preserve"> </w:t>
      </w:r>
    </w:p>
    <w:p w14:paraId="3DD36642" w14:textId="77777777" w:rsidR="00A971B5" w:rsidRDefault="00F75C53">
      <w:pPr>
        <w:numPr>
          <w:ilvl w:val="0"/>
          <w:numId w:val="52"/>
        </w:numPr>
        <w:pBdr>
          <w:top w:val="nil"/>
          <w:left w:val="nil"/>
          <w:bottom w:val="nil"/>
          <w:right w:val="nil"/>
          <w:between w:val="nil"/>
        </w:pBdr>
        <w:spacing w:after="0"/>
        <w:rPr>
          <w:rFonts w:ascii="Cambria" w:eastAsia="Cambria" w:hAnsi="Cambria" w:cs="Cambria"/>
          <w:color w:val="000000"/>
          <w:sz w:val="24"/>
          <w:szCs w:val="24"/>
        </w:rPr>
      </w:pPr>
      <w:proofErr w:type="spellStart"/>
      <w:r>
        <w:rPr>
          <w:rFonts w:ascii="Cambria" w:eastAsia="Cambria" w:hAnsi="Cambria" w:cs="Cambria"/>
          <w:color w:val="000000"/>
          <w:sz w:val="24"/>
          <w:szCs w:val="24"/>
        </w:rPr>
        <w:t>khati</w:t>
      </w:r>
      <w:proofErr w:type="spellEnd"/>
      <w:r>
        <w:rPr>
          <w:rFonts w:ascii="Cambria" w:eastAsia="Cambria" w:hAnsi="Cambria" w:cs="Cambria"/>
          <w:color w:val="000000"/>
          <w:sz w:val="24"/>
          <w:szCs w:val="24"/>
        </w:rPr>
        <w:t xml:space="preserve"> moong </w:t>
      </w:r>
      <w:proofErr w:type="spellStart"/>
      <w:r>
        <w:rPr>
          <w:rFonts w:ascii="Cambria" w:eastAsia="Cambria" w:hAnsi="Cambria" w:cs="Cambria"/>
          <w:color w:val="000000"/>
          <w:sz w:val="24"/>
          <w:szCs w:val="24"/>
        </w:rPr>
        <w:t>kadhi</w:t>
      </w:r>
      <w:proofErr w:type="spellEnd"/>
      <w:r>
        <w:rPr>
          <w:rFonts w:ascii="Cambria" w:eastAsia="Cambria" w:hAnsi="Cambria" w:cs="Cambria"/>
          <w:color w:val="000000"/>
          <w:sz w:val="24"/>
          <w:szCs w:val="24"/>
        </w:rPr>
        <w:t xml:space="preserve">: </w:t>
      </w:r>
      <w:hyperlink r:id="rId293">
        <w:r>
          <w:rPr>
            <w:rFonts w:ascii="Cambria" w:eastAsia="Cambria" w:hAnsi="Cambria" w:cs="Cambria"/>
            <w:color w:val="0563C1"/>
            <w:sz w:val="24"/>
            <w:szCs w:val="24"/>
            <w:u w:val="single"/>
          </w:rPr>
          <w:t>https://www.youtube.com/watch?v=MXYUH78606g</w:t>
        </w:r>
      </w:hyperlink>
      <w:r>
        <w:rPr>
          <w:rFonts w:ascii="Cambria" w:eastAsia="Cambria" w:hAnsi="Cambria" w:cs="Cambria"/>
          <w:color w:val="000000"/>
          <w:sz w:val="24"/>
          <w:szCs w:val="24"/>
        </w:rPr>
        <w:t xml:space="preserve"> </w:t>
      </w:r>
    </w:p>
    <w:p w14:paraId="7206BC74" w14:textId="77777777" w:rsidR="00A971B5" w:rsidRDefault="00F75C53">
      <w:pPr>
        <w:numPr>
          <w:ilvl w:val="0"/>
          <w:numId w:val="52"/>
        </w:numPr>
        <w:pBdr>
          <w:top w:val="nil"/>
          <w:left w:val="nil"/>
          <w:bottom w:val="nil"/>
          <w:right w:val="nil"/>
          <w:between w:val="nil"/>
        </w:pBdr>
        <w:spacing w:after="0"/>
        <w:rPr>
          <w:rFonts w:ascii="Cambria" w:eastAsia="Cambria" w:hAnsi="Cambria" w:cs="Cambria"/>
          <w:color w:val="000000"/>
          <w:sz w:val="24"/>
          <w:szCs w:val="24"/>
        </w:rPr>
      </w:pPr>
      <w:proofErr w:type="spellStart"/>
      <w:r>
        <w:rPr>
          <w:rFonts w:ascii="Cambria" w:eastAsia="Cambria" w:hAnsi="Cambria" w:cs="Cambria"/>
          <w:color w:val="000000"/>
          <w:sz w:val="24"/>
          <w:szCs w:val="24"/>
        </w:rPr>
        <w:t>rajgira</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kadhi</w:t>
      </w:r>
      <w:proofErr w:type="spellEnd"/>
      <w:r>
        <w:rPr>
          <w:rFonts w:ascii="Cambria" w:eastAsia="Cambria" w:hAnsi="Cambria" w:cs="Cambria"/>
          <w:color w:val="000000"/>
          <w:sz w:val="24"/>
          <w:szCs w:val="24"/>
        </w:rPr>
        <w:t xml:space="preserve">: </w:t>
      </w:r>
      <w:hyperlink r:id="rId294">
        <w:r>
          <w:rPr>
            <w:rFonts w:ascii="Cambria" w:eastAsia="Cambria" w:hAnsi="Cambria" w:cs="Cambria"/>
            <w:color w:val="0563C1"/>
            <w:sz w:val="24"/>
            <w:szCs w:val="24"/>
            <w:u w:val="single"/>
          </w:rPr>
          <w:t>https://www.youtube.com/watch?v=drJLj3Ckuvo</w:t>
        </w:r>
      </w:hyperlink>
      <w:r>
        <w:rPr>
          <w:rFonts w:ascii="Cambria" w:eastAsia="Cambria" w:hAnsi="Cambria" w:cs="Cambria"/>
          <w:color w:val="000000"/>
          <w:sz w:val="24"/>
          <w:szCs w:val="24"/>
        </w:rPr>
        <w:t xml:space="preserve"> </w:t>
      </w:r>
    </w:p>
    <w:p w14:paraId="07789D1D" w14:textId="77777777" w:rsidR="00A971B5" w:rsidRDefault="00F75C53">
      <w:pPr>
        <w:numPr>
          <w:ilvl w:val="0"/>
          <w:numId w:val="52"/>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peanut </w:t>
      </w:r>
      <w:proofErr w:type="spellStart"/>
      <w:r>
        <w:rPr>
          <w:rFonts w:ascii="Cambria" w:eastAsia="Cambria" w:hAnsi="Cambria" w:cs="Cambria"/>
          <w:color w:val="000000"/>
          <w:sz w:val="24"/>
          <w:szCs w:val="24"/>
        </w:rPr>
        <w:t>kadhi</w:t>
      </w:r>
      <w:proofErr w:type="spellEnd"/>
      <w:r>
        <w:rPr>
          <w:rFonts w:ascii="Cambria" w:eastAsia="Cambria" w:hAnsi="Cambria" w:cs="Cambria"/>
          <w:color w:val="000000"/>
          <w:sz w:val="24"/>
          <w:szCs w:val="24"/>
        </w:rPr>
        <w:t xml:space="preserve">: </w:t>
      </w:r>
      <w:hyperlink r:id="rId295">
        <w:r>
          <w:rPr>
            <w:rFonts w:ascii="Cambria" w:eastAsia="Cambria" w:hAnsi="Cambria" w:cs="Cambria"/>
            <w:color w:val="0563C1"/>
            <w:sz w:val="24"/>
            <w:szCs w:val="24"/>
            <w:u w:val="single"/>
          </w:rPr>
          <w:t>https://www.youtube.com/watch?v=aj3UMymM5Gs</w:t>
        </w:r>
      </w:hyperlink>
      <w:r>
        <w:rPr>
          <w:rFonts w:ascii="Cambria" w:eastAsia="Cambria" w:hAnsi="Cambria" w:cs="Cambria"/>
          <w:color w:val="000000"/>
          <w:sz w:val="24"/>
          <w:szCs w:val="24"/>
        </w:rPr>
        <w:t xml:space="preserve"> </w:t>
      </w:r>
    </w:p>
    <w:p w14:paraId="39301576" w14:textId="77777777" w:rsidR="00A971B5" w:rsidRDefault="00F75C53">
      <w:pPr>
        <w:numPr>
          <w:ilvl w:val="0"/>
          <w:numId w:val="52"/>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bhindi </w:t>
      </w:r>
      <w:proofErr w:type="spellStart"/>
      <w:r>
        <w:rPr>
          <w:rFonts w:ascii="Cambria" w:eastAsia="Cambria" w:hAnsi="Cambria" w:cs="Cambria"/>
          <w:color w:val="000000"/>
          <w:sz w:val="24"/>
          <w:szCs w:val="24"/>
        </w:rPr>
        <w:t>kadhi</w:t>
      </w:r>
      <w:proofErr w:type="spellEnd"/>
      <w:r>
        <w:rPr>
          <w:rFonts w:ascii="Cambria" w:eastAsia="Cambria" w:hAnsi="Cambria" w:cs="Cambria"/>
          <w:color w:val="000000"/>
          <w:sz w:val="24"/>
          <w:szCs w:val="24"/>
        </w:rPr>
        <w:t xml:space="preserve">: </w:t>
      </w:r>
      <w:hyperlink r:id="rId296">
        <w:r>
          <w:rPr>
            <w:rFonts w:ascii="Cambria" w:eastAsia="Cambria" w:hAnsi="Cambria" w:cs="Cambria"/>
            <w:color w:val="0563C1"/>
            <w:sz w:val="24"/>
            <w:szCs w:val="24"/>
            <w:u w:val="single"/>
          </w:rPr>
          <w:t>https://www.youtube.com/watch?v=DS1FvscjSms</w:t>
        </w:r>
      </w:hyperlink>
      <w:r>
        <w:rPr>
          <w:rFonts w:ascii="Cambria" w:eastAsia="Cambria" w:hAnsi="Cambria" w:cs="Cambria"/>
          <w:color w:val="000000"/>
          <w:sz w:val="24"/>
          <w:szCs w:val="24"/>
        </w:rPr>
        <w:t xml:space="preserve"> </w:t>
      </w:r>
    </w:p>
    <w:p w14:paraId="04B424FD" w14:textId="43FA097E" w:rsidR="00A971B5" w:rsidRDefault="00110AB2">
      <w:pPr>
        <w:numPr>
          <w:ilvl w:val="0"/>
          <w:numId w:val="52"/>
        </w:numPr>
        <w:pBdr>
          <w:top w:val="nil"/>
          <w:left w:val="nil"/>
          <w:bottom w:val="nil"/>
          <w:right w:val="nil"/>
          <w:between w:val="nil"/>
        </w:pBdr>
        <w:rPr>
          <w:rFonts w:ascii="Cambria" w:eastAsia="Cambria" w:hAnsi="Cambria" w:cs="Cambria"/>
          <w:color w:val="000000"/>
          <w:sz w:val="24"/>
          <w:szCs w:val="24"/>
        </w:rPr>
      </w:pPr>
      <w:proofErr w:type="spellStart"/>
      <w:r>
        <w:rPr>
          <w:rFonts w:ascii="Cambria" w:eastAsia="Cambria" w:hAnsi="Cambria" w:cs="Cambria"/>
          <w:color w:val="000000"/>
          <w:sz w:val="24"/>
          <w:szCs w:val="24"/>
        </w:rPr>
        <w:t>kadhi</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pakoda</w:t>
      </w:r>
      <w:proofErr w:type="spellEnd"/>
      <w:r>
        <w:rPr>
          <w:rFonts w:ascii="Cambria" w:eastAsia="Cambria" w:hAnsi="Cambria" w:cs="Cambria"/>
          <w:color w:val="000000"/>
          <w:sz w:val="24"/>
          <w:szCs w:val="24"/>
        </w:rPr>
        <w:t xml:space="preserve">: </w:t>
      </w:r>
      <w:hyperlink r:id="rId297" w:history="1">
        <w:r w:rsidRPr="00AB3543">
          <w:rPr>
            <w:rStyle w:val="Hyperlink"/>
            <w:rFonts w:ascii="Cambria" w:eastAsia="Cambria" w:hAnsi="Cambria" w:cs="Cambria"/>
            <w:sz w:val="24"/>
            <w:szCs w:val="24"/>
          </w:rPr>
          <w:t>https://youtu.be/x91sGggmVtw?si=MppdYv07l4pZWzB4</w:t>
        </w:r>
      </w:hyperlink>
      <w:r>
        <w:rPr>
          <w:rFonts w:ascii="Cambria" w:eastAsia="Cambria" w:hAnsi="Cambria" w:cs="Cambria"/>
          <w:color w:val="000000"/>
          <w:sz w:val="24"/>
          <w:szCs w:val="24"/>
        </w:rPr>
        <w:t xml:space="preserve"> </w:t>
      </w:r>
    </w:p>
    <w:p w14:paraId="128E9966" w14:textId="6D16D904" w:rsidR="00B34885" w:rsidRDefault="00B34885">
      <w:pPr>
        <w:numPr>
          <w:ilvl w:val="0"/>
          <w:numId w:val="52"/>
        </w:numPr>
        <w:pBdr>
          <w:top w:val="nil"/>
          <w:left w:val="nil"/>
          <w:bottom w:val="nil"/>
          <w:right w:val="nil"/>
          <w:between w:val="nil"/>
        </w:pBdr>
        <w:rPr>
          <w:rFonts w:ascii="Cambria" w:eastAsia="Cambria" w:hAnsi="Cambria" w:cs="Cambria"/>
          <w:color w:val="000000"/>
          <w:sz w:val="24"/>
          <w:szCs w:val="24"/>
        </w:rPr>
      </w:pPr>
      <w:bookmarkStart w:id="68" w:name="_Hlk212562872"/>
      <w:r>
        <w:rPr>
          <w:rFonts w:ascii="Cambria" w:eastAsia="Cambria" w:hAnsi="Cambria" w:cs="Cambria"/>
          <w:color w:val="000000"/>
          <w:sz w:val="24"/>
          <w:szCs w:val="24"/>
        </w:rPr>
        <w:t xml:space="preserve">Healthy dal </w:t>
      </w:r>
      <w:proofErr w:type="spellStart"/>
      <w:r>
        <w:rPr>
          <w:rFonts w:ascii="Cambria" w:eastAsia="Cambria" w:hAnsi="Cambria" w:cs="Cambria"/>
          <w:color w:val="000000"/>
          <w:sz w:val="24"/>
          <w:szCs w:val="24"/>
        </w:rPr>
        <w:t>pakwan</w:t>
      </w:r>
      <w:proofErr w:type="spellEnd"/>
      <w:r>
        <w:rPr>
          <w:rFonts w:ascii="Cambria" w:eastAsia="Cambria" w:hAnsi="Cambria" w:cs="Cambria"/>
          <w:color w:val="000000"/>
          <w:sz w:val="24"/>
          <w:szCs w:val="24"/>
        </w:rPr>
        <w:t xml:space="preserve">: </w:t>
      </w:r>
      <w:hyperlink r:id="rId298" w:history="1">
        <w:r w:rsidRPr="00747359">
          <w:rPr>
            <w:rStyle w:val="Hyperlink"/>
            <w:rFonts w:ascii="Cambria" w:eastAsia="Cambria" w:hAnsi="Cambria" w:cs="Cambria"/>
            <w:sz w:val="24"/>
            <w:szCs w:val="24"/>
          </w:rPr>
          <w:t>https://www.instagram.com/reel/DQJEYhrkuLa/?utm_source=ig_web_copy_link&amp;igsh=MzRlODBiNWFlZA==</w:t>
        </w:r>
      </w:hyperlink>
    </w:p>
    <w:bookmarkEnd w:id="68"/>
    <w:p w14:paraId="2CABEB31" w14:textId="77777777" w:rsidR="00B34885" w:rsidRDefault="00B34885">
      <w:pPr>
        <w:numPr>
          <w:ilvl w:val="0"/>
          <w:numId w:val="52"/>
        </w:numPr>
        <w:pBdr>
          <w:top w:val="nil"/>
          <w:left w:val="nil"/>
          <w:bottom w:val="nil"/>
          <w:right w:val="nil"/>
          <w:between w:val="nil"/>
        </w:pBdr>
        <w:rPr>
          <w:rFonts w:ascii="Cambria" w:eastAsia="Cambria" w:hAnsi="Cambria" w:cs="Cambria"/>
          <w:color w:val="000000"/>
          <w:sz w:val="24"/>
          <w:szCs w:val="24"/>
        </w:rPr>
      </w:pPr>
    </w:p>
    <w:p w14:paraId="0DFBBE94" w14:textId="77777777" w:rsidR="00A971B5" w:rsidRDefault="00A971B5">
      <w:pPr>
        <w:pBdr>
          <w:bottom w:val="single" w:sz="4" w:space="1" w:color="000000"/>
        </w:pBdr>
        <w:ind w:left="-426"/>
        <w:rPr>
          <w:rFonts w:ascii="Cambria" w:eastAsia="Cambria" w:hAnsi="Cambria" w:cs="Cambria"/>
          <w:b/>
          <w:color w:val="002060"/>
          <w:sz w:val="24"/>
          <w:szCs w:val="24"/>
        </w:rPr>
      </w:pPr>
    </w:p>
    <w:p w14:paraId="0DCADDE1" w14:textId="77777777"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lastRenderedPageBreak/>
        <w:t>SOUP</w:t>
      </w:r>
    </w:p>
    <w:p w14:paraId="3AAEB75D" w14:textId="77777777" w:rsidR="00A971B5" w:rsidRDefault="00F75C53">
      <w:pPr>
        <w:ind w:left="-426"/>
        <w:rPr>
          <w:rFonts w:ascii="Cambria" w:eastAsia="Cambria" w:hAnsi="Cambria" w:cs="Cambria"/>
          <w:color w:val="00B050"/>
          <w:sz w:val="24"/>
          <w:szCs w:val="24"/>
        </w:rPr>
      </w:pPr>
      <w:r>
        <w:rPr>
          <w:rFonts w:ascii="Cambria" w:eastAsia="Cambria" w:hAnsi="Cambria" w:cs="Cambria"/>
          <w:color w:val="00B050"/>
          <w:sz w:val="24"/>
          <w:szCs w:val="24"/>
        </w:rPr>
        <w:t>VEG:</w:t>
      </w:r>
    </w:p>
    <w:p w14:paraId="5BBD2E38" w14:textId="7025FFF5"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MIX VEG SOUP (RECIPE -</w:t>
      </w:r>
      <w:r w:rsidR="00FC7293" w:rsidRPr="00FC7293">
        <w:t xml:space="preserve"> </w:t>
      </w:r>
      <w:hyperlink r:id="rId299" w:history="1">
        <w:r w:rsidR="00FC7293" w:rsidRPr="00D55714">
          <w:rPr>
            <w:rStyle w:val="Hyperlink"/>
            <w:rFonts w:ascii="Cambria" w:eastAsia="Cambria" w:hAnsi="Cambria" w:cs="Cambria"/>
            <w:sz w:val="24"/>
            <w:szCs w:val="24"/>
          </w:rPr>
          <w:t>https://youtube.com/shorts/hiHCszjNM5I?si=VKBbjb2X7cRqlLdl</w:t>
        </w:r>
      </w:hyperlink>
      <w:r w:rsidR="00FC7293">
        <w:rPr>
          <w:rFonts w:ascii="Cambria" w:eastAsia="Cambria" w:hAnsi="Cambria" w:cs="Cambria"/>
          <w:color w:val="000000"/>
          <w:sz w:val="24"/>
          <w:szCs w:val="24"/>
        </w:rPr>
        <w:t xml:space="preserve"> /</w:t>
      </w:r>
      <w:r>
        <w:rPr>
          <w:rFonts w:ascii="Cambria" w:eastAsia="Cambria" w:hAnsi="Cambria" w:cs="Cambria"/>
          <w:color w:val="000000"/>
          <w:sz w:val="24"/>
          <w:szCs w:val="24"/>
        </w:rPr>
        <w:t xml:space="preserve"> </w:t>
      </w:r>
      <w:hyperlink r:id="rId300">
        <w:r>
          <w:rPr>
            <w:rFonts w:ascii="Cambria" w:eastAsia="Cambria" w:hAnsi="Cambria" w:cs="Cambria"/>
            <w:color w:val="0563C1"/>
            <w:sz w:val="24"/>
            <w:szCs w:val="24"/>
            <w:u w:val="single"/>
          </w:rPr>
          <w:t>https://youtu.be/HO6ZzwSaDCU?si=vy7nzReNhWyoVADO</w:t>
        </w:r>
      </w:hyperlink>
      <w:r>
        <w:rPr>
          <w:rFonts w:ascii="Cambria" w:eastAsia="Cambria" w:hAnsi="Cambria" w:cs="Cambria"/>
          <w:color w:val="000000"/>
          <w:sz w:val="24"/>
          <w:szCs w:val="24"/>
        </w:rPr>
        <w:t xml:space="preserve"> </w:t>
      </w:r>
      <w:r w:rsidR="00FC7293">
        <w:rPr>
          <w:rFonts w:ascii="Cambria" w:eastAsia="Cambria" w:hAnsi="Cambria" w:cs="Cambria"/>
          <w:color w:val="000000"/>
          <w:sz w:val="24"/>
          <w:szCs w:val="24"/>
        </w:rPr>
        <w:t>[dudhi tomato carrot</w:t>
      </w:r>
      <w:proofErr w:type="gramStart"/>
      <w:r w:rsidR="00FC7293">
        <w:rPr>
          <w:rFonts w:ascii="Cambria" w:eastAsia="Cambria" w:hAnsi="Cambria" w:cs="Cambria"/>
          <w:color w:val="000000"/>
          <w:sz w:val="24"/>
          <w:szCs w:val="24"/>
        </w:rPr>
        <w:t xml:space="preserve">] </w:t>
      </w:r>
      <w:r>
        <w:rPr>
          <w:rFonts w:ascii="Cambria" w:eastAsia="Cambria" w:hAnsi="Cambria" w:cs="Cambria"/>
          <w:color w:val="000000"/>
          <w:sz w:val="24"/>
          <w:szCs w:val="24"/>
        </w:rPr>
        <w:t>)</w:t>
      </w:r>
      <w:proofErr w:type="gramEnd"/>
    </w:p>
    <w:p w14:paraId="24F03F1F" w14:textId="46EC74AE" w:rsidR="0039115A" w:rsidRDefault="0039115A">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Healthy mix veg </w:t>
      </w:r>
      <w:r w:rsidR="00300572">
        <w:rPr>
          <w:rFonts w:ascii="Cambria" w:eastAsia="Cambria" w:hAnsi="Cambria" w:cs="Cambria"/>
          <w:color w:val="000000"/>
          <w:sz w:val="24"/>
          <w:szCs w:val="24"/>
        </w:rPr>
        <w:t xml:space="preserve">KIDS </w:t>
      </w:r>
      <w:r>
        <w:rPr>
          <w:rFonts w:ascii="Cambria" w:eastAsia="Cambria" w:hAnsi="Cambria" w:cs="Cambria"/>
          <w:color w:val="000000"/>
          <w:sz w:val="24"/>
          <w:szCs w:val="24"/>
        </w:rPr>
        <w:t xml:space="preserve">soup: </w:t>
      </w:r>
      <w:hyperlink r:id="rId301" w:history="1">
        <w:r w:rsidRPr="00B93C89">
          <w:rPr>
            <w:rStyle w:val="Hyperlink"/>
            <w:rFonts w:ascii="Cambria" w:eastAsia="Cambria" w:hAnsi="Cambria" w:cs="Cambria"/>
            <w:sz w:val="24"/>
            <w:szCs w:val="24"/>
          </w:rPr>
          <w:t>https://youtu.be/xG_kAy9E1VM?si=kxD1XI-HgEHXUE8y</w:t>
        </w:r>
      </w:hyperlink>
      <w:r>
        <w:rPr>
          <w:rFonts w:ascii="Cambria" w:eastAsia="Cambria" w:hAnsi="Cambria" w:cs="Cambria"/>
          <w:color w:val="000000"/>
          <w:sz w:val="24"/>
          <w:szCs w:val="24"/>
        </w:rPr>
        <w:t xml:space="preserve"> </w:t>
      </w:r>
    </w:p>
    <w:p w14:paraId="5AED4723" w14:textId="11CA9ED7" w:rsidR="001B74D8" w:rsidRPr="001B74D8" w:rsidRDefault="001B74D8">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sidRPr="001B74D8">
        <w:rPr>
          <w:rFonts w:ascii="Cambria" w:eastAsia="Cambria" w:hAnsi="Cambria" w:cs="Cambria"/>
          <w:color w:val="000000"/>
          <w:sz w:val="24"/>
          <w:szCs w:val="24"/>
        </w:rPr>
        <w:t xml:space="preserve">Jain mix veg soup: </w:t>
      </w:r>
      <w:hyperlink r:id="rId302" w:history="1">
        <w:r w:rsidRPr="00D249E8">
          <w:rPr>
            <w:rStyle w:val="Hyperlink"/>
            <w:rFonts w:ascii="Cambria" w:eastAsia="Cambria" w:hAnsi="Cambria" w:cs="Cambria"/>
            <w:sz w:val="24"/>
            <w:szCs w:val="24"/>
          </w:rPr>
          <w:t>https://youtu.be/NTnS3EEgq4o?si=NnROlz3XEtUWvyBi</w:t>
        </w:r>
      </w:hyperlink>
      <w:r>
        <w:rPr>
          <w:rFonts w:ascii="Cambria" w:eastAsia="Cambria" w:hAnsi="Cambria" w:cs="Cambria"/>
          <w:color w:val="000000"/>
          <w:sz w:val="24"/>
          <w:szCs w:val="24"/>
        </w:rPr>
        <w:t xml:space="preserve"> </w:t>
      </w:r>
    </w:p>
    <w:p w14:paraId="03A30678" w14:textId="5307524D"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PALAK DAL (RECIPE - </w:t>
      </w:r>
      <w:hyperlink r:id="rId303">
        <w:r>
          <w:rPr>
            <w:rFonts w:ascii="Cambria" w:eastAsia="Cambria" w:hAnsi="Cambria" w:cs="Cambria"/>
            <w:color w:val="0563C1"/>
            <w:sz w:val="24"/>
            <w:szCs w:val="24"/>
            <w:u w:val="single"/>
          </w:rPr>
          <w:t>https://www.youtube.com/watch?v=F0dCzCgwHF0</w:t>
        </w:r>
      </w:hyperlink>
      <w:r>
        <w:rPr>
          <w:rFonts w:ascii="Cambria" w:eastAsia="Cambria" w:hAnsi="Cambria" w:cs="Cambria"/>
          <w:color w:val="0563C1"/>
          <w:sz w:val="24"/>
          <w:szCs w:val="24"/>
          <w:u w:val="single"/>
        </w:rPr>
        <w:t xml:space="preserve"> )</w:t>
      </w:r>
    </w:p>
    <w:p w14:paraId="203BE131"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PALAK SOUP (RECIPE- </w:t>
      </w:r>
      <w:hyperlink r:id="rId304">
        <w:r>
          <w:rPr>
            <w:rFonts w:ascii="Cambria" w:eastAsia="Cambria" w:hAnsi="Cambria" w:cs="Cambria"/>
            <w:color w:val="0563C1"/>
            <w:sz w:val="24"/>
            <w:szCs w:val="24"/>
            <w:u w:val="single"/>
          </w:rPr>
          <w:t>https://youtube.com/shorts/FeaOpmbAUtw?si=r9V_7yOKdpjz-zpH</w:t>
        </w:r>
      </w:hyperlink>
      <w:r>
        <w:rPr>
          <w:rFonts w:ascii="Cambria" w:eastAsia="Cambria" w:hAnsi="Cambria" w:cs="Cambria"/>
          <w:color w:val="000000"/>
          <w:sz w:val="24"/>
          <w:szCs w:val="24"/>
        </w:rPr>
        <w:t xml:space="preserve"> )</w:t>
      </w:r>
    </w:p>
    <w:p w14:paraId="343AE619"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DAL PALAK: </w:t>
      </w:r>
      <w:hyperlink r:id="rId305">
        <w:r>
          <w:rPr>
            <w:rFonts w:ascii="Cambria" w:eastAsia="Cambria" w:hAnsi="Cambria" w:cs="Cambria"/>
            <w:color w:val="0563C1"/>
            <w:sz w:val="24"/>
            <w:szCs w:val="24"/>
            <w:u w:val="single"/>
          </w:rPr>
          <w:t>https://youtu.be/ukN_qOPoimw?si=oxeGo1OSgyN0ZYV-</w:t>
        </w:r>
      </w:hyperlink>
      <w:r>
        <w:rPr>
          <w:rFonts w:ascii="Cambria" w:eastAsia="Cambria" w:hAnsi="Cambria" w:cs="Cambria"/>
          <w:color w:val="000000"/>
          <w:sz w:val="24"/>
          <w:szCs w:val="24"/>
        </w:rPr>
        <w:t xml:space="preserve"> </w:t>
      </w:r>
    </w:p>
    <w:p w14:paraId="0C3FFAAE" w14:textId="1BACBF8D" w:rsidR="00952F88" w:rsidRDefault="00952F88">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Pumpkin palak soup: </w:t>
      </w:r>
      <w:hyperlink r:id="rId306" w:history="1">
        <w:r w:rsidRPr="00C3098B">
          <w:rPr>
            <w:rStyle w:val="Hyperlink"/>
            <w:rFonts w:ascii="Cambria" w:eastAsia="Cambria" w:hAnsi="Cambria" w:cs="Cambria"/>
            <w:sz w:val="24"/>
            <w:szCs w:val="24"/>
          </w:rPr>
          <w:t>https://youtube.com/shorts/9Lln6BtfewA?si=EIdrJiYcl9Ct4P5E</w:t>
        </w:r>
      </w:hyperlink>
      <w:r>
        <w:rPr>
          <w:rFonts w:ascii="Cambria" w:eastAsia="Cambria" w:hAnsi="Cambria" w:cs="Cambria"/>
          <w:color w:val="000000"/>
          <w:sz w:val="24"/>
          <w:szCs w:val="24"/>
        </w:rPr>
        <w:t xml:space="preserve"> </w:t>
      </w:r>
    </w:p>
    <w:p w14:paraId="2F3940E7" w14:textId="36022B32" w:rsidR="00431B97" w:rsidRDefault="00431B97">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Amla palak dal: </w:t>
      </w:r>
      <w:hyperlink r:id="rId307" w:history="1">
        <w:r w:rsidRPr="00B63996">
          <w:rPr>
            <w:rStyle w:val="Hyperlink"/>
            <w:rFonts w:ascii="Cambria" w:eastAsia="Cambria" w:hAnsi="Cambria" w:cs="Cambria"/>
            <w:sz w:val="24"/>
            <w:szCs w:val="24"/>
          </w:rPr>
          <w:t>https://www.instagram.com/reel/DTPxSWckhFN/?igsh=MTZ0dW85ZGZvZ3NqOA==</w:t>
        </w:r>
      </w:hyperlink>
      <w:r>
        <w:rPr>
          <w:rFonts w:ascii="Cambria" w:eastAsia="Cambria" w:hAnsi="Cambria" w:cs="Cambria"/>
          <w:color w:val="000000"/>
          <w:sz w:val="24"/>
          <w:szCs w:val="24"/>
        </w:rPr>
        <w:t xml:space="preserve"> </w:t>
      </w:r>
    </w:p>
    <w:p w14:paraId="465E32F3" w14:textId="2C2554F7" w:rsidR="00851146" w:rsidRPr="00851146" w:rsidRDefault="00851146">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sidRPr="00851146">
        <w:rPr>
          <w:rFonts w:ascii="Cambria" w:eastAsia="Cambria" w:hAnsi="Cambria" w:cs="Cambria"/>
          <w:color w:val="000000"/>
          <w:sz w:val="24"/>
          <w:szCs w:val="24"/>
        </w:rPr>
        <w:t>Palak amla soup:</w:t>
      </w:r>
      <w:r>
        <w:rPr>
          <w:rFonts w:ascii="Cambria" w:eastAsia="Cambria" w:hAnsi="Cambria" w:cs="Cambria"/>
          <w:color w:val="000000"/>
          <w:sz w:val="24"/>
          <w:szCs w:val="24"/>
        </w:rPr>
        <w:t xml:space="preserve"> </w:t>
      </w:r>
      <w:hyperlink r:id="rId308" w:history="1">
        <w:r w:rsidRPr="003928AF">
          <w:rPr>
            <w:rStyle w:val="Hyperlink"/>
            <w:rFonts w:ascii="Cambria" w:eastAsia="Cambria" w:hAnsi="Cambria" w:cs="Cambria"/>
            <w:sz w:val="24"/>
            <w:szCs w:val="24"/>
          </w:rPr>
          <w:t>https://youtu.be/7ujqRb1LZto?si=p8grrToXFDQUxhEz</w:t>
        </w:r>
      </w:hyperlink>
      <w:r>
        <w:rPr>
          <w:rFonts w:ascii="Cambria" w:eastAsia="Cambria" w:hAnsi="Cambria" w:cs="Cambria"/>
          <w:color w:val="000000"/>
          <w:sz w:val="24"/>
          <w:szCs w:val="24"/>
        </w:rPr>
        <w:t xml:space="preserve"> </w:t>
      </w:r>
    </w:p>
    <w:p w14:paraId="529A29FE" w14:textId="2C6F56B5"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PALAK TOMATO SOUP (RECIPE- </w:t>
      </w:r>
      <w:hyperlink r:id="rId309">
        <w:r>
          <w:rPr>
            <w:rFonts w:ascii="Cambria" w:eastAsia="Cambria" w:hAnsi="Cambria" w:cs="Cambria"/>
            <w:color w:val="0563C1"/>
            <w:sz w:val="24"/>
            <w:szCs w:val="24"/>
            <w:u w:val="single"/>
          </w:rPr>
          <w:t>https://youtu.be/V3GUTazIk8s?si=dKsv4GMrPF9Jaa6y</w:t>
        </w:r>
      </w:hyperlink>
      <w:r>
        <w:rPr>
          <w:rFonts w:ascii="Cambria" w:eastAsia="Cambria" w:hAnsi="Cambria" w:cs="Cambria"/>
          <w:color w:val="000000"/>
          <w:sz w:val="24"/>
          <w:szCs w:val="24"/>
        </w:rPr>
        <w:t xml:space="preserve"> )</w:t>
      </w:r>
    </w:p>
    <w:p w14:paraId="7F49D81A"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69" w:name="_26in1rg" w:colFirst="0" w:colLast="0"/>
      <w:bookmarkEnd w:id="69"/>
      <w:r>
        <w:rPr>
          <w:rFonts w:ascii="Cambria" w:eastAsia="Cambria" w:hAnsi="Cambria" w:cs="Cambria"/>
          <w:color w:val="000000"/>
          <w:sz w:val="24"/>
          <w:szCs w:val="24"/>
        </w:rPr>
        <w:t>VEGETABLE DAL SOUP (RECIPE -</w:t>
      </w:r>
      <w:r>
        <w:rPr>
          <w:rFonts w:ascii="Cambria" w:eastAsia="Cambria" w:hAnsi="Cambria" w:cs="Cambria"/>
          <w:color w:val="0563C1"/>
          <w:sz w:val="24"/>
          <w:szCs w:val="24"/>
          <w:u w:val="single"/>
        </w:rPr>
        <w:t xml:space="preserve"> </w:t>
      </w:r>
      <w:hyperlink r:id="rId310">
        <w:r>
          <w:rPr>
            <w:rFonts w:ascii="Cambria" w:eastAsia="Cambria" w:hAnsi="Cambria" w:cs="Cambria"/>
            <w:color w:val="0563C1"/>
            <w:sz w:val="24"/>
            <w:szCs w:val="24"/>
            <w:u w:val="single"/>
          </w:rPr>
          <w:t>https://www.youtube.com/watch?v=lCJO5oUv_HY</w:t>
        </w:r>
      </w:hyperlink>
      <w:r>
        <w:rPr>
          <w:rFonts w:ascii="Cambria" w:eastAsia="Cambria" w:hAnsi="Cambria" w:cs="Cambria"/>
          <w:color w:val="0563C1"/>
          <w:sz w:val="24"/>
          <w:szCs w:val="24"/>
          <w:u w:val="single"/>
        </w:rPr>
        <w:t>)</w:t>
      </w:r>
    </w:p>
    <w:p w14:paraId="4EF44DB0"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CREAM OF VEG SOUP (RECIPE- </w:t>
      </w:r>
      <w:hyperlink r:id="rId311">
        <w:r>
          <w:rPr>
            <w:rFonts w:ascii="Cambria" w:eastAsia="Cambria" w:hAnsi="Cambria" w:cs="Cambria"/>
            <w:color w:val="0563C1"/>
            <w:sz w:val="24"/>
            <w:szCs w:val="24"/>
            <w:u w:val="single"/>
          </w:rPr>
          <w:t>https://www.youtube.com/watch?v=FMkdQY45kEU</w:t>
        </w:r>
      </w:hyperlink>
      <w:r>
        <w:rPr>
          <w:rFonts w:ascii="Cambria" w:eastAsia="Cambria" w:hAnsi="Cambria" w:cs="Cambria"/>
          <w:color w:val="0563C1"/>
          <w:sz w:val="24"/>
          <w:szCs w:val="24"/>
          <w:u w:val="single"/>
        </w:rPr>
        <w:t xml:space="preserve"> )</w:t>
      </w:r>
    </w:p>
    <w:p w14:paraId="0D5536AD"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MANCHOW SOUP (RECIPE-</w:t>
      </w:r>
      <w:r>
        <w:rPr>
          <w:rFonts w:ascii="Cambria" w:eastAsia="Cambria" w:hAnsi="Cambria" w:cs="Cambria"/>
          <w:color w:val="0563C1"/>
          <w:sz w:val="24"/>
          <w:szCs w:val="24"/>
          <w:u w:val="single"/>
        </w:rPr>
        <w:t xml:space="preserve"> </w:t>
      </w:r>
      <w:hyperlink r:id="rId312">
        <w:r>
          <w:rPr>
            <w:rFonts w:ascii="Cambria" w:eastAsia="Cambria" w:hAnsi="Cambria" w:cs="Cambria"/>
            <w:color w:val="0563C1"/>
            <w:sz w:val="24"/>
            <w:szCs w:val="24"/>
            <w:u w:val="single"/>
          </w:rPr>
          <w:t>https://www.youtube.com/watch?v=JLPfzQ0RafY</w:t>
        </w:r>
      </w:hyperlink>
      <w:r>
        <w:rPr>
          <w:rFonts w:ascii="Cambria" w:eastAsia="Cambria" w:hAnsi="Cambria" w:cs="Cambria"/>
          <w:color w:val="0563C1"/>
          <w:sz w:val="24"/>
          <w:szCs w:val="24"/>
          <w:u w:val="single"/>
        </w:rPr>
        <w:t xml:space="preserve"> )</w:t>
      </w:r>
    </w:p>
    <w:p w14:paraId="191F473E"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MOONG SOUP (RECIPE- </w:t>
      </w:r>
      <w:hyperlink r:id="rId313">
        <w:r>
          <w:rPr>
            <w:rFonts w:ascii="Cambria" w:eastAsia="Cambria" w:hAnsi="Cambria" w:cs="Cambria"/>
            <w:color w:val="0563C1"/>
            <w:sz w:val="24"/>
            <w:szCs w:val="24"/>
            <w:u w:val="single"/>
          </w:rPr>
          <w:t>https://www.youtube.com/watch?v=j1AkPem488A</w:t>
        </w:r>
      </w:hyperlink>
      <w:r>
        <w:rPr>
          <w:rFonts w:ascii="Cambria" w:eastAsia="Cambria" w:hAnsi="Cambria" w:cs="Cambria"/>
          <w:color w:val="0563C1"/>
          <w:sz w:val="24"/>
          <w:szCs w:val="24"/>
          <w:u w:val="single"/>
        </w:rPr>
        <w:t xml:space="preserve"> )</w:t>
      </w:r>
    </w:p>
    <w:p w14:paraId="5FFCD86F"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PANEER SOUP (RECIPE -</w:t>
      </w:r>
      <w:r>
        <w:rPr>
          <w:rFonts w:ascii="Cambria" w:eastAsia="Cambria" w:hAnsi="Cambria" w:cs="Cambria"/>
          <w:color w:val="0563C1"/>
          <w:sz w:val="24"/>
          <w:szCs w:val="24"/>
          <w:u w:val="single"/>
        </w:rPr>
        <w:t xml:space="preserve"> </w:t>
      </w:r>
      <w:hyperlink r:id="rId314">
        <w:r>
          <w:rPr>
            <w:rFonts w:ascii="Cambria" w:eastAsia="Cambria" w:hAnsi="Cambria" w:cs="Cambria"/>
            <w:color w:val="0563C1"/>
            <w:sz w:val="24"/>
            <w:szCs w:val="24"/>
            <w:u w:val="single"/>
          </w:rPr>
          <w:t>https://www.youtube.com/watch?v=LcWfgMwWCB4</w:t>
        </w:r>
      </w:hyperlink>
      <w:r>
        <w:rPr>
          <w:rFonts w:ascii="Cambria" w:eastAsia="Cambria" w:hAnsi="Cambria" w:cs="Cambria"/>
          <w:color w:val="0563C1"/>
          <w:sz w:val="24"/>
          <w:szCs w:val="24"/>
          <w:u w:val="single"/>
        </w:rPr>
        <w:t xml:space="preserve"> )</w:t>
      </w:r>
    </w:p>
    <w:p w14:paraId="0207FC09"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BROCCOLI ALMOND SOUP (RECIPE-</w:t>
      </w:r>
      <w:r>
        <w:rPr>
          <w:rFonts w:ascii="Cambria" w:eastAsia="Cambria" w:hAnsi="Cambria" w:cs="Cambria"/>
          <w:color w:val="0563C1"/>
          <w:sz w:val="24"/>
          <w:szCs w:val="24"/>
          <w:u w:val="single"/>
        </w:rPr>
        <w:t xml:space="preserve"> </w:t>
      </w:r>
      <w:hyperlink r:id="rId315">
        <w:r>
          <w:rPr>
            <w:rFonts w:ascii="Cambria" w:eastAsia="Cambria" w:hAnsi="Cambria" w:cs="Cambria"/>
            <w:color w:val="0563C1"/>
            <w:sz w:val="24"/>
            <w:szCs w:val="24"/>
            <w:u w:val="single"/>
          </w:rPr>
          <w:t>https://www.youtube.com/watch?v=vCzQKheV5pY&amp;t=20s</w:t>
        </w:r>
      </w:hyperlink>
      <w:r>
        <w:rPr>
          <w:rFonts w:ascii="Cambria" w:eastAsia="Cambria" w:hAnsi="Cambria" w:cs="Cambria"/>
          <w:color w:val="0563C1"/>
          <w:sz w:val="24"/>
          <w:szCs w:val="24"/>
          <w:u w:val="single"/>
        </w:rPr>
        <w:t xml:space="preserve"> )</w:t>
      </w:r>
    </w:p>
    <w:p w14:paraId="075C935B"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THUKPA SOUP (RECIPE</w:t>
      </w:r>
      <w:r>
        <w:rPr>
          <w:rFonts w:ascii="Cambria" w:eastAsia="Cambria" w:hAnsi="Cambria" w:cs="Cambria"/>
          <w:color w:val="0563C1"/>
          <w:sz w:val="24"/>
          <w:szCs w:val="24"/>
          <w:u w:val="single"/>
        </w:rPr>
        <w:t xml:space="preserve">- </w:t>
      </w:r>
      <w:hyperlink r:id="rId316">
        <w:r>
          <w:rPr>
            <w:rFonts w:ascii="Cambria" w:eastAsia="Cambria" w:hAnsi="Cambria" w:cs="Cambria"/>
            <w:color w:val="0563C1"/>
            <w:sz w:val="24"/>
            <w:szCs w:val="24"/>
            <w:u w:val="single"/>
          </w:rPr>
          <w:t>https://www.youtube.com/watch?v=aZK5Z22BOaE</w:t>
        </w:r>
      </w:hyperlink>
      <w:r>
        <w:rPr>
          <w:rFonts w:ascii="Cambria" w:eastAsia="Cambria" w:hAnsi="Cambria" w:cs="Cambria"/>
          <w:color w:val="0563C1"/>
          <w:sz w:val="24"/>
          <w:szCs w:val="24"/>
          <w:u w:val="single"/>
        </w:rPr>
        <w:t xml:space="preserve"> )</w:t>
      </w:r>
    </w:p>
    <w:p w14:paraId="058DB260"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OATS VEGETABLE SOUP (RECIPE</w:t>
      </w:r>
      <w:r>
        <w:rPr>
          <w:rFonts w:ascii="Cambria" w:eastAsia="Cambria" w:hAnsi="Cambria" w:cs="Cambria"/>
          <w:color w:val="0563C1"/>
          <w:sz w:val="24"/>
          <w:szCs w:val="24"/>
          <w:u w:val="single"/>
        </w:rPr>
        <w:t xml:space="preserve">- </w:t>
      </w:r>
      <w:hyperlink r:id="rId317">
        <w:r>
          <w:rPr>
            <w:rFonts w:ascii="Cambria" w:eastAsia="Cambria" w:hAnsi="Cambria" w:cs="Cambria"/>
            <w:color w:val="0563C1"/>
            <w:sz w:val="24"/>
            <w:szCs w:val="24"/>
            <w:u w:val="single"/>
          </w:rPr>
          <w:t>https://www.youtube.com/watch?v=jkWGXjDdXEc</w:t>
        </w:r>
      </w:hyperlink>
      <w:r>
        <w:rPr>
          <w:rFonts w:ascii="Cambria" w:eastAsia="Cambria" w:hAnsi="Cambria" w:cs="Cambria"/>
          <w:color w:val="0563C1"/>
          <w:sz w:val="24"/>
          <w:szCs w:val="24"/>
          <w:u w:val="single"/>
        </w:rPr>
        <w:t xml:space="preserve"> )</w:t>
      </w:r>
    </w:p>
    <w:p w14:paraId="2800CCB5"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RAGI SOUP (RECIPE</w:t>
      </w:r>
      <w:r>
        <w:rPr>
          <w:rFonts w:ascii="Cambria" w:eastAsia="Cambria" w:hAnsi="Cambria" w:cs="Cambria"/>
          <w:color w:val="0563C1"/>
          <w:sz w:val="24"/>
          <w:szCs w:val="24"/>
          <w:u w:val="single"/>
        </w:rPr>
        <w:t xml:space="preserve">- </w:t>
      </w:r>
      <w:hyperlink r:id="rId318">
        <w:r>
          <w:rPr>
            <w:rFonts w:ascii="Cambria" w:eastAsia="Cambria" w:hAnsi="Cambria" w:cs="Cambria"/>
            <w:color w:val="0563C1"/>
            <w:sz w:val="24"/>
            <w:szCs w:val="24"/>
            <w:u w:val="single"/>
          </w:rPr>
          <w:t>https://www.youtube.com/watch?v=dW0MfmWGNx0</w:t>
        </w:r>
      </w:hyperlink>
      <w:r>
        <w:rPr>
          <w:rFonts w:ascii="Cambria" w:eastAsia="Cambria" w:hAnsi="Cambria" w:cs="Cambria"/>
          <w:color w:val="0563C1"/>
          <w:sz w:val="24"/>
          <w:szCs w:val="24"/>
          <w:u w:val="single"/>
        </w:rPr>
        <w:t xml:space="preserve"> )</w:t>
      </w:r>
    </w:p>
    <w:p w14:paraId="41B9FD0B" w14:textId="0391AE0F"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GAZPACHO SOUP (RECIPE- </w:t>
      </w:r>
      <w:hyperlink r:id="rId319">
        <w:r>
          <w:rPr>
            <w:rFonts w:ascii="Cambria" w:eastAsia="Cambria" w:hAnsi="Cambria" w:cs="Cambria"/>
            <w:color w:val="0563C1"/>
            <w:sz w:val="24"/>
            <w:szCs w:val="24"/>
            <w:u w:val="single"/>
          </w:rPr>
          <w:t>https://www.youtube.com/watch?v=dYIobRfkwUk</w:t>
        </w:r>
      </w:hyperlink>
      <w:r>
        <w:rPr>
          <w:rFonts w:ascii="Cambria" w:eastAsia="Cambria" w:hAnsi="Cambria" w:cs="Cambria"/>
          <w:color w:val="000000"/>
          <w:sz w:val="24"/>
          <w:szCs w:val="24"/>
        </w:rPr>
        <w:t xml:space="preserve"> </w:t>
      </w:r>
      <w:r w:rsidR="00EE31FE">
        <w:rPr>
          <w:rFonts w:ascii="Cambria" w:eastAsia="Cambria" w:hAnsi="Cambria" w:cs="Cambria"/>
          <w:color w:val="000000"/>
          <w:sz w:val="24"/>
          <w:szCs w:val="24"/>
        </w:rPr>
        <w:t xml:space="preserve">/ </w:t>
      </w:r>
      <w:hyperlink r:id="rId320" w:history="1">
        <w:r w:rsidR="00EE31FE" w:rsidRPr="009C6D5D">
          <w:rPr>
            <w:rStyle w:val="Hyperlink"/>
            <w:rFonts w:ascii="Cambria" w:eastAsia="Cambria" w:hAnsi="Cambria" w:cs="Cambria"/>
            <w:sz w:val="24"/>
            <w:szCs w:val="24"/>
          </w:rPr>
          <w:t>https://youtu.be/pXBPKXm4T1U?si=Lec78rTeSoXbnkIY</w:t>
        </w:r>
      </w:hyperlink>
      <w:r w:rsidR="00EE31FE">
        <w:rPr>
          <w:rFonts w:ascii="Cambria" w:eastAsia="Cambria" w:hAnsi="Cambria" w:cs="Cambria"/>
          <w:color w:val="000000"/>
          <w:sz w:val="24"/>
          <w:szCs w:val="24"/>
        </w:rPr>
        <w:t xml:space="preserve"> </w:t>
      </w:r>
      <w:r>
        <w:rPr>
          <w:rFonts w:ascii="Cambria" w:eastAsia="Cambria" w:hAnsi="Cambria" w:cs="Cambria"/>
          <w:color w:val="000000"/>
          <w:sz w:val="24"/>
          <w:szCs w:val="24"/>
        </w:rPr>
        <w:t xml:space="preserve">) </w:t>
      </w:r>
    </w:p>
    <w:p w14:paraId="172D7846"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CUCUMBER SOUP (RECIPE- </w:t>
      </w:r>
      <w:hyperlink r:id="rId321">
        <w:r>
          <w:rPr>
            <w:rFonts w:ascii="Cambria" w:eastAsia="Cambria" w:hAnsi="Cambria" w:cs="Cambria"/>
            <w:color w:val="0563C1"/>
            <w:sz w:val="24"/>
            <w:szCs w:val="24"/>
            <w:u w:val="single"/>
          </w:rPr>
          <w:t>https://www.youtube.com/watch?v=5zsI4M6Ah2Q</w:t>
        </w:r>
      </w:hyperlink>
      <w:r>
        <w:rPr>
          <w:rFonts w:ascii="Cambria" w:eastAsia="Cambria" w:hAnsi="Cambria" w:cs="Cambria"/>
          <w:color w:val="000000"/>
          <w:sz w:val="24"/>
          <w:szCs w:val="24"/>
        </w:rPr>
        <w:t xml:space="preserve"> ) </w:t>
      </w:r>
    </w:p>
    <w:p w14:paraId="466BD0C6"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sz w:val="24"/>
          <w:szCs w:val="24"/>
        </w:rPr>
      </w:pPr>
      <w:bookmarkStart w:id="70" w:name="_Hlk168581035"/>
      <w:r>
        <w:rPr>
          <w:rFonts w:ascii="Cambria" w:eastAsia="Cambria" w:hAnsi="Cambria" w:cs="Cambria"/>
          <w:sz w:val="24"/>
          <w:szCs w:val="24"/>
        </w:rPr>
        <w:t xml:space="preserve">Cucumber lettuce soup: </w:t>
      </w:r>
      <w:hyperlink r:id="rId322">
        <w:r>
          <w:rPr>
            <w:rFonts w:ascii="Cambria" w:eastAsia="Cambria" w:hAnsi="Cambria" w:cs="Cambria"/>
            <w:color w:val="1155CC"/>
            <w:sz w:val="24"/>
            <w:szCs w:val="24"/>
            <w:u w:val="single"/>
          </w:rPr>
          <w:t>https://youtu.be/H90tipdLwYc?si=G9oCC01KDWXBWQOl</w:t>
        </w:r>
      </w:hyperlink>
      <w:bookmarkEnd w:id="70"/>
      <w:r>
        <w:rPr>
          <w:rFonts w:ascii="Cambria" w:eastAsia="Cambria" w:hAnsi="Cambria" w:cs="Cambria"/>
          <w:sz w:val="24"/>
          <w:szCs w:val="24"/>
        </w:rPr>
        <w:t xml:space="preserve"> </w:t>
      </w:r>
    </w:p>
    <w:p w14:paraId="31351060"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MANGO SOUP (RECIPE- </w:t>
      </w:r>
      <w:hyperlink r:id="rId323">
        <w:r>
          <w:rPr>
            <w:rFonts w:ascii="Cambria" w:eastAsia="Cambria" w:hAnsi="Cambria" w:cs="Cambria"/>
            <w:color w:val="0563C1"/>
            <w:sz w:val="24"/>
            <w:szCs w:val="24"/>
            <w:u w:val="single"/>
          </w:rPr>
          <w:t>https://www.youtube.com/watch?v=1BpIxY9MlrU</w:t>
        </w:r>
      </w:hyperlink>
      <w:r>
        <w:rPr>
          <w:rFonts w:ascii="Cambria" w:eastAsia="Cambria" w:hAnsi="Cambria" w:cs="Cambria"/>
          <w:color w:val="000000"/>
          <w:sz w:val="24"/>
          <w:szCs w:val="24"/>
        </w:rPr>
        <w:t xml:space="preserve"> )  </w:t>
      </w:r>
    </w:p>
    <w:p w14:paraId="5BC2018C" w14:textId="2EC5D954" w:rsidR="00A971B5" w:rsidRPr="008034FC"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71" w:name="_lnxbz9" w:colFirst="0" w:colLast="0"/>
      <w:bookmarkEnd w:id="71"/>
      <w:r>
        <w:rPr>
          <w:rFonts w:ascii="Cambria" w:eastAsia="Cambria" w:hAnsi="Cambria" w:cs="Cambria"/>
          <w:color w:val="000000"/>
          <w:sz w:val="24"/>
          <w:szCs w:val="24"/>
        </w:rPr>
        <w:t xml:space="preserve">DUDHI + PUDINA + DRUMSTICK SOUP (RECIPE- </w:t>
      </w:r>
      <w:hyperlink r:id="rId324" w:history="1">
        <w:r w:rsidR="00EE2058" w:rsidRPr="00B4365D">
          <w:rPr>
            <w:rStyle w:val="Hyperlink"/>
            <w:rFonts w:ascii="Cambria" w:eastAsia="Cambria" w:hAnsi="Cambria" w:cs="Cambria"/>
            <w:sz w:val="24"/>
            <w:szCs w:val="24"/>
          </w:rPr>
          <w:t>https://youtu.be/lXlirL5-UkU?si=rkobkU8WyQXzw67e</w:t>
        </w:r>
      </w:hyperlink>
      <w:r w:rsidR="00EE2058">
        <w:rPr>
          <w:rFonts w:ascii="Cambria" w:eastAsia="Cambria" w:hAnsi="Cambria" w:cs="Cambria"/>
          <w:color w:val="000000"/>
          <w:sz w:val="24"/>
          <w:szCs w:val="24"/>
        </w:rPr>
        <w:t xml:space="preserve"> </w:t>
      </w:r>
      <w:r>
        <w:rPr>
          <w:rFonts w:ascii="Cambria" w:eastAsia="Cambria" w:hAnsi="Cambria" w:cs="Cambria"/>
          <w:color w:val="000000"/>
          <w:sz w:val="24"/>
          <w:szCs w:val="24"/>
        </w:rPr>
        <w:t xml:space="preserve">; ADD 2 HANDFUL PUDINA IN COOKER)  </w:t>
      </w:r>
    </w:p>
    <w:p w14:paraId="105C269D" w14:textId="17F87E2F" w:rsidR="008034FC" w:rsidRPr="00B02C1B" w:rsidRDefault="008034FC">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Dudhi drumstick moong dal soup: </w:t>
      </w:r>
      <w:hyperlink r:id="rId325" w:history="1">
        <w:r w:rsidRPr="00617CE1">
          <w:rPr>
            <w:rStyle w:val="Hyperlink"/>
            <w:rFonts w:ascii="Cambria" w:eastAsia="Cambria" w:hAnsi="Cambria" w:cs="Cambria"/>
            <w:sz w:val="24"/>
            <w:szCs w:val="24"/>
          </w:rPr>
          <w:t>https://www.instagram.com/reel/DOyKXp7gU1H/?igsh=MTYwYmlhbWk0MWR0bg==</w:t>
        </w:r>
      </w:hyperlink>
      <w:r>
        <w:rPr>
          <w:rFonts w:ascii="Cambria" w:eastAsia="Cambria" w:hAnsi="Cambria" w:cs="Cambria"/>
          <w:color w:val="000000"/>
          <w:sz w:val="24"/>
          <w:szCs w:val="24"/>
        </w:rPr>
        <w:t xml:space="preserve"> </w:t>
      </w:r>
    </w:p>
    <w:p w14:paraId="14A42745" w14:textId="59B31A26" w:rsidR="00B02C1B" w:rsidRDefault="00B02C1B">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72" w:name="_Hlk166000998"/>
      <w:r>
        <w:rPr>
          <w:rFonts w:ascii="Cambria" w:eastAsia="Cambria" w:hAnsi="Cambria" w:cs="Cambria"/>
          <w:color w:val="000000"/>
          <w:sz w:val="24"/>
          <w:szCs w:val="24"/>
        </w:rPr>
        <w:t xml:space="preserve">Drumstick soup: </w:t>
      </w:r>
      <w:hyperlink r:id="rId326" w:history="1">
        <w:r w:rsidRPr="00F61779">
          <w:rPr>
            <w:rStyle w:val="Hyperlink"/>
            <w:rFonts w:ascii="Cambria" w:hAnsi="Cambria" w:cstheme="minorHAnsi"/>
            <w:sz w:val="24"/>
            <w:szCs w:val="24"/>
          </w:rPr>
          <w:t>https://youtu.be/3LbqivPIGEk?si=-Zkfw-L_nJCC0B2Q</w:t>
        </w:r>
      </w:hyperlink>
    </w:p>
    <w:bookmarkEnd w:id="72"/>
    <w:p w14:paraId="3CC24D6C"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TOMATO CARROT SOUP (RECIPE- </w:t>
      </w:r>
      <w:hyperlink r:id="rId327">
        <w:r>
          <w:rPr>
            <w:rFonts w:ascii="Cambria" w:eastAsia="Cambria" w:hAnsi="Cambria" w:cs="Cambria"/>
            <w:color w:val="0563C1"/>
            <w:sz w:val="24"/>
            <w:szCs w:val="24"/>
            <w:u w:val="single"/>
          </w:rPr>
          <w:t>https://www.youtube.com/watch?v=Cieu7vH2WYY</w:t>
        </w:r>
      </w:hyperlink>
      <w:r>
        <w:rPr>
          <w:rFonts w:ascii="Cambria" w:eastAsia="Cambria" w:hAnsi="Cambria" w:cs="Cambria"/>
          <w:color w:val="000000"/>
          <w:sz w:val="24"/>
          <w:szCs w:val="24"/>
        </w:rPr>
        <w:t xml:space="preserve"> ) </w:t>
      </w:r>
    </w:p>
    <w:p w14:paraId="052101DA"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SWEET POTATO CARROT SOUP (RECIPE- </w:t>
      </w:r>
      <w:hyperlink r:id="rId328">
        <w:r>
          <w:rPr>
            <w:rFonts w:ascii="Cambria" w:eastAsia="Cambria" w:hAnsi="Cambria" w:cs="Cambria"/>
            <w:color w:val="0563C1"/>
            <w:sz w:val="24"/>
            <w:szCs w:val="24"/>
            <w:u w:val="single"/>
          </w:rPr>
          <w:t>https://www.youtube.com/watch?v=bDwet8lvE0Q</w:t>
        </w:r>
      </w:hyperlink>
      <w:r>
        <w:rPr>
          <w:rFonts w:ascii="Cambria" w:eastAsia="Cambria" w:hAnsi="Cambria" w:cs="Cambria"/>
          <w:color w:val="000000"/>
          <w:sz w:val="24"/>
          <w:szCs w:val="24"/>
        </w:rPr>
        <w:t xml:space="preserve"> )</w:t>
      </w:r>
    </w:p>
    <w:p w14:paraId="5E50C4F6" w14:textId="6A70FCD3"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73" w:name="_Hlk170146490"/>
      <w:r>
        <w:rPr>
          <w:rFonts w:ascii="Cambria" w:eastAsia="Cambria" w:hAnsi="Cambria" w:cs="Cambria"/>
          <w:color w:val="000000"/>
          <w:sz w:val="24"/>
          <w:szCs w:val="24"/>
        </w:rPr>
        <w:t xml:space="preserve">CLEAR SOUP: </w:t>
      </w:r>
      <w:bookmarkEnd w:id="73"/>
      <w:r w:rsidR="00DC6C6F">
        <w:rPr>
          <w:rFonts w:ascii="Cambria" w:eastAsia="Cambria" w:hAnsi="Cambria" w:cs="Cambria"/>
          <w:color w:val="000000"/>
          <w:sz w:val="24"/>
          <w:szCs w:val="24"/>
        </w:rPr>
        <w:fldChar w:fldCharType="begin"/>
      </w:r>
      <w:r w:rsidR="00DC6C6F">
        <w:rPr>
          <w:rFonts w:ascii="Cambria" w:eastAsia="Cambria" w:hAnsi="Cambria" w:cs="Cambria"/>
          <w:color w:val="000000"/>
          <w:sz w:val="24"/>
          <w:szCs w:val="24"/>
        </w:rPr>
        <w:instrText>HYPERLINK "</w:instrText>
      </w:r>
      <w:r w:rsidR="00DC6C6F" w:rsidRPr="00DC6C6F">
        <w:rPr>
          <w:rFonts w:ascii="Cambria" w:eastAsia="Cambria" w:hAnsi="Cambria" w:cs="Cambria"/>
          <w:color w:val="000000"/>
          <w:sz w:val="24"/>
          <w:szCs w:val="24"/>
        </w:rPr>
        <w:instrText>https://youtu.be/GcLp20_THZA?si=yPERc3C9DJwzwKAf</w:instrText>
      </w:r>
      <w:r w:rsidR="00DC6C6F">
        <w:rPr>
          <w:rFonts w:ascii="Cambria" w:eastAsia="Cambria" w:hAnsi="Cambria" w:cs="Cambria"/>
          <w:color w:val="000000"/>
          <w:sz w:val="24"/>
          <w:szCs w:val="24"/>
        </w:rPr>
        <w:instrText>"</w:instrText>
      </w:r>
      <w:r w:rsidR="00DC6C6F">
        <w:rPr>
          <w:rFonts w:ascii="Cambria" w:eastAsia="Cambria" w:hAnsi="Cambria" w:cs="Cambria"/>
          <w:color w:val="000000"/>
          <w:sz w:val="24"/>
          <w:szCs w:val="24"/>
        </w:rPr>
      </w:r>
      <w:r w:rsidR="00DC6C6F">
        <w:rPr>
          <w:rFonts w:ascii="Cambria" w:eastAsia="Cambria" w:hAnsi="Cambria" w:cs="Cambria"/>
          <w:color w:val="000000"/>
          <w:sz w:val="24"/>
          <w:szCs w:val="24"/>
        </w:rPr>
        <w:fldChar w:fldCharType="separate"/>
      </w:r>
      <w:r w:rsidR="00DC6C6F" w:rsidRPr="008B1223">
        <w:rPr>
          <w:rStyle w:val="Hyperlink"/>
          <w:rFonts w:ascii="Cambria" w:eastAsia="Cambria" w:hAnsi="Cambria" w:cs="Cambria"/>
          <w:sz w:val="24"/>
          <w:szCs w:val="24"/>
        </w:rPr>
        <w:t>https://youtu.be/GcLp20_THZA?si=yPERc3C9DJwzwKAf</w:t>
      </w:r>
      <w:r w:rsidR="00DC6C6F">
        <w:rPr>
          <w:rFonts w:ascii="Cambria" w:eastAsia="Cambria" w:hAnsi="Cambria" w:cs="Cambria"/>
          <w:color w:val="000000"/>
          <w:sz w:val="24"/>
          <w:szCs w:val="24"/>
        </w:rPr>
        <w:fldChar w:fldCharType="end"/>
      </w:r>
      <w:r w:rsidR="00DC6C6F">
        <w:rPr>
          <w:rFonts w:ascii="Cambria" w:eastAsia="Cambria" w:hAnsi="Cambria" w:cs="Cambria"/>
          <w:color w:val="000000"/>
          <w:sz w:val="24"/>
          <w:szCs w:val="24"/>
        </w:rPr>
        <w:t xml:space="preserve"> </w:t>
      </w:r>
    </w:p>
    <w:p w14:paraId="5BA0F71E" w14:textId="7F5E8149"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PUMPKIN CARROT SOUP (RECIPE- </w:t>
      </w:r>
      <w:hyperlink r:id="rId329" w:history="1">
        <w:r w:rsidR="00ED15D2" w:rsidRPr="00567018">
          <w:rPr>
            <w:rStyle w:val="Hyperlink"/>
            <w:rFonts w:ascii="Cambria" w:eastAsia="Cambria" w:hAnsi="Cambria" w:cs="Cambria"/>
            <w:sz w:val="24"/>
            <w:szCs w:val="24"/>
          </w:rPr>
          <w:t>https://youtube.com/shorts/dRyGWBsDbLA?si=BdI1MgN0UYDGtpo1</w:t>
        </w:r>
      </w:hyperlink>
      <w:r w:rsidR="00ED15D2">
        <w:rPr>
          <w:rFonts w:ascii="Cambria" w:eastAsia="Cambria" w:hAnsi="Cambria" w:cs="Cambria"/>
          <w:color w:val="000000"/>
          <w:sz w:val="24"/>
          <w:szCs w:val="24"/>
        </w:rPr>
        <w:t xml:space="preserve"> </w:t>
      </w:r>
      <w:r>
        <w:rPr>
          <w:rFonts w:ascii="Cambria" w:eastAsia="Cambria" w:hAnsi="Cambria" w:cs="Cambria"/>
          <w:color w:val="000000"/>
          <w:sz w:val="24"/>
          <w:szCs w:val="24"/>
        </w:rPr>
        <w:t>)</w:t>
      </w:r>
    </w:p>
    <w:p w14:paraId="49352D5D"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 LAUKI MOONG DAL SOUP (RECIPE- </w:t>
      </w:r>
      <w:hyperlink r:id="rId330">
        <w:r>
          <w:rPr>
            <w:rFonts w:ascii="Cambria" w:eastAsia="Cambria" w:hAnsi="Cambria" w:cs="Cambria"/>
            <w:color w:val="0563C1"/>
            <w:sz w:val="24"/>
            <w:szCs w:val="24"/>
            <w:u w:val="single"/>
          </w:rPr>
          <w:t>https://www.youtube.com/watch?v=10U4o--hvY8</w:t>
        </w:r>
      </w:hyperlink>
      <w:r>
        <w:rPr>
          <w:rFonts w:ascii="Cambria" w:eastAsia="Cambria" w:hAnsi="Cambria" w:cs="Cambria"/>
          <w:color w:val="000000"/>
          <w:sz w:val="24"/>
          <w:szCs w:val="24"/>
        </w:rPr>
        <w:t xml:space="preserve"> )</w:t>
      </w:r>
    </w:p>
    <w:p w14:paraId="181A1F1B"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VEGETABLE LENTIL SOUP (RECIPE- </w:t>
      </w:r>
      <w:hyperlink r:id="rId331">
        <w:r>
          <w:rPr>
            <w:rFonts w:ascii="Cambria" w:eastAsia="Cambria" w:hAnsi="Cambria" w:cs="Cambria"/>
            <w:color w:val="0563C1"/>
            <w:sz w:val="24"/>
            <w:szCs w:val="24"/>
            <w:u w:val="single"/>
          </w:rPr>
          <w:t>https://www.youtube.com/watch?v=ZCVFUok4h6c</w:t>
        </w:r>
      </w:hyperlink>
      <w:r>
        <w:rPr>
          <w:rFonts w:ascii="Cambria" w:eastAsia="Cambria" w:hAnsi="Cambria" w:cs="Cambria"/>
          <w:color w:val="000000"/>
          <w:sz w:val="24"/>
          <w:szCs w:val="24"/>
        </w:rPr>
        <w:t xml:space="preserve"> )  </w:t>
      </w:r>
    </w:p>
    <w:p w14:paraId="3D280BE0"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CELERY SOUP (RECIPE- </w:t>
      </w:r>
      <w:hyperlink r:id="rId332">
        <w:r>
          <w:rPr>
            <w:rFonts w:ascii="Cambria" w:eastAsia="Cambria" w:hAnsi="Cambria" w:cs="Cambria"/>
            <w:color w:val="0563C1"/>
            <w:sz w:val="24"/>
            <w:szCs w:val="24"/>
            <w:u w:val="single"/>
          </w:rPr>
          <w:t>https://www.youtube.com/watch?v=Cljfon6YU6U</w:t>
        </w:r>
      </w:hyperlink>
      <w:r>
        <w:rPr>
          <w:rFonts w:ascii="Cambria" w:eastAsia="Cambria" w:hAnsi="Cambria" w:cs="Cambria"/>
          <w:color w:val="000000"/>
          <w:sz w:val="24"/>
          <w:szCs w:val="24"/>
        </w:rPr>
        <w:t xml:space="preserve"> )</w:t>
      </w:r>
    </w:p>
    <w:p w14:paraId="445C6BA3"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 VEGETABLE CORN SOUP (RECIPE- </w:t>
      </w:r>
      <w:hyperlink r:id="rId333">
        <w:r>
          <w:rPr>
            <w:rFonts w:ascii="Cambria" w:eastAsia="Cambria" w:hAnsi="Cambria" w:cs="Cambria"/>
            <w:color w:val="0563C1"/>
            <w:sz w:val="24"/>
            <w:szCs w:val="24"/>
            <w:u w:val="single"/>
          </w:rPr>
          <w:t>https://youtu.be/Wbc7MNpW_KI?feature=shared</w:t>
        </w:r>
      </w:hyperlink>
      <w:r>
        <w:rPr>
          <w:rFonts w:ascii="Cambria" w:eastAsia="Cambria" w:hAnsi="Cambria" w:cs="Cambria"/>
          <w:color w:val="000000"/>
          <w:sz w:val="24"/>
          <w:szCs w:val="24"/>
        </w:rPr>
        <w:t xml:space="preserve"> )  </w:t>
      </w:r>
    </w:p>
    <w:p w14:paraId="289A2F32"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lastRenderedPageBreak/>
        <w:t xml:space="preserve">MAKHANA SOUP (RECIPE- </w:t>
      </w:r>
      <w:hyperlink r:id="rId334">
        <w:r>
          <w:rPr>
            <w:rFonts w:ascii="Cambria" w:eastAsia="Cambria" w:hAnsi="Cambria" w:cs="Cambria"/>
            <w:color w:val="0563C1"/>
            <w:sz w:val="24"/>
            <w:szCs w:val="24"/>
            <w:u w:val="single"/>
          </w:rPr>
          <w:t>https://www.youtube.com/watch?v=Qg_fm7PXZx0</w:t>
        </w:r>
      </w:hyperlink>
      <w:r>
        <w:rPr>
          <w:rFonts w:ascii="Cambria" w:eastAsia="Cambria" w:hAnsi="Cambria" w:cs="Cambria"/>
          <w:color w:val="000000"/>
          <w:sz w:val="24"/>
          <w:szCs w:val="24"/>
        </w:rPr>
        <w:t xml:space="preserve"> )</w:t>
      </w:r>
    </w:p>
    <w:p w14:paraId="3E1168FB"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BEAN SOUP (RECIPE- </w:t>
      </w:r>
      <w:hyperlink r:id="rId335">
        <w:r>
          <w:rPr>
            <w:rFonts w:ascii="Cambria" w:eastAsia="Cambria" w:hAnsi="Cambria" w:cs="Cambria"/>
            <w:color w:val="0563C1"/>
            <w:sz w:val="24"/>
            <w:szCs w:val="24"/>
            <w:u w:val="single"/>
          </w:rPr>
          <w:t>https://www.youtube.com/watch?v=peCJqqaQbOo</w:t>
        </w:r>
      </w:hyperlink>
      <w:r>
        <w:rPr>
          <w:rFonts w:ascii="Cambria" w:eastAsia="Cambria" w:hAnsi="Cambria" w:cs="Cambria"/>
          <w:color w:val="000000"/>
          <w:sz w:val="24"/>
          <w:szCs w:val="24"/>
        </w:rPr>
        <w:t xml:space="preserve"> )</w:t>
      </w:r>
    </w:p>
    <w:p w14:paraId="3CF53A87"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LENTIL SOUP (RECIPE- </w:t>
      </w:r>
      <w:hyperlink r:id="rId336">
        <w:r>
          <w:rPr>
            <w:rFonts w:ascii="Cambria" w:eastAsia="Cambria" w:hAnsi="Cambria" w:cs="Cambria"/>
            <w:color w:val="0563C1"/>
            <w:sz w:val="24"/>
            <w:szCs w:val="24"/>
            <w:u w:val="single"/>
          </w:rPr>
          <w:t>https://www.youtube.com/watch?v=ZCVFUok4h6c</w:t>
        </w:r>
      </w:hyperlink>
      <w:r>
        <w:rPr>
          <w:rFonts w:ascii="Cambria" w:eastAsia="Cambria" w:hAnsi="Cambria" w:cs="Cambria"/>
          <w:color w:val="000000"/>
          <w:sz w:val="24"/>
          <w:szCs w:val="24"/>
        </w:rPr>
        <w:t xml:space="preserve"> )</w:t>
      </w:r>
    </w:p>
    <w:p w14:paraId="26D3229D"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MORINGA SOUP (RECIPE- </w:t>
      </w:r>
      <w:hyperlink r:id="rId337">
        <w:r>
          <w:rPr>
            <w:rFonts w:ascii="Cambria" w:eastAsia="Cambria" w:hAnsi="Cambria" w:cs="Cambria"/>
            <w:color w:val="0563C1"/>
            <w:sz w:val="24"/>
            <w:szCs w:val="24"/>
            <w:u w:val="single"/>
          </w:rPr>
          <w:t>https://youtu.be/V1N5PWtgBBk?si=H98sRwzTwoyVgve5</w:t>
        </w:r>
      </w:hyperlink>
      <w:r>
        <w:rPr>
          <w:rFonts w:ascii="Cambria" w:eastAsia="Cambria" w:hAnsi="Cambria" w:cs="Cambria"/>
          <w:color w:val="000000"/>
          <w:sz w:val="24"/>
          <w:szCs w:val="24"/>
        </w:rPr>
        <w:t xml:space="preserve"> )</w:t>
      </w:r>
    </w:p>
    <w:p w14:paraId="0CE3A526"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Carrot soup (recipe- </w:t>
      </w:r>
      <w:hyperlink r:id="rId338">
        <w:r>
          <w:rPr>
            <w:rFonts w:ascii="Cambria" w:eastAsia="Cambria" w:hAnsi="Cambria" w:cs="Cambria"/>
            <w:color w:val="0563C1"/>
            <w:sz w:val="24"/>
            <w:szCs w:val="24"/>
            <w:u w:val="single"/>
          </w:rPr>
          <w:t>https://youtu.be/RDgYKN5NCxI?si=6MS2zszTCtfwT1ZL</w:t>
        </w:r>
      </w:hyperlink>
      <w:r>
        <w:rPr>
          <w:rFonts w:ascii="Cambria" w:eastAsia="Cambria" w:hAnsi="Cambria" w:cs="Cambria"/>
          <w:color w:val="000000"/>
          <w:sz w:val="24"/>
          <w:szCs w:val="24"/>
        </w:rPr>
        <w:t xml:space="preserve"> )</w:t>
      </w:r>
    </w:p>
    <w:p w14:paraId="14435A8E"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BROCCOLI SOUP (REICPE- </w:t>
      </w:r>
      <w:hyperlink r:id="rId339">
        <w:r>
          <w:rPr>
            <w:rFonts w:ascii="Cambria" w:eastAsia="Cambria" w:hAnsi="Cambria" w:cs="Cambria"/>
            <w:color w:val="0563C1"/>
            <w:sz w:val="24"/>
            <w:szCs w:val="24"/>
            <w:u w:val="single"/>
          </w:rPr>
          <w:t>https://www.instagram.com/p/C0LcrkfvDkw/</w:t>
        </w:r>
      </w:hyperlink>
      <w:r>
        <w:rPr>
          <w:rFonts w:ascii="Cambria" w:eastAsia="Cambria" w:hAnsi="Cambria" w:cs="Cambria"/>
          <w:color w:val="000000"/>
          <w:sz w:val="24"/>
          <w:szCs w:val="24"/>
        </w:rPr>
        <w:t xml:space="preserve"> )</w:t>
      </w:r>
    </w:p>
    <w:p w14:paraId="76F5B274"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74" w:name="_Hlk166169295"/>
      <w:r>
        <w:rPr>
          <w:rFonts w:ascii="Cambria" w:eastAsia="Cambria" w:hAnsi="Cambria" w:cs="Cambria"/>
          <w:color w:val="000000"/>
          <w:sz w:val="24"/>
          <w:szCs w:val="24"/>
        </w:rPr>
        <w:t xml:space="preserve">Cauliflower soup: </w:t>
      </w:r>
      <w:hyperlink r:id="rId340">
        <w:r>
          <w:rPr>
            <w:rFonts w:ascii="Cambria" w:eastAsia="Cambria" w:hAnsi="Cambria" w:cs="Cambria"/>
            <w:color w:val="0563C1"/>
            <w:sz w:val="24"/>
            <w:szCs w:val="24"/>
            <w:u w:val="single"/>
          </w:rPr>
          <w:t>https://youtube.com/shorts/PiBDbhed75M?si=XggjP4mPBqOt-Xk2</w:t>
        </w:r>
      </w:hyperlink>
      <w:bookmarkEnd w:id="74"/>
      <w:r>
        <w:rPr>
          <w:rFonts w:ascii="Cambria" w:eastAsia="Cambria" w:hAnsi="Cambria" w:cs="Cambria"/>
          <w:color w:val="000000"/>
          <w:sz w:val="24"/>
          <w:szCs w:val="24"/>
        </w:rPr>
        <w:t xml:space="preserve"> </w:t>
      </w:r>
    </w:p>
    <w:p w14:paraId="4ACC072C" w14:textId="0D407B7E"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Tomato Lentil pumpkin soup: </w:t>
      </w:r>
      <w:hyperlink r:id="rId341">
        <w:r>
          <w:rPr>
            <w:rFonts w:ascii="Cambria" w:eastAsia="Cambria" w:hAnsi="Cambria" w:cs="Cambria"/>
            <w:color w:val="0563C1"/>
            <w:sz w:val="24"/>
            <w:szCs w:val="24"/>
            <w:u w:val="single"/>
          </w:rPr>
          <w:t>https://youtu.be/7Fbo_SOOPOA?si=ZbwYSpRWZWbYTRhz</w:t>
        </w:r>
      </w:hyperlink>
      <w:r>
        <w:rPr>
          <w:rFonts w:ascii="Cambria" w:eastAsia="Cambria" w:hAnsi="Cambria" w:cs="Cambria"/>
          <w:color w:val="000000"/>
          <w:sz w:val="24"/>
          <w:szCs w:val="24"/>
        </w:rPr>
        <w:t xml:space="preserve"> </w:t>
      </w:r>
      <w:r w:rsidR="00B2698D">
        <w:rPr>
          <w:rFonts w:ascii="Cambria" w:eastAsia="Cambria" w:hAnsi="Cambria" w:cs="Cambria"/>
          <w:color w:val="000000"/>
          <w:sz w:val="24"/>
          <w:szCs w:val="24"/>
        </w:rPr>
        <w:t>[has coconut milk]</w:t>
      </w:r>
    </w:p>
    <w:p w14:paraId="103C06B8"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Pasta soup: </w:t>
      </w:r>
      <w:hyperlink r:id="rId342">
        <w:r>
          <w:rPr>
            <w:rFonts w:ascii="Cambria" w:eastAsia="Cambria" w:hAnsi="Cambria" w:cs="Cambria"/>
            <w:color w:val="0563C1"/>
            <w:sz w:val="24"/>
            <w:szCs w:val="24"/>
            <w:u w:val="single"/>
          </w:rPr>
          <w:t>https://youtu.be/gOTqOzyvaic?si=cr6lwWvAoRxX2LFa</w:t>
        </w:r>
      </w:hyperlink>
      <w:r>
        <w:rPr>
          <w:rFonts w:ascii="Cambria" w:eastAsia="Cambria" w:hAnsi="Cambria" w:cs="Cambria"/>
          <w:color w:val="000000"/>
          <w:sz w:val="24"/>
          <w:szCs w:val="24"/>
        </w:rPr>
        <w:t xml:space="preserve"> </w:t>
      </w:r>
    </w:p>
    <w:p w14:paraId="69DA6B40"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Peanut butter soup: </w:t>
      </w:r>
      <w:hyperlink r:id="rId343">
        <w:r>
          <w:rPr>
            <w:rFonts w:ascii="Cambria" w:eastAsia="Cambria" w:hAnsi="Cambria" w:cs="Cambria"/>
            <w:color w:val="0563C1"/>
            <w:sz w:val="24"/>
            <w:szCs w:val="24"/>
            <w:u w:val="single"/>
          </w:rPr>
          <w:t>https://www.instagram.com/p/C14m7NmLvtz/?utm_source=ig_web_copy_link&amp;igsh=MzRlODBiNWFlZA==</w:t>
        </w:r>
      </w:hyperlink>
    </w:p>
    <w:p w14:paraId="7B516F1B" w14:textId="77777777" w:rsidR="00A971B5"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Vegetable millet soup:</w:t>
      </w:r>
      <w:r>
        <w:rPr>
          <w:rFonts w:ascii="Cambria" w:eastAsia="Cambria" w:hAnsi="Cambria" w:cs="Cambria"/>
          <w:color w:val="0563C1"/>
          <w:sz w:val="24"/>
          <w:szCs w:val="24"/>
        </w:rPr>
        <w:t xml:space="preserve"> </w:t>
      </w:r>
      <w:hyperlink r:id="rId344">
        <w:r>
          <w:rPr>
            <w:rFonts w:ascii="Cambria" w:eastAsia="Cambria" w:hAnsi="Cambria" w:cs="Cambria"/>
            <w:color w:val="0563C1"/>
            <w:sz w:val="24"/>
            <w:szCs w:val="24"/>
            <w:u w:val="single"/>
          </w:rPr>
          <w:t>https://www.instagram.com/reel/C0_lOt0PIW3/?utm_source=ig_web_copy_link&amp;igsh=MzRlODBiNWFlZA==</w:t>
        </w:r>
      </w:hyperlink>
      <w:r>
        <w:rPr>
          <w:rFonts w:ascii="Cambria" w:eastAsia="Cambria" w:hAnsi="Cambria" w:cs="Cambria"/>
          <w:color w:val="0563C1"/>
          <w:sz w:val="24"/>
          <w:szCs w:val="24"/>
        </w:rPr>
        <w:t xml:space="preserve"> </w:t>
      </w:r>
    </w:p>
    <w:p w14:paraId="7E205E7C" w14:textId="77777777" w:rsidR="00A971B5" w:rsidRPr="00376D4C" w:rsidRDefault="00F75C53">
      <w:pPr>
        <w:numPr>
          <w:ilvl w:val="0"/>
          <w:numId w:val="5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Protein soup:</w:t>
      </w:r>
      <w:r>
        <w:rPr>
          <w:rFonts w:ascii="Cambria" w:eastAsia="Cambria" w:hAnsi="Cambria" w:cs="Cambria"/>
          <w:color w:val="0563C1"/>
          <w:sz w:val="24"/>
          <w:szCs w:val="24"/>
        </w:rPr>
        <w:t xml:space="preserve"> </w:t>
      </w:r>
      <w:hyperlink r:id="rId345">
        <w:r>
          <w:rPr>
            <w:rFonts w:ascii="Cambria" w:eastAsia="Cambria" w:hAnsi="Cambria" w:cs="Cambria"/>
            <w:color w:val="0563C1"/>
            <w:sz w:val="24"/>
            <w:szCs w:val="24"/>
            <w:u w:val="single"/>
          </w:rPr>
          <w:t>https://youtu.be/2PziRjq2r2k?si=3EMwWU-iEsbOV9k8</w:t>
        </w:r>
      </w:hyperlink>
      <w:r>
        <w:rPr>
          <w:rFonts w:ascii="Cambria" w:eastAsia="Cambria" w:hAnsi="Cambria" w:cs="Cambria"/>
          <w:color w:val="0563C1"/>
          <w:sz w:val="24"/>
          <w:szCs w:val="24"/>
        </w:rPr>
        <w:t xml:space="preserve"> </w:t>
      </w:r>
    </w:p>
    <w:p w14:paraId="22929F39" w14:textId="39F724B4" w:rsidR="00376D4C" w:rsidRDefault="00376D4C">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Sweet potato carrot pumpkin soup: </w:t>
      </w:r>
      <w:hyperlink r:id="rId346" w:history="1">
        <w:r w:rsidRPr="00FC43B6">
          <w:rPr>
            <w:rStyle w:val="Hyperlink"/>
            <w:rFonts w:ascii="Cambria" w:eastAsia="Cambria" w:hAnsi="Cambria" w:cs="Cambria"/>
            <w:sz w:val="24"/>
            <w:szCs w:val="24"/>
          </w:rPr>
          <w:t>https://youtu.be/sF1eoJULGYk?si=kzLpWPCAK07uBAsw</w:t>
        </w:r>
      </w:hyperlink>
      <w:r>
        <w:rPr>
          <w:rFonts w:ascii="Cambria" w:eastAsia="Cambria" w:hAnsi="Cambria" w:cs="Cambria"/>
          <w:color w:val="000000"/>
          <w:sz w:val="24"/>
          <w:szCs w:val="24"/>
        </w:rPr>
        <w:t xml:space="preserve"> </w:t>
      </w:r>
    </w:p>
    <w:p w14:paraId="480569AC" w14:textId="16E25F7C" w:rsidR="00D66917" w:rsidRDefault="00D66917">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Ragi malt/</w:t>
      </w:r>
      <w:proofErr w:type="spellStart"/>
      <w:r>
        <w:rPr>
          <w:rFonts w:ascii="Cambria" w:eastAsia="Cambria" w:hAnsi="Cambria" w:cs="Cambria"/>
          <w:color w:val="000000"/>
          <w:sz w:val="24"/>
          <w:szCs w:val="24"/>
        </w:rPr>
        <w:t>ambli</w:t>
      </w:r>
      <w:proofErr w:type="spellEnd"/>
      <w:r>
        <w:rPr>
          <w:rFonts w:ascii="Cambria" w:eastAsia="Cambria" w:hAnsi="Cambria" w:cs="Cambria"/>
          <w:color w:val="000000"/>
          <w:sz w:val="24"/>
          <w:szCs w:val="24"/>
        </w:rPr>
        <w:t xml:space="preserve">: </w:t>
      </w:r>
      <w:hyperlink r:id="rId347" w:history="1">
        <w:r w:rsidRPr="00D83780">
          <w:rPr>
            <w:rStyle w:val="Hyperlink"/>
            <w:rFonts w:ascii="Cambria" w:eastAsia="Cambria" w:hAnsi="Cambria" w:cs="Cambria"/>
            <w:sz w:val="24"/>
            <w:szCs w:val="24"/>
          </w:rPr>
          <w:t>https://youtube.com/shorts/If2IWOzziKM?si=52OAU7qDkfZ062r7</w:t>
        </w:r>
      </w:hyperlink>
      <w:r>
        <w:rPr>
          <w:rFonts w:ascii="Cambria" w:eastAsia="Cambria" w:hAnsi="Cambria" w:cs="Cambria"/>
          <w:color w:val="000000"/>
          <w:sz w:val="24"/>
          <w:szCs w:val="24"/>
        </w:rPr>
        <w:t xml:space="preserve"> </w:t>
      </w:r>
    </w:p>
    <w:p w14:paraId="267995D0" w14:textId="30170305" w:rsidR="00FE0181" w:rsidRDefault="00FE0181">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bookmarkStart w:id="75" w:name="_Hlk168591521"/>
      <w:r>
        <w:rPr>
          <w:rFonts w:ascii="Cambria" w:eastAsia="Cambria" w:hAnsi="Cambria" w:cs="Cambria"/>
          <w:color w:val="000000"/>
          <w:sz w:val="24"/>
          <w:szCs w:val="24"/>
        </w:rPr>
        <w:t xml:space="preserve">Jau ki </w:t>
      </w:r>
      <w:proofErr w:type="spellStart"/>
      <w:r>
        <w:rPr>
          <w:rFonts w:ascii="Cambria" w:eastAsia="Cambria" w:hAnsi="Cambria" w:cs="Cambria"/>
          <w:color w:val="000000"/>
          <w:sz w:val="24"/>
          <w:szCs w:val="24"/>
        </w:rPr>
        <w:t>raab</w:t>
      </w:r>
      <w:proofErr w:type="spellEnd"/>
      <w:r>
        <w:rPr>
          <w:rFonts w:ascii="Cambria" w:eastAsia="Cambria" w:hAnsi="Cambria" w:cs="Cambria"/>
          <w:color w:val="000000"/>
          <w:sz w:val="24"/>
          <w:szCs w:val="24"/>
        </w:rPr>
        <w:t xml:space="preserve">: </w:t>
      </w:r>
      <w:hyperlink r:id="rId348" w:history="1">
        <w:r w:rsidRPr="003E7AD6">
          <w:rPr>
            <w:rStyle w:val="Hyperlink"/>
            <w:rFonts w:ascii="Cambria" w:eastAsia="Cambria" w:hAnsi="Cambria" w:cs="Cambria"/>
            <w:sz w:val="24"/>
            <w:szCs w:val="24"/>
          </w:rPr>
          <w:t>https://youtube.com/shorts/NqqdybF0KaU?si=PFoKZwmFbXqRQSe9</w:t>
        </w:r>
      </w:hyperlink>
      <w:r>
        <w:rPr>
          <w:rFonts w:ascii="Cambria" w:eastAsia="Cambria" w:hAnsi="Cambria" w:cs="Cambria"/>
          <w:color w:val="000000"/>
          <w:sz w:val="24"/>
          <w:szCs w:val="24"/>
        </w:rPr>
        <w:t xml:space="preserve"> </w:t>
      </w:r>
    </w:p>
    <w:p w14:paraId="42A4474E" w14:textId="49AA5487" w:rsidR="00D92A1F" w:rsidRDefault="00D92A1F">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Spinach mint soup: </w:t>
      </w:r>
      <w:hyperlink r:id="rId349" w:history="1">
        <w:r w:rsidRPr="002828B0">
          <w:rPr>
            <w:rStyle w:val="Hyperlink"/>
            <w:rFonts w:ascii="Cambria" w:eastAsia="Cambria" w:hAnsi="Cambria" w:cs="Cambria"/>
            <w:sz w:val="24"/>
            <w:szCs w:val="24"/>
          </w:rPr>
          <w:t>https://youtu.be/uPCAvxzcZwo?si=WQeDdktzNFl7zjDA</w:t>
        </w:r>
      </w:hyperlink>
      <w:bookmarkEnd w:id="75"/>
      <w:r>
        <w:rPr>
          <w:rFonts w:ascii="Cambria" w:eastAsia="Cambria" w:hAnsi="Cambria" w:cs="Cambria"/>
          <w:color w:val="000000"/>
          <w:sz w:val="24"/>
          <w:szCs w:val="24"/>
        </w:rPr>
        <w:t xml:space="preserve"> </w:t>
      </w:r>
    </w:p>
    <w:p w14:paraId="3EE814F1" w14:textId="398BEF89" w:rsidR="00A5212D" w:rsidRDefault="00A5212D">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Chicken broth: </w:t>
      </w:r>
      <w:hyperlink r:id="rId350" w:history="1">
        <w:r w:rsidRPr="0068556F">
          <w:rPr>
            <w:rStyle w:val="Hyperlink"/>
            <w:rFonts w:ascii="Cambria" w:eastAsia="Cambria" w:hAnsi="Cambria" w:cs="Cambria"/>
            <w:sz w:val="24"/>
            <w:szCs w:val="24"/>
          </w:rPr>
          <w:t>https://youtu.be/9V2lKBOIHug?si=YFBjDJNAWU2Rcz1p</w:t>
        </w:r>
      </w:hyperlink>
      <w:r>
        <w:rPr>
          <w:rFonts w:ascii="Cambria" w:eastAsia="Cambria" w:hAnsi="Cambria" w:cs="Cambria"/>
          <w:color w:val="000000"/>
          <w:sz w:val="24"/>
          <w:szCs w:val="24"/>
        </w:rPr>
        <w:t xml:space="preserve"> </w:t>
      </w:r>
      <w:r w:rsidR="00164E4A">
        <w:rPr>
          <w:rFonts w:ascii="Cambria" w:eastAsia="Cambria" w:hAnsi="Cambria" w:cs="Cambria"/>
          <w:color w:val="000000"/>
          <w:sz w:val="24"/>
          <w:szCs w:val="24"/>
        </w:rPr>
        <w:t xml:space="preserve">/ </w:t>
      </w:r>
      <w:hyperlink r:id="rId351" w:history="1">
        <w:r w:rsidR="00164E4A" w:rsidRPr="00271D28">
          <w:rPr>
            <w:rStyle w:val="Hyperlink"/>
            <w:rFonts w:ascii="Cambria" w:eastAsia="Cambria" w:hAnsi="Cambria" w:cs="Cambria"/>
            <w:sz w:val="24"/>
            <w:szCs w:val="24"/>
          </w:rPr>
          <w:t>https://youtu.be/wOjsAUktnhg?si=wm69lnp0rYbnMe36</w:t>
        </w:r>
      </w:hyperlink>
      <w:r w:rsidR="00164E4A">
        <w:rPr>
          <w:rFonts w:ascii="Cambria" w:eastAsia="Cambria" w:hAnsi="Cambria" w:cs="Cambria"/>
          <w:color w:val="000000"/>
          <w:sz w:val="24"/>
          <w:szCs w:val="24"/>
        </w:rPr>
        <w:t xml:space="preserve"> </w:t>
      </w:r>
      <w:r w:rsidR="00DD485D" w:rsidRPr="00DD485D">
        <w:rPr>
          <w:rFonts w:ascii="Cambria" w:eastAsia="Cambria" w:hAnsi="Cambria" w:cs="Cambria"/>
          <w:color w:val="EE0000"/>
          <w:sz w:val="24"/>
          <w:szCs w:val="24"/>
        </w:rPr>
        <w:t>has</w:t>
      </w:r>
      <w:r w:rsidR="00164E4A" w:rsidRPr="00DD485D">
        <w:rPr>
          <w:rFonts w:ascii="Cambria" w:eastAsia="Cambria" w:hAnsi="Cambria" w:cs="Cambria"/>
          <w:color w:val="EE0000"/>
          <w:sz w:val="24"/>
          <w:szCs w:val="24"/>
        </w:rPr>
        <w:t xml:space="preserve"> egg </w:t>
      </w:r>
    </w:p>
    <w:p w14:paraId="629F574B" w14:textId="65F0D047" w:rsidR="0040170D" w:rsidRDefault="0040170D">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Chicken </w:t>
      </w:r>
      <w:proofErr w:type="spellStart"/>
      <w:r>
        <w:rPr>
          <w:rFonts w:ascii="Cambria" w:eastAsia="Cambria" w:hAnsi="Cambria" w:cs="Cambria"/>
          <w:color w:val="000000"/>
          <w:sz w:val="24"/>
          <w:szCs w:val="24"/>
        </w:rPr>
        <w:t>shorba</w:t>
      </w:r>
      <w:proofErr w:type="spellEnd"/>
      <w:r>
        <w:rPr>
          <w:rFonts w:ascii="Cambria" w:eastAsia="Cambria" w:hAnsi="Cambria" w:cs="Cambria"/>
          <w:color w:val="000000"/>
          <w:sz w:val="24"/>
          <w:szCs w:val="24"/>
        </w:rPr>
        <w:t xml:space="preserve">: </w:t>
      </w:r>
      <w:hyperlink r:id="rId352" w:history="1">
        <w:r w:rsidRPr="00876948">
          <w:rPr>
            <w:rStyle w:val="Hyperlink"/>
            <w:rFonts w:ascii="Cambria" w:eastAsia="Cambria" w:hAnsi="Cambria" w:cs="Cambria"/>
            <w:sz w:val="24"/>
            <w:szCs w:val="24"/>
          </w:rPr>
          <w:t>https://www.instagram.com/reel/C82D_iQvV8E/?igsh=bjFnMXRhcXJnY291</w:t>
        </w:r>
      </w:hyperlink>
      <w:r>
        <w:rPr>
          <w:rFonts w:ascii="Cambria" w:eastAsia="Cambria" w:hAnsi="Cambria" w:cs="Cambria"/>
          <w:color w:val="000000"/>
          <w:sz w:val="24"/>
          <w:szCs w:val="24"/>
        </w:rPr>
        <w:t xml:space="preserve"> </w:t>
      </w:r>
    </w:p>
    <w:p w14:paraId="1FC872A7" w14:textId="31DE1052" w:rsidR="00383C0F" w:rsidRDefault="00383C0F">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bookmarkStart w:id="76" w:name="_Hlk168581118"/>
      <w:r>
        <w:rPr>
          <w:rFonts w:ascii="Cambria" w:eastAsia="Cambria" w:hAnsi="Cambria" w:cs="Cambria"/>
          <w:color w:val="000000"/>
          <w:sz w:val="24"/>
          <w:szCs w:val="24"/>
        </w:rPr>
        <w:t xml:space="preserve">Palak chicken soup: </w:t>
      </w:r>
      <w:hyperlink r:id="rId353" w:history="1">
        <w:r w:rsidRPr="00E82214">
          <w:rPr>
            <w:rStyle w:val="Hyperlink"/>
            <w:rFonts w:ascii="Cambria" w:eastAsia="Cambria" w:hAnsi="Cambria" w:cs="Cambria"/>
            <w:sz w:val="24"/>
            <w:szCs w:val="24"/>
          </w:rPr>
          <w:t>https://www.instagram.com/reel/DRYrec3Ej5X/?igsh=MXBncDQ5dXVxc2NzbQ==</w:t>
        </w:r>
      </w:hyperlink>
      <w:r>
        <w:rPr>
          <w:rFonts w:ascii="Cambria" w:eastAsia="Cambria" w:hAnsi="Cambria" w:cs="Cambria"/>
          <w:color w:val="000000"/>
          <w:sz w:val="24"/>
          <w:szCs w:val="24"/>
        </w:rPr>
        <w:t xml:space="preserve"> </w:t>
      </w:r>
    </w:p>
    <w:p w14:paraId="7D3FFFC5" w14:textId="3B1495ED" w:rsidR="00A5212D" w:rsidRDefault="00242D2D">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Tomato cucumber soup: </w:t>
      </w:r>
      <w:hyperlink r:id="rId354" w:history="1">
        <w:r w:rsidRPr="00CA4B29">
          <w:rPr>
            <w:rStyle w:val="Hyperlink"/>
            <w:rFonts w:ascii="Cambria" w:eastAsia="Cambria" w:hAnsi="Cambria" w:cs="Cambria"/>
            <w:sz w:val="24"/>
            <w:szCs w:val="24"/>
          </w:rPr>
          <w:t>https://youtu.be/9Gn-PM1NG6c?si=KNfthwmtWcLlO9jj</w:t>
        </w:r>
      </w:hyperlink>
      <w:bookmarkEnd w:id="76"/>
      <w:r>
        <w:rPr>
          <w:rFonts w:ascii="Cambria" w:eastAsia="Cambria" w:hAnsi="Cambria" w:cs="Cambria"/>
          <w:color w:val="000000"/>
          <w:sz w:val="24"/>
          <w:szCs w:val="24"/>
        </w:rPr>
        <w:t xml:space="preserve"> </w:t>
      </w:r>
    </w:p>
    <w:p w14:paraId="1D86B514" w14:textId="5BE62990" w:rsidR="004F1569" w:rsidRDefault="006F2ED3">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Dudhi</w:t>
      </w:r>
      <w:r w:rsidR="004F1569">
        <w:rPr>
          <w:rFonts w:ascii="Cambria" w:eastAsia="Cambria" w:hAnsi="Cambria" w:cs="Cambria"/>
          <w:color w:val="000000"/>
          <w:sz w:val="24"/>
          <w:szCs w:val="24"/>
        </w:rPr>
        <w:t xml:space="preserve"> tomato soup: </w:t>
      </w:r>
      <w:hyperlink r:id="rId355" w:history="1">
        <w:r w:rsidR="004F1569" w:rsidRPr="009F5376">
          <w:rPr>
            <w:rStyle w:val="Hyperlink"/>
            <w:rFonts w:ascii="Cambria" w:eastAsia="Cambria" w:hAnsi="Cambria" w:cs="Cambria"/>
            <w:sz w:val="24"/>
            <w:szCs w:val="24"/>
          </w:rPr>
          <w:t>https://youtu.be/S9UBkhFO2GU?si=Snj8Eccgkl9SFnjo</w:t>
        </w:r>
      </w:hyperlink>
      <w:r w:rsidR="004F1569">
        <w:rPr>
          <w:rFonts w:ascii="Cambria" w:eastAsia="Cambria" w:hAnsi="Cambria" w:cs="Cambria"/>
          <w:color w:val="000000"/>
          <w:sz w:val="24"/>
          <w:szCs w:val="24"/>
        </w:rPr>
        <w:t xml:space="preserve"> </w:t>
      </w:r>
    </w:p>
    <w:p w14:paraId="14FEB76F" w14:textId="62F83941" w:rsidR="00EE2BD3" w:rsidRDefault="00EE2BD3">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Pumpkin soup: </w:t>
      </w:r>
      <w:hyperlink r:id="rId356" w:history="1">
        <w:r w:rsidRPr="0047634C">
          <w:rPr>
            <w:rStyle w:val="Hyperlink"/>
            <w:rFonts w:ascii="Cambria" w:eastAsia="Cambria" w:hAnsi="Cambria" w:cs="Cambria"/>
            <w:sz w:val="24"/>
            <w:szCs w:val="24"/>
          </w:rPr>
          <w:t>https://youtube.com/shorts/ZE1NKwV5bIU?si=fedBKkdEYEh0qWQ-</w:t>
        </w:r>
      </w:hyperlink>
    </w:p>
    <w:p w14:paraId="22B22A47" w14:textId="37BC012C" w:rsidR="006E395C" w:rsidRPr="006E395C" w:rsidRDefault="006E395C">
      <w:pPr>
        <w:pStyle w:val="ListParagraph"/>
        <w:numPr>
          <w:ilvl w:val="0"/>
          <w:numId w:val="51"/>
        </w:numPr>
        <w:ind w:left="-426"/>
        <w:rPr>
          <w:rFonts w:ascii="Cambria" w:hAnsi="Cambria"/>
          <w:sz w:val="24"/>
          <w:szCs w:val="24"/>
          <w:lang w:val="en-US"/>
        </w:rPr>
      </w:pPr>
      <w:bookmarkStart w:id="77" w:name="_Hlk202967640"/>
      <w:bookmarkStart w:id="78" w:name="_Hlk175658913"/>
      <w:r w:rsidRPr="006E395C">
        <w:rPr>
          <w:rFonts w:ascii="Cambria" w:hAnsi="Cambria"/>
          <w:sz w:val="24"/>
          <w:szCs w:val="24"/>
          <w:lang w:val="en-US"/>
        </w:rPr>
        <w:t>Roasted capsicum tomato soup</w:t>
      </w:r>
      <w:bookmarkEnd w:id="77"/>
      <w:r w:rsidRPr="006E395C">
        <w:rPr>
          <w:rFonts w:ascii="Cambria" w:hAnsi="Cambria"/>
          <w:sz w:val="24"/>
          <w:szCs w:val="24"/>
          <w:lang w:val="en-US"/>
        </w:rPr>
        <w:t xml:space="preserve">: </w:t>
      </w:r>
      <w:bookmarkEnd w:id="78"/>
      <w:r w:rsidR="00C12185">
        <w:rPr>
          <w:rFonts w:ascii="Cambria" w:hAnsi="Cambria"/>
          <w:sz w:val="24"/>
          <w:szCs w:val="24"/>
          <w:lang w:val="en-US"/>
        </w:rPr>
        <w:fldChar w:fldCharType="begin"/>
      </w:r>
      <w:r w:rsidR="00C12185">
        <w:rPr>
          <w:rFonts w:ascii="Cambria" w:hAnsi="Cambria"/>
          <w:sz w:val="24"/>
          <w:szCs w:val="24"/>
          <w:lang w:val="en-US"/>
        </w:rPr>
        <w:instrText>HYPERLINK "</w:instrText>
      </w:r>
      <w:r w:rsidR="00C12185" w:rsidRPr="00C12185">
        <w:rPr>
          <w:rFonts w:ascii="Cambria" w:hAnsi="Cambria"/>
          <w:sz w:val="24"/>
          <w:szCs w:val="24"/>
          <w:lang w:val="en-US"/>
        </w:rPr>
        <w:instrText>https://youtu.be/lgULuQ7EtqA?si=dsgv98MLUPVbARIX</w:instrText>
      </w:r>
      <w:r w:rsidR="00C12185">
        <w:rPr>
          <w:rFonts w:ascii="Cambria" w:hAnsi="Cambria"/>
          <w:sz w:val="24"/>
          <w:szCs w:val="24"/>
          <w:lang w:val="en-US"/>
        </w:rPr>
        <w:instrText>"</w:instrText>
      </w:r>
      <w:r w:rsidR="00C12185">
        <w:rPr>
          <w:rFonts w:ascii="Cambria" w:hAnsi="Cambria"/>
          <w:sz w:val="24"/>
          <w:szCs w:val="24"/>
          <w:lang w:val="en-US"/>
        </w:rPr>
      </w:r>
      <w:r w:rsidR="00C12185">
        <w:rPr>
          <w:rFonts w:ascii="Cambria" w:hAnsi="Cambria"/>
          <w:sz w:val="24"/>
          <w:szCs w:val="24"/>
          <w:lang w:val="en-US"/>
        </w:rPr>
        <w:fldChar w:fldCharType="separate"/>
      </w:r>
      <w:r w:rsidR="00C12185" w:rsidRPr="00030304">
        <w:rPr>
          <w:rStyle w:val="Hyperlink"/>
          <w:rFonts w:ascii="Cambria" w:hAnsi="Cambria"/>
          <w:sz w:val="24"/>
          <w:szCs w:val="24"/>
          <w:lang w:val="en-US"/>
        </w:rPr>
        <w:t>https://youtu.be/lgULuQ7EtqA?si=dsgv98MLUPVbARIX</w:t>
      </w:r>
      <w:r w:rsidR="00C12185">
        <w:rPr>
          <w:rFonts w:ascii="Cambria" w:hAnsi="Cambria"/>
          <w:sz w:val="24"/>
          <w:szCs w:val="24"/>
          <w:lang w:val="en-US"/>
        </w:rPr>
        <w:fldChar w:fldCharType="end"/>
      </w:r>
      <w:r w:rsidR="00C12185">
        <w:rPr>
          <w:rFonts w:ascii="Cambria" w:hAnsi="Cambria"/>
          <w:sz w:val="24"/>
          <w:szCs w:val="24"/>
          <w:lang w:val="en-US"/>
        </w:rPr>
        <w:t xml:space="preserve"> </w:t>
      </w:r>
    </w:p>
    <w:p w14:paraId="76CBC8D5" w14:textId="36E71150" w:rsidR="00EE2BD3" w:rsidRDefault="00831AAB">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bookmarkStart w:id="79" w:name="_Hlk205896712"/>
      <w:bookmarkStart w:id="80" w:name="_Hlk170146411"/>
      <w:r>
        <w:rPr>
          <w:rFonts w:ascii="Cambria" w:eastAsia="Cambria" w:hAnsi="Cambria" w:cs="Cambria"/>
          <w:color w:val="000000"/>
          <w:sz w:val="24"/>
          <w:szCs w:val="24"/>
        </w:rPr>
        <w:t>Tomato carrot cabbage soup</w:t>
      </w:r>
      <w:bookmarkEnd w:id="79"/>
      <w:r>
        <w:rPr>
          <w:rFonts w:ascii="Cambria" w:eastAsia="Cambria" w:hAnsi="Cambria" w:cs="Cambria"/>
          <w:color w:val="000000"/>
          <w:sz w:val="24"/>
          <w:szCs w:val="24"/>
        </w:rPr>
        <w:t xml:space="preserve">: </w:t>
      </w:r>
      <w:hyperlink r:id="rId357" w:history="1">
        <w:r w:rsidRPr="00A95F6B">
          <w:rPr>
            <w:rStyle w:val="Hyperlink"/>
            <w:rFonts w:ascii="Cambria" w:eastAsia="Cambria" w:hAnsi="Cambria" w:cs="Cambria"/>
            <w:sz w:val="24"/>
            <w:szCs w:val="24"/>
          </w:rPr>
          <w:t>https://youtu.be/nfPD7vndJuU?si=JazOZ7hH3y8BnswL</w:t>
        </w:r>
      </w:hyperlink>
      <w:bookmarkEnd w:id="80"/>
      <w:r>
        <w:rPr>
          <w:rFonts w:ascii="Cambria" w:eastAsia="Cambria" w:hAnsi="Cambria" w:cs="Cambria"/>
          <w:color w:val="000000"/>
          <w:sz w:val="24"/>
          <w:szCs w:val="24"/>
        </w:rPr>
        <w:t xml:space="preserve"> </w:t>
      </w:r>
    </w:p>
    <w:p w14:paraId="032FE7BD" w14:textId="36F1C78F" w:rsidR="00217772" w:rsidRDefault="00217772">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proofErr w:type="spellStart"/>
      <w:r>
        <w:rPr>
          <w:rFonts w:ascii="Cambria" w:eastAsia="Cambria" w:hAnsi="Cambria" w:cs="Cambria"/>
          <w:color w:val="000000"/>
          <w:sz w:val="24"/>
          <w:szCs w:val="24"/>
        </w:rPr>
        <w:t>Kulith</w:t>
      </w:r>
      <w:proofErr w:type="spellEnd"/>
      <w:r>
        <w:rPr>
          <w:rFonts w:ascii="Cambria" w:eastAsia="Cambria" w:hAnsi="Cambria" w:cs="Cambria"/>
          <w:color w:val="000000"/>
          <w:sz w:val="24"/>
          <w:szCs w:val="24"/>
        </w:rPr>
        <w:t xml:space="preserve"> dal soup: </w:t>
      </w:r>
      <w:hyperlink r:id="rId358" w:history="1">
        <w:r w:rsidRPr="004D5831">
          <w:rPr>
            <w:rStyle w:val="Hyperlink"/>
            <w:rFonts w:ascii="Cambria" w:eastAsia="Cambria" w:hAnsi="Cambria" w:cs="Cambria"/>
            <w:sz w:val="24"/>
            <w:szCs w:val="24"/>
          </w:rPr>
          <w:t>https://www.instagram.com/reel/C-ZxZeRyIV-/?utm_source=ig_web_copy_link&amp;igsh=MzRlODBiNWFlZA==</w:t>
        </w:r>
      </w:hyperlink>
      <w:r>
        <w:rPr>
          <w:rFonts w:ascii="Cambria" w:eastAsia="Cambria" w:hAnsi="Cambria" w:cs="Cambria"/>
          <w:color w:val="000000"/>
          <w:sz w:val="24"/>
          <w:szCs w:val="24"/>
        </w:rPr>
        <w:t xml:space="preserve"> </w:t>
      </w:r>
    </w:p>
    <w:p w14:paraId="4BFB71CC" w14:textId="7FAE3B36" w:rsidR="000334A6" w:rsidRDefault="000334A6">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bookmarkStart w:id="81" w:name="_Hlk182934699"/>
      <w:r>
        <w:rPr>
          <w:rFonts w:ascii="Cambria" w:eastAsia="Cambria" w:hAnsi="Cambria" w:cs="Cambria"/>
          <w:color w:val="000000"/>
          <w:sz w:val="24"/>
          <w:szCs w:val="24"/>
        </w:rPr>
        <w:t xml:space="preserve">Kala chana soup: </w:t>
      </w:r>
      <w:hyperlink r:id="rId359" w:history="1">
        <w:r w:rsidRPr="00976F11">
          <w:rPr>
            <w:rStyle w:val="Hyperlink"/>
            <w:rFonts w:ascii="Cambria" w:eastAsia="Cambria" w:hAnsi="Cambria" w:cs="Cambria"/>
            <w:sz w:val="24"/>
            <w:szCs w:val="24"/>
          </w:rPr>
          <w:t>https://www.instagram.com/reel/DV1CAKXkUjB/?utm_source=ig_web_copy_link&amp;igsh=MzRlODBiNWFlZA==</w:t>
        </w:r>
      </w:hyperlink>
      <w:r>
        <w:rPr>
          <w:rFonts w:ascii="Cambria" w:eastAsia="Cambria" w:hAnsi="Cambria" w:cs="Cambria"/>
          <w:color w:val="000000"/>
          <w:sz w:val="24"/>
          <w:szCs w:val="24"/>
        </w:rPr>
        <w:t xml:space="preserve"> </w:t>
      </w:r>
    </w:p>
    <w:p w14:paraId="377642D7" w14:textId="43E53A54" w:rsidR="000C079F" w:rsidRDefault="000C079F">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Cabbage cauliflower soup: </w:t>
      </w:r>
      <w:hyperlink r:id="rId360" w:history="1">
        <w:r w:rsidRPr="00161637">
          <w:rPr>
            <w:rStyle w:val="Hyperlink"/>
            <w:rFonts w:ascii="Cambria" w:eastAsia="Cambria" w:hAnsi="Cambria" w:cs="Cambria"/>
            <w:sz w:val="24"/>
            <w:szCs w:val="24"/>
          </w:rPr>
          <w:t>https://youtu.be/2VrrWjTIwGs?si=QtR-DhSNIglo4hHB</w:t>
        </w:r>
      </w:hyperlink>
      <w:bookmarkEnd w:id="81"/>
      <w:r>
        <w:rPr>
          <w:rFonts w:ascii="Cambria" w:eastAsia="Cambria" w:hAnsi="Cambria" w:cs="Cambria"/>
          <w:color w:val="000000"/>
          <w:sz w:val="24"/>
          <w:szCs w:val="24"/>
        </w:rPr>
        <w:t xml:space="preserve"> </w:t>
      </w:r>
    </w:p>
    <w:p w14:paraId="61A0A5B1" w14:textId="09D9FCDB" w:rsidR="00E22965" w:rsidRDefault="00E22965">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bookmarkStart w:id="82" w:name="_Hlk182934693"/>
      <w:r>
        <w:rPr>
          <w:rFonts w:ascii="Cambria" w:eastAsia="Cambria" w:hAnsi="Cambria" w:cs="Cambria"/>
          <w:color w:val="000000"/>
          <w:sz w:val="24"/>
          <w:szCs w:val="24"/>
        </w:rPr>
        <w:t xml:space="preserve">Carrot beetroot soup: </w:t>
      </w:r>
      <w:hyperlink r:id="rId361" w:history="1">
        <w:r w:rsidRPr="00161637">
          <w:rPr>
            <w:rStyle w:val="Hyperlink"/>
            <w:rFonts w:ascii="Cambria" w:eastAsia="Cambria" w:hAnsi="Cambria" w:cs="Cambria"/>
            <w:sz w:val="24"/>
            <w:szCs w:val="24"/>
          </w:rPr>
          <w:t>https://youtube.com/shorts/FxGHomjhW-Q?si=dvTH0wr91R7fEnCU</w:t>
        </w:r>
      </w:hyperlink>
      <w:bookmarkEnd w:id="82"/>
      <w:r>
        <w:rPr>
          <w:rFonts w:ascii="Cambria" w:eastAsia="Cambria" w:hAnsi="Cambria" w:cs="Cambria"/>
          <w:color w:val="000000"/>
          <w:sz w:val="24"/>
          <w:szCs w:val="24"/>
        </w:rPr>
        <w:t xml:space="preserve"> </w:t>
      </w:r>
    </w:p>
    <w:p w14:paraId="0AA5B1B5" w14:textId="2B348E65" w:rsidR="00300572" w:rsidRDefault="00300572">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Vegetable lentil soup: </w:t>
      </w:r>
      <w:hyperlink r:id="rId362" w:history="1">
        <w:r w:rsidRPr="00876948">
          <w:rPr>
            <w:rStyle w:val="Hyperlink"/>
            <w:rFonts w:ascii="Cambria" w:eastAsia="Cambria" w:hAnsi="Cambria" w:cs="Cambria"/>
            <w:sz w:val="24"/>
            <w:szCs w:val="24"/>
          </w:rPr>
          <w:t>https://youtu.be/52uj1mcTcrw?si=3exWJwmIJQmEwyy6</w:t>
        </w:r>
      </w:hyperlink>
      <w:r>
        <w:rPr>
          <w:rFonts w:ascii="Cambria" w:eastAsia="Cambria" w:hAnsi="Cambria" w:cs="Cambria"/>
          <w:color w:val="000000"/>
          <w:sz w:val="24"/>
          <w:szCs w:val="24"/>
        </w:rPr>
        <w:t xml:space="preserve"> </w:t>
      </w:r>
    </w:p>
    <w:p w14:paraId="21843F16" w14:textId="243D8FB1" w:rsidR="00E225B1" w:rsidRDefault="00E225B1">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Roasted cauliflower bean soup: </w:t>
      </w:r>
      <w:hyperlink r:id="rId363" w:history="1">
        <w:r w:rsidRPr="00E9285B">
          <w:rPr>
            <w:rStyle w:val="Hyperlink"/>
            <w:rFonts w:ascii="Cambria" w:eastAsia="Cambria" w:hAnsi="Cambria" w:cs="Cambria"/>
            <w:sz w:val="24"/>
            <w:szCs w:val="24"/>
          </w:rPr>
          <w:t>https://youtu.be/YCJZG66G-eE?si=kDZZoSrLYBnFbAH3</w:t>
        </w:r>
      </w:hyperlink>
      <w:r>
        <w:rPr>
          <w:rFonts w:ascii="Cambria" w:eastAsia="Cambria" w:hAnsi="Cambria" w:cs="Cambria"/>
          <w:color w:val="000000"/>
          <w:sz w:val="24"/>
          <w:szCs w:val="24"/>
        </w:rPr>
        <w:t xml:space="preserve"> </w:t>
      </w:r>
    </w:p>
    <w:p w14:paraId="24CA9188" w14:textId="6913DA41" w:rsidR="00443520" w:rsidRDefault="00443520">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Creamy urad dal: </w:t>
      </w:r>
      <w:hyperlink r:id="rId364" w:history="1">
        <w:r w:rsidRPr="00B87AB3">
          <w:rPr>
            <w:rStyle w:val="Hyperlink"/>
            <w:rFonts w:ascii="Cambria" w:eastAsia="Cambria" w:hAnsi="Cambria" w:cs="Cambria"/>
            <w:sz w:val="24"/>
            <w:szCs w:val="24"/>
          </w:rPr>
          <w:t>https://www.instagram.com/reel/C_Nlz8gS5GS/?igsh=MWJ5b2xrY2EyaHpxdA==</w:t>
        </w:r>
      </w:hyperlink>
      <w:r>
        <w:rPr>
          <w:rFonts w:ascii="Cambria" w:eastAsia="Cambria" w:hAnsi="Cambria" w:cs="Cambria"/>
          <w:color w:val="000000"/>
          <w:sz w:val="24"/>
          <w:szCs w:val="24"/>
        </w:rPr>
        <w:t xml:space="preserve"> </w:t>
      </w:r>
    </w:p>
    <w:p w14:paraId="24FD452C" w14:textId="1E4D0A2D" w:rsidR="003937AA" w:rsidRDefault="003937AA">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Drumstick green moong soup: </w:t>
      </w:r>
      <w:hyperlink r:id="rId365" w:history="1">
        <w:r w:rsidRPr="00DB1864">
          <w:rPr>
            <w:rStyle w:val="Hyperlink"/>
            <w:rFonts w:ascii="Cambria" w:eastAsia="Cambria" w:hAnsi="Cambria" w:cs="Cambria"/>
            <w:sz w:val="24"/>
            <w:szCs w:val="24"/>
          </w:rPr>
          <w:t>https://www.instagram.com/reel/C9cUiVoP_kp/?igsh=NWhsdDJpMmF4OTRo</w:t>
        </w:r>
      </w:hyperlink>
      <w:r>
        <w:rPr>
          <w:rFonts w:ascii="Cambria" w:eastAsia="Cambria" w:hAnsi="Cambria" w:cs="Cambria"/>
          <w:color w:val="000000"/>
          <w:sz w:val="24"/>
          <w:szCs w:val="24"/>
        </w:rPr>
        <w:t xml:space="preserve"> </w:t>
      </w:r>
    </w:p>
    <w:p w14:paraId="5F00C343" w14:textId="0DAEC9F8" w:rsidR="0026268C" w:rsidRDefault="0026268C">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Whey soup: </w:t>
      </w:r>
      <w:hyperlink r:id="rId366" w:history="1">
        <w:r w:rsidRPr="003E6E67">
          <w:rPr>
            <w:rStyle w:val="Hyperlink"/>
            <w:rFonts w:ascii="Cambria" w:eastAsia="Cambria" w:hAnsi="Cambria" w:cs="Cambria"/>
            <w:sz w:val="24"/>
            <w:szCs w:val="24"/>
          </w:rPr>
          <w:t>https://youtu.be/VlNS1ibETuQ?si=Ah2bMiN3MjTgT7cP</w:t>
        </w:r>
      </w:hyperlink>
      <w:r>
        <w:rPr>
          <w:rFonts w:ascii="Cambria" w:eastAsia="Cambria" w:hAnsi="Cambria" w:cs="Cambria"/>
          <w:color w:val="000000"/>
          <w:sz w:val="24"/>
          <w:szCs w:val="24"/>
        </w:rPr>
        <w:t xml:space="preserve"> </w:t>
      </w:r>
    </w:p>
    <w:p w14:paraId="5CBCF484" w14:textId="129DE770" w:rsidR="00822A0B" w:rsidRDefault="00822A0B">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One pot bean soup: </w:t>
      </w:r>
      <w:hyperlink r:id="rId367" w:history="1">
        <w:r w:rsidRPr="000629C2">
          <w:rPr>
            <w:rStyle w:val="Hyperlink"/>
            <w:rFonts w:ascii="Cambria" w:eastAsia="Cambria" w:hAnsi="Cambria" w:cs="Cambria"/>
            <w:sz w:val="24"/>
            <w:szCs w:val="24"/>
          </w:rPr>
          <w:t>https://www.instagram.com/reel/DCT4iOBNGJE/?utm_source=ig_web_copy_link&amp;igsh=MzRlODBiNWFlZA==</w:t>
        </w:r>
      </w:hyperlink>
      <w:r>
        <w:rPr>
          <w:rFonts w:ascii="Cambria" w:eastAsia="Cambria" w:hAnsi="Cambria" w:cs="Cambria"/>
          <w:color w:val="000000"/>
          <w:sz w:val="24"/>
          <w:szCs w:val="24"/>
        </w:rPr>
        <w:t xml:space="preserve"> </w:t>
      </w:r>
    </w:p>
    <w:p w14:paraId="71FA8A1D" w14:textId="705315B9" w:rsidR="008B31FB" w:rsidRDefault="008B31FB">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Lemon grass lentil soup: </w:t>
      </w:r>
      <w:hyperlink r:id="rId368" w:history="1">
        <w:r w:rsidRPr="006B0B20">
          <w:rPr>
            <w:rStyle w:val="Hyperlink"/>
            <w:rFonts w:ascii="Cambria" w:eastAsia="Cambria" w:hAnsi="Cambria" w:cs="Cambria"/>
            <w:sz w:val="24"/>
            <w:szCs w:val="24"/>
          </w:rPr>
          <w:t>https://www.instagram.com/reel/DCyU990yyA4/?utm_source=ig_web_copy_link&amp;igsh=MzRlODBiNWFlZA==</w:t>
        </w:r>
      </w:hyperlink>
      <w:r>
        <w:rPr>
          <w:rFonts w:ascii="Cambria" w:eastAsia="Cambria" w:hAnsi="Cambria" w:cs="Cambria"/>
          <w:color w:val="000000"/>
          <w:sz w:val="24"/>
          <w:szCs w:val="24"/>
        </w:rPr>
        <w:t xml:space="preserve"> </w:t>
      </w:r>
    </w:p>
    <w:p w14:paraId="71B62869" w14:textId="396C522F" w:rsidR="00727142" w:rsidRPr="00C735D9" w:rsidRDefault="00727142">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Mushroom chicken soup: </w:t>
      </w:r>
      <w:hyperlink r:id="rId369" w:history="1">
        <w:r w:rsidRPr="00061B6A">
          <w:rPr>
            <w:rStyle w:val="Hyperlink"/>
            <w:rFonts w:ascii="Cambria" w:eastAsia="Cambria" w:hAnsi="Cambria" w:cs="Cambria"/>
            <w:sz w:val="24"/>
            <w:szCs w:val="24"/>
          </w:rPr>
          <w:t>https://www.instagram.com/reel/DCIxhyHIsEK/?igsh=MWtub3BubHZoeDlydQ==</w:t>
        </w:r>
      </w:hyperlink>
    </w:p>
    <w:p w14:paraId="608E5C21" w14:textId="3F83F2C4" w:rsidR="00C735D9" w:rsidRPr="00C735D9" w:rsidRDefault="00C735D9">
      <w:pPr>
        <w:numPr>
          <w:ilvl w:val="0"/>
          <w:numId w:val="51"/>
        </w:numPr>
        <w:pBdr>
          <w:top w:val="nil"/>
          <w:left w:val="nil"/>
          <w:bottom w:val="nil"/>
          <w:right w:val="nil"/>
          <w:between w:val="nil"/>
        </w:pBdr>
        <w:spacing w:after="0"/>
        <w:ind w:left="-426" w:hanging="359"/>
        <w:rPr>
          <w:rFonts w:ascii="Cambria" w:eastAsiaTheme="minorEastAsia" w:hAnsi="Cambria" w:cstheme="minorHAnsi"/>
          <w:bCs/>
          <w:sz w:val="24"/>
          <w:szCs w:val="24"/>
        </w:rPr>
      </w:pPr>
      <w:r w:rsidRPr="00C735D9">
        <w:rPr>
          <w:rFonts w:ascii="Cambria" w:eastAsiaTheme="minorEastAsia" w:hAnsi="Cambria" w:cstheme="minorHAnsi"/>
          <w:bCs/>
          <w:sz w:val="24"/>
          <w:szCs w:val="24"/>
        </w:rPr>
        <w:t>Creamy mushroom soup (veg):</w:t>
      </w:r>
      <w:r>
        <w:rPr>
          <w:rFonts w:ascii="Cambria" w:eastAsiaTheme="minorEastAsia" w:hAnsi="Cambria" w:cstheme="minorHAnsi"/>
          <w:bCs/>
          <w:sz w:val="24"/>
          <w:szCs w:val="24"/>
        </w:rPr>
        <w:t xml:space="preserve"> </w:t>
      </w:r>
      <w:hyperlink r:id="rId370" w:history="1">
        <w:r w:rsidRPr="001D1FF6">
          <w:rPr>
            <w:rStyle w:val="Hyperlink"/>
            <w:rFonts w:ascii="Cambria" w:eastAsiaTheme="minorEastAsia" w:hAnsi="Cambria" w:cstheme="minorHAnsi"/>
            <w:bCs/>
            <w:sz w:val="24"/>
            <w:szCs w:val="24"/>
          </w:rPr>
          <w:t>https://youtube.com/shorts/vJvwqAMVWak?si=JzJI_pMIAYYiLs_J</w:t>
        </w:r>
      </w:hyperlink>
      <w:r>
        <w:rPr>
          <w:rFonts w:ascii="Cambria" w:eastAsiaTheme="minorEastAsia" w:hAnsi="Cambria" w:cstheme="minorHAnsi"/>
          <w:bCs/>
          <w:sz w:val="24"/>
          <w:szCs w:val="24"/>
        </w:rPr>
        <w:t xml:space="preserve"> </w:t>
      </w:r>
    </w:p>
    <w:p w14:paraId="6A3CC8C3" w14:textId="651E6B99" w:rsidR="00727142" w:rsidRDefault="00727142">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Dumpling soup: </w:t>
      </w:r>
      <w:hyperlink r:id="rId371" w:history="1">
        <w:r w:rsidRPr="00061B6A">
          <w:rPr>
            <w:rStyle w:val="Hyperlink"/>
            <w:rFonts w:ascii="Cambria" w:eastAsia="Cambria" w:hAnsi="Cambria" w:cs="Cambria"/>
            <w:sz w:val="24"/>
            <w:szCs w:val="24"/>
          </w:rPr>
          <w:t>https://www.instagram.com/reel/DCMSiFnv0LF/?igsh=MWJ6a3RveWRhNGowYQ==</w:t>
        </w:r>
      </w:hyperlink>
    </w:p>
    <w:p w14:paraId="4D3323C1" w14:textId="51D462AB" w:rsidR="00727142" w:rsidRDefault="00727142">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Broccoli spinach dal soup: </w:t>
      </w:r>
      <w:hyperlink r:id="rId372" w:history="1">
        <w:r w:rsidRPr="00061B6A">
          <w:rPr>
            <w:rStyle w:val="Hyperlink"/>
            <w:rFonts w:ascii="Cambria" w:eastAsia="Cambria" w:hAnsi="Cambria" w:cs="Cambria"/>
            <w:sz w:val="24"/>
            <w:szCs w:val="24"/>
          </w:rPr>
          <w:t>https://www.instagram.com/reel/DDEULW2yAL9/?utm_source=ig_web_copy_link&amp;igsh=MzRlODBiNWFlZA==</w:t>
        </w:r>
      </w:hyperlink>
    </w:p>
    <w:p w14:paraId="5C3BE933" w14:textId="77248097" w:rsidR="00332E5D" w:rsidRPr="00070C1C" w:rsidRDefault="005C19A4">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Roasted cauliflower garlic soup: </w:t>
      </w:r>
      <w:hyperlink r:id="rId373" w:history="1">
        <w:r w:rsidRPr="00061B6A">
          <w:rPr>
            <w:rStyle w:val="Hyperlink"/>
            <w:rFonts w:ascii="Cambria" w:eastAsia="Cambria" w:hAnsi="Cambria" w:cs="Cambria"/>
            <w:sz w:val="24"/>
            <w:szCs w:val="24"/>
          </w:rPr>
          <w:t>https://www.instagram.com/reel/DC4IzwizPeU/?utm_source=ig_web_copy_link&amp;igsh=MzRlODBiNWFlZA==</w:t>
        </w:r>
      </w:hyperlink>
      <w:r>
        <w:rPr>
          <w:rFonts w:ascii="Cambria" w:eastAsia="Cambria" w:hAnsi="Cambria" w:cs="Cambria"/>
          <w:color w:val="000000"/>
          <w:sz w:val="24"/>
          <w:szCs w:val="24"/>
        </w:rPr>
        <w:t xml:space="preserve"> </w:t>
      </w:r>
    </w:p>
    <w:p w14:paraId="56566C49" w14:textId="38678EE4" w:rsidR="000D1441" w:rsidRDefault="000D1441">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High protein moong soup: </w:t>
      </w:r>
      <w:hyperlink r:id="rId374" w:history="1">
        <w:r w:rsidRPr="00BA6F57">
          <w:rPr>
            <w:rStyle w:val="Hyperlink"/>
            <w:rFonts w:ascii="Cambria" w:eastAsia="Cambria" w:hAnsi="Cambria" w:cs="Cambria"/>
            <w:sz w:val="24"/>
            <w:szCs w:val="24"/>
          </w:rPr>
          <w:t>https://youtube.com/shorts/BuQIexKeApk?si=cge77jNVMkhtmxG4</w:t>
        </w:r>
      </w:hyperlink>
      <w:r>
        <w:rPr>
          <w:rFonts w:ascii="Cambria" w:eastAsia="Cambria" w:hAnsi="Cambria" w:cs="Cambria"/>
          <w:color w:val="000000"/>
          <w:sz w:val="24"/>
          <w:szCs w:val="24"/>
        </w:rPr>
        <w:t xml:space="preserve"> </w:t>
      </w:r>
    </w:p>
    <w:p w14:paraId="40FFA945" w14:textId="56973B96" w:rsidR="00D2042C" w:rsidRDefault="00D2042C">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Green goddess soup: </w:t>
      </w:r>
      <w:hyperlink r:id="rId375" w:history="1">
        <w:r w:rsidRPr="00567018">
          <w:rPr>
            <w:rStyle w:val="Hyperlink"/>
            <w:rFonts w:ascii="Cambria" w:eastAsia="Cambria" w:hAnsi="Cambria" w:cs="Cambria"/>
            <w:sz w:val="24"/>
            <w:szCs w:val="24"/>
          </w:rPr>
          <w:t>https://www.instagram.com/share/reel/_lrFqryf3</w:t>
        </w:r>
      </w:hyperlink>
      <w:r>
        <w:rPr>
          <w:rFonts w:ascii="Cambria" w:eastAsia="Cambria" w:hAnsi="Cambria" w:cs="Cambria"/>
          <w:color w:val="000000"/>
          <w:sz w:val="24"/>
          <w:szCs w:val="24"/>
        </w:rPr>
        <w:t xml:space="preserve"> </w:t>
      </w:r>
    </w:p>
    <w:p w14:paraId="422D52E0" w14:textId="63B51BE0" w:rsidR="00D754EB" w:rsidRDefault="00D754EB">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Green peas soup: </w:t>
      </w:r>
      <w:hyperlink r:id="rId376" w:history="1">
        <w:r w:rsidRPr="00784E4F">
          <w:rPr>
            <w:rStyle w:val="Hyperlink"/>
            <w:rFonts w:ascii="Cambria" w:eastAsia="Cambria" w:hAnsi="Cambria" w:cs="Cambria"/>
            <w:sz w:val="24"/>
            <w:szCs w:val="24"/>
          </w:rPr>
          <w:t>https://youtu.be/UB4YppffyH0?si=51YB2sH8jkDeOBKy</w:t>
        </w:r>
      </w:hyperlink>
    </w:p>
    <w:p w14:paraId="681E8150" w14:textId="37D6E9BB" w:rsidR="00D754EB" w:rsidRDefault="00D754EB">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Zucchini soup: </w:t>
      </w:r>
      <w:hyperlink r:id="rId377" w:history="1">
        <w:r w:rsidRPr="00784E4F">
          <w:rPr>
            <w:rStyle w:val="Hyperlink"/>
            <w:rFonts w:ascii="Cambria" w:eastAsia="Cambria" w:hAnsi="Cambria" w:cs="Cambria"/>
            <w:sz w:val="24"/>
            <w:szCs w:val="24"/>
          </w:rPr>
          <w:t>https://youtu.be/tXbUO8P8PSE?si=9v-s8r6kF2vK4AE3</w:t>
        </w:r>
      </w:hyperlink>
      <w:r>
        <w:rPr>
          <w:rFonts w:ascii="Cambria" w:eastAsia="Cambria" w:hAnsi="Cambria" w:cs="Cambria"/>
          <w:color w:val="000000"/>
          <w:sz w:val="24"/>
          <w:szCs w:val="24"/>
        </w:rPr>
        <w:t xml:space="preserve"> (</w:t>
      </w:r>
      <w:r w:rsidRPr="00D754EB">
        <w:rPr>
          <w:rFonts w:ascii="Cambria" w:eastAsia="Cambria" w:hAnsi="Cambria" w:cs="Cambria"/>
          <w:color w:val="EE0000"/>
          <w:sz w:val="24"/>
          <w:szCs w:val="24"/>
        </w:rPr>
        <w:t>has potatoes</w:t>
      </w:r>
      <w:r>
        <w:rPr>
          <w:rFonts w:ascii="Cambria" w:eastAsia="Cambria" w:hAnsi="Cambria" w:cs="Cambria"/>
          <w:color w:val="000000"/>
          <w:sz w:val="24"/>
          <w:szCs w:val="24"/>
        </w:rPr>
        <w:t>)</w:t>
      </w:r>
    </w:p>
    <w:p w14:paraId="3918349F" w14:textId="55393047" w:rsidR="005B5C60" w:rsidRDefault="005B5C60">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proofErr w:type="spellStart"/>
      <w:r>
        <w:rPr>
          <w:rFonts w:ascii="Cambria" w:eastAsia="Cambria" w:hAnsi="Cambria" w:cs="Cambria"/>
          <w:color w:val="000000"/>
          <w:sz w:val="24"/>
          <w:szCs w:val="24"/>
        </w:rPr>
        <w:t>Kulith</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pithla</w:t>
      </w:r>
      <w:proofErr w:type="spellEnd"/>
      <w:r>
        <w:rPr>
          <w:rFonts w:ascii="Cambria" w:eastAsia="Cambria" w:hAnsi="Cambria" w:cs="Cambria"/>
          <w:color w:val="000000"/>
          <w:sz w:val="24"/>
          <w:szCs w:val="24"/>
        </w:rPr>
        <w:t xml:space="preserve">: </w:t>
      </w:r>
      <w:hyperlink r:id="rId378" w:history="1">
        <w:r w:rsidRPr="00F35394">
          <w:rPr>
            <w:rStyle w:val="Hyperlink"/>
            <w:rFonts w:ascii="Cambria" w:eastAsia="Cambria" w:hAnsi="Cambria" w:cs="Cambria"/>
            <w:sz w:val="24"/>
            <w:szCs w:val="24"/>
          </w:rPr>
          <w:t>https://youtu.be/eUn9nYCTFy0?si=sErUpHWCXQVfFFOJ</w:t>
        </w:r>
      </w:hyperlink>
      <w:r>
        <w:rPr>
          <w:rFonts w:ascii="Cambria" w:eastAsia="Cambria" w:hAnsi="Cambria" w:cs="Cambria"/>
          <w:color w:val="000000"/>
          <w:sz w:val="24"/>
          <w:szCs w:val="24"/>
        </w:rPr>
        <w:t xml:space="preserve"> </w:t>
      </w:r>
    </w:p>
    <w:p w14:paraId="5F1252AE" w14:textId="69F30861" w:rsidR="005B5C60" w:rsidRDefault="00050733">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Pumpkin drumstick soup: </w:t>
      </w:r>
      <w:hyperlink r:id="rId379" w:history="1">
        <w:r w:rsidRPr="008B575A">
          <w:rPr>
            <w:rStyle w:val="Hyperlink"/>
            <w:rFonts w:ascii="Cambria" w:eastAsia="Cambria" w:hAnsi="Cambria" w:cs="Cambria"/>
            <w:sz w:val="24"/>
            <w:szCs w:val="24"/>
          </w:rPr>
          <w:t>https://youtube.com/shorts/vzfC3RG_UyA?si=H1CkyFK9pWSxjMgC</w:t>
        </w:r>
      </w:hyperlink>
    </w:p>
    <w:p w14:paraId="5116461D" w14:textId="3084DFFA" w:rsidR="00050733" w:rsidRDefault="00181EB1">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Turai ki </w:t>
      </w:r>
      <w:proofErr w:type="spellStart"/>
      <w:r>
        <w:rPr>
          <w:rFonts w:ascii="Cambria" w:eastAsia="Cambria" w:hAnsi="Cambria" w:cs="Cambria"/>
          <w:color w:val="000000"/>
          <w:sz w:val="24"/>
          <w:szCs w:val="24"/>
        </w:rPr>
        <w:t>kadhi</w:t>
      </w:r>
      <w:proofErr w:type="spellEnd"/>
      <w:r>
        <w:rPr>
          <w:rFonts w:ascii="Cambria" w:eastAsia="Cambria" w:hAnsi="Cambria" w:cs="Cambria"/>
          <w:color w:val="000000"/>
          <w:sz w:val="24"/>
          <w:szCs w:val="24"/>
        </w:rPr>
        <w:t xml:space="preserve">: </w:t>
      </w:r>
      <w:hyperlink r:id="rId380" w:history="1">
        <w:r w:rsidR="00343E13" w:rsidRPr="00747359">
          <w:rPr>
            <w:rStyle w:val="Hyperlink"/>
            <w:rFonts w:ascii="Cambria" w:eastAsia="Cambria" w:hAnsi="Cambria" w:cs="Cambria"/>
            <w:sz w:val="24"/>
            <w:szCs w:val="24"/>
          </w:rPr>
          <w:t>https://www.instagram.com/reel/DON9Y6tgcaH/?igsh=MmE2Z3liNHQwZW0x</w:t>
        </w:r>
      </w:hyperlink>
      <w:r w:rsidR="00343E13">
        <w:rPr>
          <w:rFonts w:ascii="Cambria" w:eastAsia="Cambria" w:hAnsi="Cambria" w:cs="Cambria"/>
          <w:color w:val="000000"/>
          <w:sz w:val="24"/>
          <w:szCs w:val="24"/>
        </w:rPr>
        <w:t xml:space="preserve"> </w:t>
      </w:r>
    </w:p>
    <w:p w14:paraId="4500DF4B" w14:textId="400A4775" w:rsidR="00B34885" w:rsidRDefault="00B34885">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bookmarkStart w:id="83" w:name="_Hlk212557141"/>
      <w:r>
        <w:rPr>
          <w:rFonts w:ascii="Cambria" w:eastAsia="Cambria" w:hAnsi="Cambria" w:cs="Cambria"/>
          <w:color w:val="000000"/>
          <w:sz w:val="24"/>
          <w:szCs w:val="24"/>
        </w:rPr>
        <w:t xml:space="preserve">Moringa </w:t>
      </w:r>
      <w:r w:rsidR="002258D5">
        <w:rPr>
          <w:rFonts w:ascii="Cambria" w:eastAsia="Cambria" w:hAnsi="Cambria" w:cs="Cambria"/>
          <w:color w:val="000000"/>
          <w:sz w:val="24"/>
          <w:szCs w:val="24"/>
        </w:rPr>
        <w:t xml:space="preserve">/ </w:t>
      </w:r>
      <w:bookmarkStart w:id="84" w:name="_Hlk212745298"/>
      <w:bookmarkStart w:id="85" w:name="_Hlk212636890"/>
      <w:r w:rsidR="002258D5">
        <w:rPr>
          <w:rFonts w:ascii="Cambria" w:eastAsia="Cambria" w:hAnsi="Cambria" w:cs="Cambria"/>
          <w:color w:val="000000"/>
          <w:sz w:val="24"/>
          <w:szCs w:val="24"/>
        </w:rPr>
        <w:t xml:space="preserve">drumstick </w:t>
      </w:r>
      <w:r>
        <w:rPr>
          <w:rFonts w:ascii="Cambria" w:eastAsia="Cambria" w:hAnsi="Cambria" w:cs="Cambria"/>
          <w:color w:val="000000"/>
          <w:sz w:val="24"/>
          <w:szCs w:val="24"/>
        </w:rPr>
        <w:t xml:space="preserve">beetroot palak </w:t>
      </w:r>
      <w:bookmarkEnd w:id="84"/>
      <w:r>
        <w:rPr>
          <w:rFonts w:ascii="Cambria" w:eastAsia="Cambria" w:hAnsi="Cambria" w:cs="Cambria"/>
          <w:color w:val="000000"/>
          <w:sz w:val="24"/>
          <w:szCs w:val="24"/>
        </w:rPr>
        <w:t>soup</w:t>
      </w:r>
      <w:bookmarkEnd w:id="83"/>
      <w:bookmarkEnd w:id="85"/>
      <w:r>
        <w:rPr>
          <w:rFonts w:ascii="Cambria" w:eastAsia="Cambria" w:hAnsi="Cambria" w:cs="Cambria"/>
          <w:color w:val="000000"/>
          <w:sz w:val="24"/>
          <w:szCs w:val="24"/>
        </w:rPr>
        <w:t xml:space="preserve">: </w:t>
      </w:r>
      <w:hyperlink r:id="rId381" w:history="1">
        <w:r w:rsidRPr="00747359">
          <w:rPr>
            <w:rStyle w:val="Hyperlink"/>
            <w:rFonts w:ascii="Cambria" w:eastAsia="Cambria" w:hAnsi="Cambria" w:cs="Cambria"/>
            <w:sz w:val="24"/>
            <w:szCs w:val="24"/>
          </w:rPr>
          <w:t>https://www.instagram.com/reel/DOP2DEQghDU/?utm_source=ig_web_copy_link&amp;igsh=MzRlODBiNWFlZA==</w:t>
        </w:r>
      </w:hyperlink>
    </w:p>
    <w:p w14:paraId="77378CCE" w14:textId="28084BD4" w:rsidR="00B34885" w:rsidRDefault="004C65E7">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Dudhi carrot soup: </w:t>
      </w:r>
      <w:hyperlink r:id="rId382" w:history="1">
        <w:r w:rsidRPr="00692753">
          <w:rPr>
            <w:rStyle w:val="Hyperlink"/>
            <w:rFonts w:ascii="Cambria" w:eastAsia="Cambria" w:hAnsi="Cambria" w:cs="Cambria"/>
            <w:sz w:val="24"/>
            <w:szCs w:val="24"/>
          </w:rPr>
          <w:t>https://youtu.be/GKoH_y8lz7s?si=MNy2PYKHg3VPvTtT</w:t>
        </w:r>
      </w:hyperlink>
      <w:r>
        <w:rPr>
          <w:rFonts w:ascii="Cambria" w:eastAsia="Cambria" w:hAnsi="Cambria" w:cs="Cambria"/>
          <w:color w:val="000000"/>
          <w:sz w:val="24"/>
          <w:szCs w:val="24"/>
        </w:rPr>
        <w:t xml:space="preserve"> </w:t>
      </w:r>
    </w:p>
    <w:p w14:paraId="1A65E701" w14:textId="7E169148" w:rsidR="004C65E7" w:rsidRPr="001C3CC2" w:rsidRDefault="000F7AB0">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Mexican soup: </w:t>
      </w:r>
      <w:hyperlink r:id="rId383" w:history="1">
        <w:r w:rsidRPr="002E655E">
          <w:rPr>
            <w:rStyle w:val="Hyperlink"/>
            <w:rFonts w:ascii="Cambria" w:eastAsia="Cambria" w:hAnsi="Cambria" w:cs="Cambria"/>
            <w:sz w:val="24"/>
            <w:szCs w:val="24"/>
          </w:rPr>
          <w:t>https://youtube.com/shorts/hE2bJejyMkg?si=5P9vw7kJXxuUEmXG</w:t>
        </w:r>
      </w:hyperlink>
      <w:r>
        <w:rPr>
          <w:rFonts w:ascii="Cambria" w:eastAsia="Cambria" w:hAnsi="Cambria" w:cs="Cambria"/>
          <w:color w:val="000000"/>
          <w:sz w:val="24"/>
          <w:szCs w:val="24"/>
        </w:rPr>
        <w:t xml:space="preserve"> (has rajma)</w:t>
      </w:r>
      <w:r w:rsidR="001C3CC2">
        <w:rPr>
          <w:rFonts w:ascii="Cambria" w:eastAsia="Cambria" w:hAnsi="Cambria" w:cs="Cambria"/>
          <w:color w:val="000000"/>
          <w:sz w:val="24"/>
          <w:szCs w:val="24"/>
        </w:rPr>
        <w:t xml:space="preserve">/ </w:t>
      </w:r>
      <w:hyperlink r:id="rId384" w:history="1">
        <w:r w:rsidR="001C3CC2" w:rsidRPr="002E655E">
          <w:rPr>
            <w:rStyle w:val="Hyperlink"/>
            <w:rFonts w:ascii="Cambria" w:hAnsi="Cambria" w:cstheme="minorHAnsi"/>
            <w:bCs/>
            <w:sz w:val="24"/>
            <w:szCs w:val="24"/>
          </w:rPr>
          <w:t>https://youtube.com/shorts/7SWuOiTzIY8?si=vqJkQRed-5fYLmX7</w:t>
        </w:r>
      </w:hyperlink>
      <w:r w:rsidR="001C3CC2">
        <w:rPr>
          <w:rFonts w:ascii="Cambria" w:hAnsi="Cambria" w:cstheme="minorHAnsi"/>
          <w:bCs/>
          <w:sz w:val="24"/>
          <w:szCs w:val="24"/>
        </w:rPr>
        <w:t xml:space="preserve"> </w:t>
      </w:r>
    </w:p>
    <w:p w14:paraId="7EABF8B8" w14:textId="4E7D8C4A" w:rsidR="001C3CC2" w:rsidRDefault="00A13736">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Mexican salsa soup: </w:t>
      </w:r>
      <w:hyperlink r:id="rId385" w:history="1">
        <w:r w:rsidRPr="005533EB">
          <w:rPr>
            <w:rStyle w:val="Hyperlink"/>
            <w:rFonts w:ascii="Cambria" w:eastAsia="Cambria" w:hAnsi="Cambria" w:cs="Cambria"/>
            <w:sz w:val="24"/>
            <w:szCs w:val="24"/>
          </w:rPr>
          <w:t>https://youtube.com/shorts/Pd_zCdNtrMA?si=SiEoGzG0C1ODkH6J</w:t>
        </w:r>
      </w:hyperlink>
    </w:p>
    <w:p w14:paraId="07033415" w14:textId="15D75260" w:rsidR="00A13736" w:rsidRDefault="00A13736">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bookmarkStart w:id="86" w:name="_Hlk217748002"/>
      <w:r>
        <w:rPr>
          <w:rFonts w:ascii="Cambria" w:eastAsia="Cambria" w:hAnsi="Cambria" w:cs="Cambria"/>
          <w:color w:val="000000"/>
          <w:sz w:val="24"/>
          <w:szCs w:val="24"/>
        </w:rPr>
        <w:t>Lemon coriander soup</w:t>
      </w:r>
      <w:bookmarkEnd w:id="86"/>
      <w:r>
        <w:rPr>
          <w:rFonts w:ascii="Cambria" w:eastAsia="Cambria" w:hAnsi="Cambria" w:cs="Cambria"/>
          <w:color w:val="000000"/>
          <w:sz w:val="24"/>
          <w:szCs w:val="24"/>
        </w:rPr>
        <w:t xml:space="preserve">: </w:t>
      </w:r>
      <w:hyperlink r:id="rId386" w:history="1">
        <w:r w:rsidRPr="005533EB">
          <w:rPr>
            <w:rStyle w:val="Hyperlink"/>
            <w:rFonts w:ascii="Cambria" w:eastAsia="Cambria" w:hAnsi="Cambria" w:cs="Cambria"/>
            <w:sz w:val="24"/>
            <w:szCs w:val="24"/>
          </w:rPr>
          <w:t>https://youtube.com/shorts/jsb92NHDS4Q?si=I8_7aYrFtp-YPt1-</w:t>
        </w:r>
      </w:hyperlink>
    </w:p>
    <w:p w14:paraId="6E559C49" w14:textId="73D9280E" w:rsidR="00A13736" w:rsidRDefault="009C1317">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Amla carrot glow soup: </w:t>
      </w:r>
      <w:hyperlink r:id="rId387" w:history="1">
        <w:r w:rsidRPr="00F01B20">
          <w:rPr>
            <w:rStyle w:val="Hyperlink"/>
            <w:rFonts w:ascii="Cambria" w:eastAsia="Cambria" w:hAnsi="Cambria" w:cs="Cambria"/>
            <w:sz w:val="24"/>
            <w:szCs w:val="24"/>
          </w:rPr>
          <w:t>https://www.instagram.com/reel/DCvp_tPPDkS/?utm_source=ig_web_copy_link</w:t>
        </w:r>
      </w:hyperlink>
    </w:p>
    <w:p w14:paraId="5ABAC4B3" w14:textId="72B8050F" w:rsidR="009C1317" w:rsidRDefault="009C1317">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BCT soup: </w:t>
      </w:r>
      <w:hyperlink r:id="rId388" w:history="1">
        <w:r w:rsidRPr="00F01B20">
          <w:rPr>
            <w:rStyle w:val="Hyperlink"/>
            <w:rFonts w:ascii="Cambria" w:eastAsia="Cambria" w:hAnsi="Cambria" w:cs="Cambria"/>
            <w:sz w:val="24"/>
            <w:szCs w:val="24"/>
          </w:rPr>
          <w:t>https://www.instagram.com/reel/DCn9ca_xCGM/?utm_source=ig_web_copy_link</w:t>
        </w:r>
      </w:hyperlink>
    </w:p>
    <w:p w14:paraId="7C97627E" w14:textId="1EED835E" w:rsidR="009C1317" w:rsidRDefault="0093792E">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Zero oil tomato carrot moringa soup: </w:t>
      </w:r>
      <w:hyperlink r:id="rId389" w:history="1">
        <w:r w:rsidRPr="00372149">
          <w:rPr>
            <w:rStyle w:val="Hyperlink"/>
            <w:rFonts w:ascii="Cambria" w:eastAsia="Cambria" w:hAnsi="Cambria" w:cs="Cambria"/>
            <w:sz w:val="24"/>
            <w:szCs w:val="24"/>
          </w:rPr>
          <w:t>https://youtube.com/shorts/M_K-d007G2U?si=T4hYf-HsipC_acCc</w:t>
        </w:r>
      </w:hyperlink>
    </w:p>
    <w:p w14:paraId="07456B70" w14:textId="44210155" w:rsidR="0093792E" w:rsidRDefault="0093792E">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Zero oil </w:t>
      </w:r>
      <w:proofErr w:type="spellStart"/>
      <w:r>
        <w:rPr>
          <w:rFonts w:ascii="Cambria" w:eastAsia="Cambria" w:hAnsi="Cambria" w:cs="Cambria"/>
          <w:color w:val="000000"/>
          <w:sz w:val="24"/>
          <w:szCs w:val="24"/>
        </w:rPr>
        <w:t>lauki</w:t>
      </w:r>
      <w:proofErr w:type="spellEnd"/>
      <w:r>
        <w:rPr>
          <w:rFonts w:ascii="Cambria" w:eastAsia="Cambria" w:hAnsi="Cambria" w:cs="Cambria"/>
          <w:color w:val="000000"/>
          <w:sz w:val="24"/>
          <w:szCs w:val="24"/>
        </w:rPr>
        <w:t xml:space="preserve"> soup: </w:t>
      </w:r>
      <w:hyperlink r:id="rId390" w:history="1">
        <w:r w:rsidRPr="00372149">
          <w:rPr>
            <w:rStyle w:val="Hyperlink"/>
            <w:rFonts w:ascii="Cambria" w:eastAsia="Cambria" w:hAnsi="Cambria" w:cs="Cambria"/>
            <w:sz w:val="24"/>
            <w:szCs w:val="24"/>
          </w:rPr>
          <w:t>https://youtube.com/shorts/qZGGVUx4tUE?si=7wtEGWHfaU66e16x</w:t>
        </w:r>
      </w:hyperlink>
    </w:p>
    <w:p w14:paraId="3628C007" w14:textId="2CA71718" w:rsidR="0093792E" w:rsidRDefault="0093792E">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Zero oil pumpkin tomato soup: </w:t>
      </w:r>
      <w:hyperlink r:id="rId391" w:history="1">
        <w:r w:rsidRPr="00372149">
          <w:rPr>
            <w:rStyle w:val="Hyperlink"/>
            <w:rFonts w:ascii="Cambria" w:eastAsia="Cambria" w:hAnsi="Cambria" w:cs="Cambria"/>
            <w:sz w:val="24"/>
            <w:szCs w:val="24"/>
          </w:rPr>
          <w:t>https://youtube.com/shorts/d3MNr6fXN24?si=lt0zv-XM1OgMebuE</w:t>
        </w:r>
      </w:hyperlink>
    </w:p>
    <w:p w14:paraId="3EF23AD0" w14:textId="5BEEFAD8" w:rsidR="0093792E" w:rsidRDefault="00E0063C">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Carrot celery soup: </w:t>
      </w:r>
      <w:hyperlink r:id="rId392" w:history="1">
        <w:r w:rsidRPr="00B06F25">
          <w:rPr>
            <w:rStyle w:val="Hyperlink"/>
            <w:rFonts w:ascii="Cambria" w:eastAsia="Cambria" w:hAnsi="Cambria" w:cs="Cambria"/>
            <w:sz w:val="24"/>
            <w:szCs w:val="24"/>
          </w:rPr>
          <w:t>https://youtube.com/shorts/YcyMjDErRss?si=5MPUlv0p1oNilM3p</w:t>
        </w:r>
      </w:hyperlink>
      <w:r>
        <w:rPr>
          <w:rFonts w:ascii="Cambria" w:eastAsia="Cambria" w:hAnsi="Cambria" w:cs="Cambria"/>
          <w:color w:val="000000"/>
          <w:sz w:val="24"/>
          <w:szCs w:val="24"/>
        </w:rPr>
        <w:t xml:space="preserve"> </w:t>
      </w:r>
    </w:p>
    <w:p w14:paraId="7485B865" w14:textId="2CF53B5A" w:rsidR="00E0063C" w:rsidRDefault="000334A6">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proofErr w:type="spellStart"/>
      <w:r>
        <w:rPr>
          <w:rFonts w:ascii="Cambria" w:eastAsia="Cambria" w:hAnsi="Cambria" w:cs="Cambria"/>
          <w:color w:val="000000"/>
          <w:sz w:val="24"/>
          <w:szCs w:val="24"/>
        </w:rPr>
        <w:t>Lauki</w:t>
      </w:r>
      <w:proofErr w:type="spellEnd"/>
      <w:r>
        <w:rPr>
          <w:rFonts w:ascii="Cambria" w:eastAsia="Cambria" w:hAnsi="Cambria" w:cs="Cambria"/>
          <w:color w:val="000000"/>
          <w:sz w:val="24"/>
          <w:szCs w:val="24"/>
        </w:rPr>
        <w:t xml:space="preserve"> soup: </w:t>
      </w:r>
      <w:hyperlink r:id="rId393" w:history="1">
        <w:r w:rsidRPr="00976F11">
          <w:rPr>
            <w:rStyle w:val="Hyperlink"/>
            <w:rFonts w:ascii="Cambria" w:eastAsia="Cambria" w:hAnsi="Cambria" w:cs="Cambria"/>
            <w:sz w:val="24"/>
            <w:szCs w:val="24"/>
          </w:rPr>
          <w:t>https://www.instagram.com/reel/DVQobMej2-1/?utm_source=ig_web_copy_link&amp;igsh=MzRlODBiNWFlZA==</w:t>
        </w:r>
      </w:hyperlink>
    </w:p>
    <w:p w14:paraId="01FCF4B0" w14:textId="44E60D8E" w:rsidR="000334A6" w:rsidRDefault="000334A6">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Homemade instant soup: </w:t>
      </w:r>
      <w:hyperlink r:id="rId394" w:history="1">
        <w:r w:rsidRPr="00976F11">
          <w:rPr>
            <w:rStyle w:val="Hyperlink"/>
            <w:rFonts w:ascii="Cambria" w:eastAsia="Cambria" w:hAnsi="Cambria" w:cs="Cambria"/>
            <w:sz w:val="24"/>
            <w:szCs w:val="24"/>
          </w:rPr>
          <w:t>https://www.instagram.com/reel/DV0a_uGEwOe/?utm_source=ig_web_copy_link&amp;igsh=MzRlODBiNWFlZA==</w:t>
        </w:r>
      </w:hyperlink>
    </w:p>
    <w:p w14:paraId="248C8B01" w14:textId="77777777" w:rsidR="000334A6" w:rsidRPr="00376D4C" w:rsidRDefault="000334A6">
      <w:pPr>
        <w:numPr>
          <w:ilvl w:val="0"/>
          <w:numId w:val="51"/>
        </w:numPr>
        <w:pBdr>
          <w:top w:val="nil"/>
          <w:left w:val="nil"/>
          <w:bottom w:val="nil"/>
          <w:right w:val="nil"/>
          <w:between w:val="nil"/>
        </w:pBdr>
        <w:spacing w:after="0"/>
        <w:ind w:left="-426" w:hanging="359"/>
        <w:rPr>
          <w:rFonts w:ascii="Cambria" w:eastAsia="Cambria" w:hAnsi="Cambria" w:cs="Cambria"/>
          <w:color w:val="000000"/>
          <w:sz w:val="24"/>
          <w:szCs w:val="24"/>
        </w:rPr>
      </w:pPr>
    </w:p>
    <w:p w14:paraId="3AD5A8AB" w14:textId="77777777" w:rsidR="00A971B5" w:rsidRDefault="00A971B5">
      <w:pPr>
        <w:ind w:left="-426"/>
        <w:rPr>
          <w:rFonts w:ascii="Cambria" w:eastAsia="Cambria" w:hAnsi="Cambria" w:cs="Cambria"/>
          <w:color w:val="FF0000"/>
          <w:sz w:val="24"/>
          <w:szCs w:val="24"/>
        </w:rPr>
      </w:pPr>
    </w:p>
    <w:p w14:paraId="31B47812" w14:textId="77777777" w:rsidR="00A971B5" w:rsidRDefault="00F75C53">
      <w:pPr>
        <w:ind w:left="-426"/>
        <w:rPr>
          <w:rFonts w:ascii="Cambria" w:eastAsia="Cambria" w:hAnsi="Cambria" w:cs="Cambria"/>
          <w:color w:val="FF0000"/>
          <w:sz w:val="24"/>
          <w:szCs w:val="24"/>
        </w:rPr>
      </w:pPr>
      <w:r>
        <w:rPr>
          <w:rFonts w:ascii="Cambria" w:eastAsia="Cambria" w:hAnsi="Cambria" w:cs="Cambria"/>
          <w:color w:val="FF0000"/>
          <w:sz w:val="24"/>
          <w:szCs w:val="24"/>
        </w:rPr>
        <w:t>NON-VEG:</w:t>
      </w:r>
    </w:p>
    <w:p w14:paraId="736F1D1B" w14:textId="1ABA0BB9" w:rsidR="00A971B5" w:rsidRPr="00767DA3" w:rsidRDefault="00F75C53">
      <w:pPr>
        <w:numPr>
          <w:ilvl w:val="0"/>
          <w:numId w:val="1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LEMON GARLIC CHICKEN (RECIPE -</w:t>
      </w:r>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hyperlink r:id="rId395">
        <w:r>
          <w:rPr>
            <w:rFonts w:ascii="Cambria" w:eastAsia="Cambria" w:hAnsi="Cambria" w:cs="Cambria"/>
            <w:color w:val="0563C1"/>
            <w:sz w:val="24"/>
            <w:szCs w:val="24"/>
            <w:u w:val="single"/>
          </w:rPr>
          <w:t>https://www.youtube.com/watch?v=R_NvMqbH6rs</w:t>
        </w:r>
      </w:hyperlink>
      <w:r>
        <w:rPr>
          <w:rFonts w:ascii="Cambria" w:eastAsia="Cambria" w:hAnsi="Cambria" w:cs="Cambria"/>
          <w:color w:val="0563C1"/>
          <w:sz w:val="24"/>
          <w:szCs w:val="24"/>
          <w:u w:val="single"/>
        </w:rPr>
        <w:t xml:space="preserve"> </w:t>
      </w:r>
      <w:r w:rsidRPr="00767DA3">
        <w:rPr>
          <w:rFonts w:ascii="Cambria" w:eastAsia="Cambria" w:hAnsi="Cambria" w:cs="Cambria"/>
          <w:color w:val="000000"/>
          <w:sz w:val="24"/>
          <w:szCs w:val="24"/>
        </w:rPr>
        <w:t>)</w:t>
      </w:r>
      <w:r w:rsidR="00767DA3" w:rsidRPr="00767DA3">
        <w:rPr>
          <w:rFonts w:ascii="Cambria" w:eastAsia="Cambria" w:hAnsi="Cambria" w:cs="Cambria"/>
          <w:color w:val="000000"/>
          <w:sz w:val="24"/>
          <w:szCs w:val="24"/>
        </w:rPr>
        <w:t xml:space="preserve"> / </w:t>
      </w:r>
      <w:hyperlink r:id="rId396" w:history="1">
        <w:r w:rsidR="00767DA3" w:rsidRPr="00F35394">
          <w:rPr>
            <w:rStyle w:val="Hyperlink"/>
            <w:rFonts w:ascii="Cambria" w:eastAsia="Cambria" w:hAnsi="Cambria" w:cs="Cambria"/>
            <w:sz w:val="24"/>
            <w:szCs w:val="24"/>
          </w:rPr>
          <w:t>https://youtube.com/shorts/sZLMBRdEqv8?si=Sat8VbyabYPtZFMS</w:t>
        </w:r>
      </w:hyperlink>
      <w:r w:rsidR="00767DA3">
        <w:rPr>
          <w:rFonts w:ascii="Cambria" w:eastAsia="Cambria" w:hAnsi="Cambria" w:cs="Cambria"/>
          <w:color w:val="000000"/>
          <w:sz w:val="24"/>
          <w:szCs w:val="24"/>
        </w:rPr>
        <w:t xml:space="preserve"> </w:t>
      </w:r>
    </w:p>
    <w:p w14:paraId="08BC9B75" w14:textId="77777777" w:rsidR="00A971B5" w:rsidRDefault="00F75C53">
      <w:pPr>
        <w:numPr>
          <w:ilvl w:val="0"/>
          <w:numId w:val="1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VEGETABLE CHICKEN SOUP (RECIPE- </w:t>
      </w:r>
      <w:hyperlink r:id="rId397">
        <w:r>
          <w:rPr>
            <w:rFonts w:ascii="Cambria" w:eastAsia="Cambria" w:hAnsi="Cambria" w:cs="Cambria"/>
            <w:color w:val="0563C1"/>
            <w:sz w:val="24"/>
            <w:szCs w:val="24"/>
            <w:u w:val="single"/>
          </w:rPr>
          <w:t>https://www.youtube.com/watch?v=LJcwqBdgaJ8</w:t>
        </w:r>
      </w:hyperlink>
      <w:r>
        <w:rPr>
          <w:rFonts w:ascii="Cambria" w:eastAsia="Cambria" w:hAnsi="Cambria" w:cs="Cambria"/>
          <w:color w:val="000000"/>
          <w:sz w:val="24"/>
          <w:szCs w:val="24"/>
        </w:rPr>
        <w:t xml:space="preserve"> )</w:t>
      </w:r>
    </w:p>
    <w:p w14:paraId="46A49AB7" w14:textId="77777777" w:rsidR="00A971B5" w:rsidRDefault="00F75C53">
      <w:pPr>
        <w:numPr>
          <w:ilvl w:val="0"/>
          <w:numId w:val="15"/>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CHICKEN THUKPA SOUP (RECIPE- </w:t>
      </w:r>
      <w:hyperlink r:id="rId398">
        <w:r>
          <w:rPr>
            <w:rFonts w:ascii="Cambria" w:eastAsia="Cambria" w:hAnsi="Cambria" w:cs="Cambria"/>
            <w:color w:val="0563C1"/>
            <w:sz w:val="24"/>
            <w:szCs w:val="24"/>
            <w:u w:val="single"/>
          </w:rPr>
          <w:t>https://www.youtube.com/watch?v=4nZimLs1Zfc</w:t>
        </w:r>
      </w:hyperlink>
      <w:r>
        <w:rPr>
          <w:rFonts w:ascii="Cambria" w:eastAsia="Cambria" w:hAnsi="Cambria" w:cs="Cambria"/>
          <w:color w:val="000000"/>
          <w:sz w:val="24"/>
          <w:szCs w:val="24"/>
        </w:rPr>
        <w:t xml:space="preserve"> )</w:t>
      </w:r>
    </w:p>
    <w:p w14:paraId="33D035B3" w14:textId="6FEC024C" w:rsidR="00A971B5" w:rsidRDefault="00F8248C">
      <w:pPr>
        <w:numPr>
          <w:ilvl w:val="0"/>
          <w:numId w:val="15"/>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VEGETABLE </w:t>
      </w:r>
      <w:r w:rsidR="00F75C53">
        <w:rPr>
          <w:rFonts w:ascii="Cambria" w:eastAsia="Cambria" w:hAnsi="Cambria" w:cs="Cambria"/>
          <w:color w:val="000000"/>
          <w:sz w:val="24"/>
          <w:szCs w:val="24"/>
        </w:rPr>
        <w:t xml:space="preserve">EGG DROP SOUP (RECIPE- </w:t>
      </w:r>
      <w:hyperlink r:id="rId399">
        <w:r w:rsidR="00F75C53">
          <w:rPr>
            <w:rFonts w:ascii="Cambria" w:eastAsia="Cambria" w:hAnsi="Cambria" w:cs="Cambria"/>
            <w:color w:val="0563C1"/>
            <w:sz w:val="24"/>
            <w:szCs w:val="24"/>
            <w:u w:val="single"/>
          </w:rPr>
          <w:t>https://www.youtube.com/watch?v=4cASzZDmOuQ</w:t>
        </w:r>
      </w:hyperlink>
      <w:r w:rsidR="00F75C53">
        <w:rPr>
          <w:rFonts w:ascii="Cambria" w:eastAsia="Cambria" w:hAnsi="Cambria" w:cs="Cambria"/>
          <w:color w:val="000000"/>
          <w:sz w:val="24"/>
          <w:szCs w:val="24"/>
        </w:rPr>
        <w:t xml:space="preserve"> ) </w:t>
      </w:r>
    </w:p>
    <w:p w14:paraId="55A8D7FC" w14:textId="77777777" w:rsidR="00A971B5" w:rsidRPr="00F92125" w:rsidRDefault="00F75C53">
      <w:pPr>
        <w:numPr>
          <w:ilvl w:val="0"/>
          <w:numId w:val="15"/>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lemon pepper chicken (recipe- </w:t>
      </w:r>
      <w:hyperlink r:id="rId400">
        <w:r>
          <w:rPr>
            <w:rFonts w:ascii="Cambria" w:eastAsia="Cambria" w:hAnsi="Cambria" w:cs="Cambria"/>
            <w:color w:val="0563C1"/>
            <w:sz w:val="24"/>
            <w:szCs w:val="24"/>
            <w:u w:val="single"/>
          </w:rPr>
          <w:t>https://youtu.be/YhiTqdnSLEY?si=KTU1Yt76_vrPyzpW</w:t>
        </w:r>
      </w:hyperlink>
    </w:p>
    <w:p w14:paraId="48487CC2" w14:textId="07A258A8" w:rsidR="00F92125" w:rsidRDefault="00F92125">
      <w:pPr>
        <w:numPr>
          <w:ilvl w:val="0"/>
          <w:numId w:val="15"/>
        </w:numPr>
        <w:pBdr>
          <w:top w:val="nil"/>
          <w:left w:val="nil"/>
          <w:bottom w:val="nil"/>
          <w:right w:val="nil"/>
          <w:between w:val="nil"/>
        </w:pBdr>
        <w:spacing w:after="0"/>
        <w:ind w:left="-426" w:hanging="359"/>
        <w:rPr>
          <w:rFonts w:ascii="Cambria" w:eastAsia="Cambria" w:hAnsi="Cambria" w:cs="Cambria"/>
          <w:color w:val="000000"/>
          <w:sz w:val="24"/>
          <w:szCs w:val="24"/>
        </w:rPr>
      </w:pPr>
      <w:r w:rsidRPr="00F92125">
        <w:rPr>
          <w:rFonts w:ascii="Cambria" w:eastAsia="Cambria" w:hAnsi="Cambria" w:cs="Cambria"/>
          <w:color w:val="000000"/>
          <w:sz w:val="24"/>
          <w:szCs w:val="24"/>
        </w:rPr>
        <w:t>butter garlic chicken</w:t>
      </w:r>
      <w:r>
        <w:rPr>
          <w:rFonts w:ascii="Cambria" w:eastAsia="Cambria" w:hAnsi="Cambria" w:cs="Cambria"/>
          <w:color w:val="000000"/>
          <w:sz w:val="24"/>
          <w:szCs w:val="24"/>
        </w:rPr>
        <w:t xml:space="preserve">: </w:t>
      </w:r>
      <w:hyperlink r:id="rId401" w:history="1">
        <w:r w:rsidRPr="003E4DCE">
          <w:rPr>
            <w:rStyle w:val="Hyperlink"/>
            <w:rFonts w:ascii="Cambria" w:eastAsia="Cambria" w:hAnsi="Cambria" w:cs="Cambria"/>
            <w:sz w:val="24"/>
            <w:szCs w:val="24"/>
          </w:rPr>
          <w:t>https://www.instagram.com/reel/DGKkvF6RLQn/?igsh=czkwMTVoaHo3aGht</w:t>
        </w:r>
      </w:hyperlink>
      <w:r>
        <w:rPr>
          <w:rFonts w:ascii="Cambria" w:eastAsia="Cambria" w:hAnsi="Cambria" w:cs="Cambria"/>
          <w:color w:val="000000"/>
          <w:sz w:val="24"/>
          <w:szCs w:val="24"/>
        </w:rPr>
        <w:t xml:space="preserve"> </w:t>
      </w:r>
    </w:p>
    <w:p w14:paraId="17417408" w14:textId="00B541CF" w:rsidR="00F92125" w:rsidRDefault="000B5E56">
      <w:pPr>
        <w:numPr>
          <w:ilvl w:val="0"/>
          <w:numId w:val="1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crispy quinoa crusted chicken: </w:t>
      </w:r>
      <w:hyperlink r:id="rId402" w:history="1">
        <w:r w:rsidRPr="00A82437">
          <w:rPr>
            <w:rStyle w:val="Hyperlink"/>
            <w:rFonts w:ascii="Cambria" w:eastAsia="Cambria" w:hAnsi="Cambria" w:cs="Cambria"/>
            <w:sz w:val="24"/>
            <w:szCs w:val="24"/>
          </w:rPr>
          <w:t>https://youtube.com/shorts/P1Go0_sCwoY?si=nrxGmOD7O2n3cJvq</w:t>
        </w:r>
      </w:hyperlink>
    </w:p>
    <w:p w14:paraId="5D6ACC06" w14:textId="217C9ABD" w:rsidR="000B5E56" w:rsidRDefault="00255FBA">
      <w:pPr>
        <w:numPr>
          <w:ilvl w:val="0"/>
          <w:numId w:val="1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zero oil chicken: </w:t>
      </w:r>
      <w:hyperlink r:id="rId403" w:history="1">
        <w:r w:rsidRPr="002428FE">
          <w:rPr>
            <w:rStyle w:val="Hyperlink"/>
            <w:rFonts w:ascii="Cambria" w:eastAsia="Cambria" w:hAnsi="Cambria" w:cs="Cambria"/>
            <w:sz w:val="24"/>
            <w:szCs w:val="24"/>
          </w:rPr>
          <w:t>https://</w:t>
        </w:r>
        <w:r w:rsidRPr="002428FE">
          <w:rPr>
            <w:rStyle w:val="Hyperlink"/>
            <w:rFonts w:ascii="Cambria" w:eastAsia="Cambria" w:hAnsi="Cambria" w:cs="Cambria"/>
            <w:sz w:val="24"/>
            <w:szCs w:val="24"/>
          </w:rPr>
          <w:t>y</w:t>
        </w:r>
        <w:r w:rsidRPr="002428FE">
          <w:rPr>
            <w:rStyle w:val="Hyperlink"/>
            <w:rFonts w:ascii="Cambria" w:eastAsia="Cambria" w:hAnsi="Cambria" w:cs="Cambria"/>
            <w:sz w:val="24"/>
            <w:szCs w:val="24"/>
          </w:rPr>
          <w:t>outube.com/shorts/mnOXEhg8aCQ?si=aitpPbGs4YBqp4tB</w:t>
        </w:r>
      </w:hyperlink>
      <w:r>
        <w:rPr>
          <w:rFonts w:ascii="Cambria" w:eastAsia="Cambria" w:hAnsi="Cambria" w:cs="Cambria"/>
          <w:color w:val="000000"/>
          <w:sz w:val="24"/>
          <w:szCs w:val="24"/>
        </w:rPr>
        <w:t xml:space="preserve"> </w:t>
      </w:r>
    </w:p>
    <w:p w14:paraId="44BAD5AB" w14:textId="709A4531" w:rsidR="00255FBA" w:rsidRDefault="00417480">
      <w:pPr>
        <w:numPr>
          <w:ilvl w:val="0"/>
          <w:numId w:val="1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air fried chicken: </w:t>
      </w:r>
      <w:hyperlink r:id="rId404" w:history="1">
        <w:r w:rsidRPr="00895636">
          <w:rPr>
            <w:rStyle w:val="Hyperlink"/>
            <w:rFonts w:ascii="Cambria" w:eastAsia="Cambria" w:hAnsi="Cambria" w:cs="Cambria"/>
            <w:sz w:val="24"/>
            <w:szCs w:val="24"/>
          </w:rPr>
          <w:t>https://youtube.com/shorts/wBUeZtQnWIE?si=rFk5F_DasZMbRZ45</w:t>
        </w:r>
      </w:hyperlink>
      <w:r>
        <w:rPr>
          <w:rFonts w:ascii="Cambria" w:eastAsia="Cambria" w:hAnsi="Cambria" w:cs="Cambria"/>
          <w:color w:val="000000"/>
          <w:sz w:val="24"/>
          <w:szCs w:val="24"/>
        </w:rPr>
        <w:t xml:space="preserve"> </w:t>
      </w:r>
    </w:p>
    <w:p w14:paraId="5F2EECE4" w14:textId="77777777" w:rsidR="00417480" w:rsidRPr="00F92125" w:rsidRDefault="00417480">
      <w:pPr>
        <w:numPr>
          <w:ilvl w:val="0"/>
          <w:numId w:val="15"/>
        </w:numPr>
        <w:pBdr>
          <w:top w:val="nil"/>
          <w:left w:val="nil"/>
          <w:bottom w:val="nil"/>
          <w:right w:val="nil"/>
          <w:between w:val="nil"/>
        </w:pBdr>
        <w:spacing w:after="0"/>
        <w:ind w:left="-426" w:hanging="359"/>
        <w:rPr>
          <w:rFonts w:ascii="Cambria" w:eastAsia="Cambria" w:hAnsi="Cambria" w:cs="Cambria"/>
          <w:color w:val="000000"/>
          <w:sz w:val="24"/>
          <w:szCs w:val="24"/>
        </w:rPr>
      </w:pPr>
    </w:p>
    <w:p w14:paraId="4972D515" w14:textId="77777777" w:rsidR="00A971B5" w:rsidRDefault="00A971B5">
      <w:pPr>
        <w:pBdr>
          <w:top w:val="nil"/>
          <w:left w:val="nil"/>
          <w:bottom w:val="nil"/>
          <w:right w:val="nil"/>
          <w:between w:val="nil"/>
        </w:pBdr>
        <w:ind w:left="-426"/>
        <w:rPr>
          <w:rFonts w:ascii="Cambria" w:eastAsia="Cambria" w:hAnsi="Cambria" w:cs="Cambria"/>
          <w:color w:val="0563C1"/>
          <w:sz w:val="24"/>
          <w:szCs w:val="24"/>
          <w:u w:val="single"/>
        </w:rPr>
      </w:pPr>
    </w:p>
    <w:p w14:paraId="55656E1B" w14:textId="77777777" w:rsidR="00A971B5" w:rsidRDefault="00A971B5">
      <w:pPr>
        <w:pBdr>
          <w:bottom w:val="single" w:sz="4" w:space="1" w:color="000000"/>
        </w:pBdr>
        <w:ind w:left="-426"/>
        <w:rPr>
          <w:rFonts w:ascii="Cambria" w:eastAsia="Cambria" w:hAnsi="Cambria" w:cs="Cambria"/>
          <w:b/>
          <w:color w:val="002060"/>
          <w:sz w:val="24"/>
          <w:szCs w:val="24"/>
        </w:rPr>
      </w:pPr>
    </w:p>
    <w:p w14:paraId="2F3DD5BB" w14:textId="77777777" w:rsidR="00A971B5" w:rsidRDefault="00A971B5">
      <w:pPr>
        <w:ind w:left="-426"/>
        <w:rPr>
          <w:rFonts w:ascii="Cambria" w:eastAsia="Cambria" w:hAnsi="Cambria" w:cs="Cambria"/>
          <w:b/>
          <w:color w:val="002060"/>
          <w:sz w:val="24"/>
          <w:szCs w:val="24"/>
        </w:rPr>
      </w:pPr>
    </w:p>
    <w:p w14:paraId="723D2B31" w14:textId="77777777"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t xml:space="preserve">  PARATHA / THEPLA / ROTI</w:t>
      </w:r>
    </w:p>
    <w:p w14:paraId="634175F9" w14:textId="0AFEE2C7" w:rsidR="00A971B5" w:rsidRPr="005A3260"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PANEER PARATHA (RECIPE - </w:t>
      </w:r>
      <w:hyperlink r:id="rId405">
        <w:r>
          <w:rPr>
            <w:rFonts w:ascii="Cambria" w:eastAsia="Cambria" w:hAnsi="Cambria" w:cs="Cambria"/>
            <w:color w:val="0563C1"/>
            <w:sz w:val="24"/>
            <w:szCs w:val="24"/>
            <w:u w:val="single"/>
          </w:rPr>
          <w:t>https://www.youtube.com/watch?v=W9XX5c-dfaY</w:t>
        </w:r>
      </w:hyperlink>
      <w:r>
        <w:rPr>
          <w:rFonts w:ascii="Cambria" w:eastAsia="Cambria" w:hAnsi="Cambria" w:cs="Cambria"/>
          <w:color w:val="0563C1"/>
          <w:sz w:val="24"/>
          <w:szCs w:val="24"/>
          <w:u w:val="single"/>
        </w:rPr>
        <w:t xml:space="preserve"> )</w:t>
      </w:r>
    </w:p>
    <w:p w14:paraId="6157B4CF"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CAULIFLOWER </w:t>
      </w:r>
      <w:r>
        <w:rPr>
          <w:rFonts w:ascii="Cambria" w:eastAsia="Cambria" w:hAnsi="Cambria" w:cs="Cambria"/>
          <w:sz w:val="24"/>
          <w:szCs w:val="24"/>
        </w:rPr>
        <w:t xml:space="preserve">LEAF </w:t>
      </w:r>
      <w:r>
        <w:rPr>
          <w:rFonts w:ascii="Cambria" w:eastAsia="Cambria" w:hAnsi="Cambria" w:cs="Cambria"/>
          <w:color w:val="000000"/>
          <w:sz w:val="24"/>
          <w:szCs w:val="24"/>
        </w:rPr>
        <w:t>PANEER PARATHA (RECIPE -</w:t>
      </w:r>
      <w:r>
        <w:rPr>
          <w:rFonts w:ascii="Cambria" w:eastAsia="Cambria" w:hAnsi="Cambria" w:cs="Cambria"/>
          <w:color w:val="0563C1"/>
          <w:sz w:val="24"/>
          <w:szCs w:val="24"/>
          <w:u w:val="single"/>
        </w:rPr>
        <w:t xml:space="preserve"> </w:t>
      </w:r>
      <w:hyperlink r:id="rId406">
        <w:r>
          <w:rPr>
            <w:rFonts w:ascii="Cambria" w:eastAsia="Cambria" w:hAnsi="Cambria" w:cs="Cambria"/>
            <w:color w:val="0563C1"/>
            <w:sz w:val="24"/>
            <w:szCs w:val="24"/>
            <w:u w:val="single"/>
          </w:rPr>
          <w:t>https://www.youtube.com/watch?v=YgY-6flEZ9w</w:t>
        </w:r>
      </w:hyperlink>
      <w:r>
        <w:rPr>
          <w:rFonts w:ascii="Cambria" w:eastAsia="Cambria" w:hAnsi="Cambria" w:cs="Cambria"/>
          <w:color w:val="0563C1"/>
          <w:sz w:val="24"/>
          <w:szCs w:val="24"/>
          <w:u w:val="single"/>
        </w:rPr>
        <w:t xml:space="preserve"> )</w:t>
      </w:r>
    </w:p>
    <w:p w14:paraId="7CC063DA"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SATTU PARATHA (RECIPE-</w:t>
      </w:r>
      <w:r>
        <w:rPr>
          <w:rFonts w:ascii="Cambria" w:eastAsia="Cambria" w:hAnsi="Cambria" w:cs="Cambria"/>
          <w:color w:val="0563C1"/>
          <w:sz w:val="24"/>
          <w:szCs w:val="24"/>
          <w:u w:val="single"/>
        </w:rPr>
        <w:t xml:space="preserve"> </w:t>
      </w:r>
      <w:hyperlink r:id="rId407">
        <w:r>
          <w:rPr>
            <w:rFonts w:ascii="Cambria" w:eastAsia="Cambria" w:hAnsi="Cambria" w:cs="Cambria"/>
            <w:color w:val="0563C1"/>
            <w:sz w:val="24"/>
            <w:szCs w:val="24"/>
            <w:u w:val="single"/>
          </w:rPr>
          <w:t>https://www.youtube.com/watch?v=iqB54mr_QFg</w:t>
        </w:r>
      </w:hyperlink>
      <w:r>
        <w:rPr>
          <w:rFonts w:ascii="Cambria" w:eastAsia="Cambria" w:hAnsi="Cambria" w:cs="Cambria"/>
          <w:color w:val="0563C1"/>
          <w:sz w:val="24"/>
          <w:szCs w:val="24"/>
          <w:u w:val="single"/>
        </w:rPr>
        <w:t xml:space="preserve"> )</w:t>
      </w:r>
    </w:p>
    <w:p w14:paraId="7BC3AFA8"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NACHNI VEGETABLE ROTI (RECIPE-</w:t>
      </w:r>
      <w:r>
        <w:rPr>
          <w:rFonts w:ascii="Cambria" w:eastAsia="Cambria" w:hAnsi="Cambria" w:cs="Cambria"/>
          <w:color w:val="0563C1"/>
          <w:sz w:val="24"/>
          <w:szCs w:val="24"/>
          <w:u w:val="single"/>
        </w:rPr>
        <w:t xml:space="preserve"> </w:t>
      </w:r>
      <w:hyperlink r:id="rId408">
        <w:r>
          <w:rPr>
            <w:rFonts w:ascii="Cambria" w:eastAsia="Cambria" w:hAnsi="Cambria" w:cs="Cambria"/>
            <w:color w:val="0563C1"/>
            <w:sz w:val="24"/>
            <w:szCs w:val="24"/>
            <w:u w:val="single"/>
          </w:rPr>
          <w:t>https://www.youtube.com/watch?v=gudFjsPCkOs</w:t>
        </w:r>
      </w:hyperlink>
      <w:r>
        <w:rPr>
          <w:rFonts w:ascii="Cambria" w:eastAsia="Cambria" w:hAnsi="Cambria" w:cs="Cambria"/>
          <w:color w:val="0563C1"/>
          <w:sz w:val="24"/>
          <w:szCs w:val="24"/>
          <w:u w:val="single"/>
        </w:rPr>
        <w:t xml:space="preserve"> )</w:t>
      </w:r>
    </w:p>
    <w:p w14:paraId="1D36BDD7"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MASALA RAGI ROTI (RECIPE-</w:t>
      </w:r>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hyperlink r:id="rId409">
        <w:r>
          <w:rPr>
            <w:rFonts w:ascii="Cambria" w:eastAsia="Cambria" w:hAnsi="Cambria" w:cs="Cambria"/>
            <w:color w:val="0563C1"/>
            <w:sz w:val="24"/>
            <w:szCs w:val="24"/>
            <w:u w:val="single"/>
          </w:rPr>
          <w:t>https://www.youtube.com/watch?v=gudFjsPCkOs</w:t>
        </w:r>
      </w:hyperlink>
      <w:r>
        <w:rPr>
          <w:rFonts w:ascii="Cambria" w:eastAsia="Cambria" w:hAnsi="Cambria" w:cs="Cambria"/>
          <w:color w:val="0563C1"/>
          <w:sz w:val="24"/>
          <w:szCs w:val="24"/>
          <w:u w:val="single"/>
        </w:rPr>
        <w:t xml:space="preserve"> )</w:t>
      </w:r>
    </w:p>
    <w:p w14:paraId="581D93AE" w14:textId="3647ECCD" w:rsidR="00A971B5" w:rsidRPr="004812B3"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DAL PARATHA (</w:t>
      </w:r>
      <w:r w:rsidRPr="004812B3">
        <w:rPr>
          <w:rFonts w:ascii="Cambria" w:eastAsia="Cambria" w:hAnsi="Cambria" w:cs="Cambria"/>
          <w:color w:val="000000"/>
          <w:sz w:val="24"/>
          <w:szCs w:val="24"/>
        </w:rPr>
        <w:t>RECIPE-</w:t>
      </w:r>
      <w:r w:rsidRPr="004812B3">
        <w:rPr>
          <w:rFonts w:ascii="Cambria" w:eastAsia="Cambria" w:hAnsi="Cambria" w:cs="Cambria"/>
          <w:color w:val="0563C1"/>
          <w:sz w:val="24"/>
          <w:szCs w:val="24"/>
        </w:rPr>
        <w:t xml:space="preserve"> </w:t>
      </w:r>
      <w:hyperlink r:id="rId410" w:history="1">
        <w:r w:rsidR="00B206A3" w:rsidRPr="00985106">
          <w:rPr>
            <w:rStyle w:val="Hyperlink"/>
            <w:rFonts w:ascii="Cambria" w:eastAsia="Cambria" w:hAnsi="Cambria" w:cs="Cambria"/>
            <w:sz w:val="24"/>
            <w:szCs w:val="24"/>
          </w:rPr>
          <w:t>https://youtube.com/shorts/kFi2n_ez6_E?si=KSgiegO8pW58GdET</w:t>
        </w:r>
      </w:hyperlink>
      <w:r w:rsidR="004812B3">
        <w:rPr>
          <w:rFonts w:ascii="Cambria" w:eastAsia="Cambria" w:hAnsi="Cambria" w:cs="Cambria"/>
          <w:color w:val="0563C1"/>
          <w:sz w:val="24"/>
          <w:szCs w:val="24"/>
        </w:rPr>
        <w:t xml:space="preserve"> </w:t>
      </w:r>
    </w:p>
    <w:p w14:paraId="01B76B5B"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AVOCADO PARATHA (RECIPE -</w:t>
      </w:r>
      <w:r>
        <w:rPr>
          <w:rFonts w:ascii="Cambria" w:eastAsia="Cambria" w:hAnsi="Cambria" w:cs="Cambria"/>
          <w:color w:val="0563C1"/>
          <w:sz w:val="24"/>
          <w:szCs w:val="24"/>
          <w:u w:val="single"/>
        </w:rPr>
        <w:t xml:space="preserve"> </w:t>
      </w:r>
      <w:hyperlink r:id="rId411">
        <w:r>
          <w:rPr>
            <w:rFonts w:ascii="Cambria" w:eastAsia="Cambria" w:hAnsi="Cambria" w:cs="Cambria"/>
            <w:color w:val="0563C1"/>
            <w:sz w:val="24"/>
            <w:szCs w:val="24"/>
            <w:u w:val="single"/>
          </w:rPr>
          <w:t>https://www.youtube.com/watch?v=_yeBwfsVBVQ</w:t>
        </w:r>
      </w:hyperlink>
      <w:r>
        <w:rPr>
          <w:rFonts w:ascii="Cambria" w:eastAsia="Cambria" w:hAnsi="Cambria" w:cs="Cambria"/>
          <w:color w:val="0563C1"/>
          <w:sz w:val="24"/>
          <w:szCs w:val="24"/>
          <w:u w:val="single"/>
        </w:rPr>
        <w:t xml:space="preserve"> )</w:t>
      </w:r>
    </w:p>
    <w:p w14:paraId="3BFE36C1" w14:textId="6B638ADA" w:rsidR="00603BD7" w:rsidRPr="00603BD7" w:rsidRDefault="00603BD7">
      <w:pPr>
        <w:numPr>
          <w:ilvl w:val="0"/>
          <w:numId w:val="16"/>
        </w:numPr>
        <w:pBdr>
          <w:top w:val="nil"/>
          <w:left w:val="nil"/>
          <w:bottom w:val="nil"/>
          <w:right w:val="nil"/>
          <w:between w:val="nil"/>
        </w:pBdr>
        <w:spacing w:after="0"/>
        <w:ind w:left="-426" w:hanging="359"/>
        <w:rPr>
          <w:rFonts w:ascii="Cambria" w:eastAsiaTheme="minorEastAsia" w:hAnsi="Cambria" w:cstheme="minorHAnsi"/>
          <w:bCs/>
          <w:sz w:val="24"/>
          <w:szCs w:val="24"/>
        </w:rPr>
      </w:pPr>
      <w:r w:rsidRPr="00603BD7">
        <w:rPr>
          <w:rFonts w:ascii="Cambria" w:eastAsiaTheme="minorEastAsia" w:hAnsi="Cambria" w:cstheme="minorHAnsi"/>
          <w:bCs/>
          <w:sz w:val="24"/>
          <w:szCs w:val="24"/>
        </w:rPr>
        <w:t>A</w:t>
      </w:r>
      <w:r>
        <w:rPr>
          <w:rFonts w:ascii="Cambria" w:eastAsiaTheme="minorEastAsia" w:hAnsi="Cambria" w:cstheme="minorHAnsi"/>
          <w:bCs/>
          <w:sz w:val="24"/>
          <w:szCs w:val="24"/>
        </w:rPr>
        <w:t xml:space="preserve">vocado paneer paratha: </w:t>
      </w:r>
      <w:hyperlink r:id="rId412" w:history="1">
        <w:r w:rsidR="00890F27" w:rsidRPr="00CB5F88">
          <w:rPr>
            <w:rStyle w:val="Hyperlink"/>
            <w:rFonts w:ascii="Cambria" w:eastAsiaTheme="minorEastAsia" w:hAnsi="Cambria" w:cstheme="minorHAnsi"/>
            <w:bCs/>
            <w:sz w:val="24"/>
            <w:szCs w:val="24"/>
          </w:rPr>
          <w:t>https://youtu.be/93AgvKttNZY?si=pSyOy1itMBG2EKRB</w:t>
        </w:r>
      </w:hyperlink>
      <w:r w:rsidR="00890F27">
        <w:rPr>
          <w:rFonts w:ascii="Cambria" w:eastAsiaTheme="minorEastAsia" w:hAnsi="Cambria" w:cstheme="minorHAnsi"/>
          <w:bCs/>
          <w:sz w:val="24"/>
          <w:szCs w:val="24"/>
        </w:rPr>
        <w:t xml:space="preserve"> </w:t>
      </w:r>
      <w:r>
        <w:rPr>
          <w:rFonts w:ascii="Cambria" w:eastAsiaTheme="minorEastAsia" w:hAnsi="Cambria" w:cstheme="minorHAnsi"/>
          <w:bCs/>
          <w:sz w:val="24"/>
          <w:szCs w:val="24"/>
        </w:rPr>
        <w:t xml:space="preserve"> </w:t>
      </w:r>
    </w:p>
    <w:p w14:paraId="749E402C" w14:textId="7B81C20C"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METHI BESAN THEPLA (RECIPE -</w:t>
      </w:r>
      <w:r>
        <w:rPr>
          <w:rFonts w:ascii="Cambria" w:eastAsia="Cambria" w:hAnsi="Cambria" w:cs="Cambria"/>
          <w:color w:val="0563C1"/>
          <w:sz w:val="24"/>
          <w:szCs w:val="24"/>
          <w:u w:val="single"/>
        </w:rPr>
        <w:t xml:space="preserve"> </w:t>
      </w:r>
      <w:hyperlink r:id="rId413">
        <w:r>
          <w:rPr>
            <w:rFonts w:ascii="Cambria" w:eastAsia="Cambria" w:hAnsi="Cambria" w:cs="Cambria"/>
            <w:color w:val="0563C1"/>
            <w:sz w:val="24"/>
            <w:szCs w:val="24"/>
            <w:u w:val="single"/>
          </w:rPr>
          <w:t>https://www.youtube.com/watch?v=_6Akr-o9MEU</w:t>
        </w:r>
      </w:hyperlink>
      <w:r>
        <w:rPr>
          <w:rFonts w:ascii="Cambria" w:eastAsia="Cambria" w:hAnsi="Cambria" w:cs="Cambria"/>
          <w:color w:val="0563C1"/>
          <w:sz w:val="24"/>
          <w:szCs w:val="24"/>
          <w:u w:val="single"/>
        </w:rPr>
        <w:t xml:space="preserve"> </w:t>
      </w:r>
    </w:p>
    <w:p w14:paraId="7610C814"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MATAR PARATHA (RECIPE -</w:t>
      </w:r>
      <w:r>
        <w:rPr>
          <w:rFonts w:ascii="Cambria" w:eastAsia="Cambria" w:hAnsi="Cambria" w:cs="Cambria"/>
          <w:color w:val="0563C1"/>
          <w:sz w:val="24"/>
          <w:szCs w:val="24"/>
          <w:u w:val="single"/>
        </w:rPr>
        <w:t xml:space="preserve"> </w:t>
      </w:r>
      <w:hyperlink r:id="rId414">
        <w:r>
          <w:rPr>
            <w:rFonts w:ascii="Cambria" w:eastAsia="Cambria" w:hAnsi="Cambria" w:cs="Cambria"/>
            <w:color w:val="0563C1"/>
            <w:sz w:val="24"/>
            <w:szCs w:val="24"/>
            <w:u w:val="single"/>
          </w:rPr>
          <w:t>https://www.youtube.com/watch?v=-LOhpqrwPug</w:t>
        </w:r>
      </w:hyperlink>
      <w:r>
        <w:rPr>
          <w:rFonts w:ascii="Cambria" w:eastAsia="Cambria" w:hAnsi="Cambria" w:cs="Cambria"/>
          <w:color w:val="0563C1"/>
          <w:sz w:val="24"/>
          <w:szCs w:val="24"/>
          <w:u w:val="single"/>
        </w:rPr>
        <w:t xml:space="preserve"> )</w:t>
      </w:r>
    </w:p>
    <w:p w14:paraId="7CD88DFD"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87" w:name="_35nkun2" w:colFirst="0" w:colLast="0"/>
      <w:bookmarkEnd w:id="87"/>
      <w:r>
        <w:rPr>
          <w:rFonts w:ascii="Cambria" w:eastAsia="Cambria" w:hAnsi="Cambria" w:cs="Cambria"/>
          <w:color w:val="000000"/>
          <w:sz w:val="24"/>
          <w:szCs w:val="24"/>
        </w:rPr>
        <w:t>MASALA RAGI ROTI (RECIPE-</w:t>
      </w:r>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hyperlink r:id="rId415">
        <w:r>
          <w:rPr>
            <w:rFonts w:ascii="Cambria" w:eastAsia="Cambria" w:hAnsi="Cambria" w:cs="Cambria"/>
            <w:color w:val="0563C1"/>
            <w:sz w:val="24"/>
            <w:szCs w:val="24"/>
            <w:u w:val="single"/>
          </w:rPr>
          <w:t>https://www.youtube.com/watch?v=gudFjsPCkOs</w:t>
        </w:r>
      </w:hyperlink>
      <w:r>
        <w:rPr>
          <w:rFonts w:ascii="Cambria" w:eastAsia="Cambria" w:hAnsi="Cambria" w:cs="Cambria"/>
          <w:color w:val="0563C1"/>
          <w:sz w:val="24"/>
          <w:szCs w:val="24"/>
          <w:u w:val="single"/>
        </w:rPr>
        <w:t xml:space="preserve"> )</w:t>
      </w:r>
    </w:p>
    <w:p w14:paraId="1ACC2450"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lastRenderedPageBreak/>
        <w:t>CAULIFLOWER LEAVES PARATHA (RECIPE-</w:t>
      </w:r>
      <w:r>
        <w:rPr>
          <w:rFonts w:ascii="Cambria" w:eastAsia="Cambria" w:hAnsi="Cambria" w:cs="Cambria"/>
          <w:color w:val="0563C1"/>
          <w:sz w:val="24"/>
          <w:szCs w:val="24"/>
          <w:u w:val="single"/>
        </w:rPr>
        <w:t xml:space="preserve"> </w:t>
      </w:r>
      <w:hyperlink r:id="rId416">
        <w:r>
          <w:rPr>
            <w:rFonts w:ascii="Cambria" w:eastAsia="Cambria" w:hAnsi="Cambria" w:cs="Cambria"/>
            <w:color w:val="0563C1"/>
            <w:sz w:val="24"/>
            <w:szCs w:val="24"/>
            <w:u w:val="single"/>
          </w:rPr>
          <w:t>https://www.youtube.com/watch?v=thndf1ksEm0</w:t>
        </w:r>
      </w:hyperlink>
      <w:r>
        <w:rPr>
          <w:rFonts w:ascii="Cambria" w:eastAsia="Cambria" w:hAnsi="Cambria" w:cs="Cambria"/>
          <w:color w:val="0563C1"/>
          <w:sz w:val="24"/>
          <w:szCs w:val="24"/>
          <w:u w:val="single"/>
        </w:rPr>
        <w:t xml:space="preserve"> )</w:t>
      </w:r>
    </w:p>
    <w:p w14:paraId="2499DF37"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MOONG PALAK THEPLA (RECIPE-</w:t>
      </w:r>
      <w:r>
        <w:rPr>
          <w:rFonts w:ascii="Cambria" w:eastAsia="Cambria" w:hAnsi="Cambria" w:cs="Cambria"/>
          <w:color w:val="0563C1"/>
          <w:sz w:val="24"/>
          <w:szCs w:val="24"/>
          <w:u w:val="single"/>
        </w:rPr>
        <w:t xml:space="preserve"> </w:t>
      </w:r>
      <w:hyperlink r:id="rId417">
        <w:r>
          <w:rPr>
            <w:rFonts w:ascii="Cambria" w:eastAsia="Cambria" w:hAnsi="Cambria" w:cs="Cambria"/>
            <w:color w:val="0563C1"/>
            <w:sz w:val="24"/>
            <w:szCs w:val="24"/>
            <w:u w:val="single"/>
          </w:rPr>
          <w:t>https://www.youtube.com/watch?v=OTZIWDmpHgw</w:t>
        </w:r>
      </w:hyperlink>
      <w:r>
        <w:rPr>
          <w:rFonts w:ascii="Cambria" w:eastAsia="Cambria" w:hAnsi="Cambria" w:cs="Cambria"/>
          <w:color w:val="0563C1"/>
          <w:sz w:val="24"/>
          <w:szCs w:val="24"/>
          <w:u w:val="single"/>
        </w:rPr>
        <w:t xml:space="preserve"> )</w:t>
      </w:r>
    </w:p>
    <w:p w14:paraId="048CE341" w14:textId="01138A46" w:rsidR="006B620A" w:rsidRPr="006B620A" w:rsidRDefault="006B620A">
      <w:pPr>
        <w:numPr>
          <w:ilvl w:val="0"/>
          <w:numId w:val="16"/>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Jowar bajra </w:t>
      </w:r>
      <w:proofErr w:type="spellStart"/>
      <w:r>
        <w:rPr>
          <w:rFonts w:ascii="Cambria" w:eastAsia="Cambria" w:hAnsi="Cambria" w:cs="Cambria"/>
          <w:color w:val="000000"/>
          <w:sz w:val="24"/>
          <w:szCs w:val="24"/>
        </w:rPr>
        <w:t>methi</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thepla</w:t>
      </w:r>
      <w:proofErr w:type="spellEnd"/>
      <w:r>
        <w:rPr>
          <w:rFonts w:ascii="Cambria" w:eastAsia="Cambria" w:hAnsi="Cambria" w:cs="Cambria"/>
          <w:color w:val="000000"/>
          <w:sz w:val="24"/>
          <w:szCs w:val="24"/>
        </w:rPr>
        <w:t xml:space="preserve">: </w:t>
      </w:r>
      <w:hyperlink r:id="rId418" w:history="1">
        <w:r w:rsidRPr="009B06CC">
          <w:rPr>
            <w:rStyle w:val="Hyperlink"/>
            <w:rFonts w:ascii="Cambria" w:eastAsia="Cambria" w:hAnsi="Cambria" w:cs="Cambria"/>
            <w:sz w:val="24"/>
            <w:szCs w:val="24"/>
          </w:rPr>
          <w:t>https://youtu.be/XixnCT7OdKY?si=WeuyTeY21CtlVOsF</w:t>
        </w:r>
      </w:hyperlink>
      <w:r>
        <w:rPr>
          <w:rFonts w:ascii="Cambria" w:eastAsia="Cambria" w:hAnsi="Cambria" w:cs="Cambria"/>
          <w:color w:val="000000"/>
          <w:sz w:val="24"/>
          <w:szCs w:val="24"/>
        </w:rPr>
        <w:t xml:space="preserve"> </w:t>
      </w:r>
    </w:p>
    <w:p w14:paraId="3E1505C4"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KULITH PARATHA (RECIPE-</w:t>
      </w:r>
      <w:r>
        <w:rPr>
          <w:rFonts w:ascii="Cambria" w:eastAsia="Cambria" w:hAnsi="Cambria" w:cs="Cambria"/>
          <w:color w:val="0563C1"/>
          <w:sz w:val="24"/>
          <w:szCs w:val="24"/>
          <w:u w:val="single"/>
        </w:rPr>
        <w:t xml:space="preserve"> </w:t>
      </w:r>
      <w:hyperlink r:id="rId419">
        <w:r>
          <w:rPr>
            <w:rFonts w:ascii="Cambria" w:eastAsia="Cambria" w:hAnsi="Cambria" w:cs="Cambria"/>
            <w:color w:val="0563C1"/>
            <w:sz w:val="24"/>
            <w:szCs w:val="24"/>
            <w:u w:val="single"/>
          </w:rPr>
          <w:t>https://www.youtube.com/watch?v=K1nfbZdP4gw</w:t>
        </w:r>
      </w:hyperlink>
      <w:r>
        <w:rPr>
          <w:rFonts w:ascii="Cambria" w:eastAsia="Cambria" w:hAnsi="Cambria" w:cs="Cambria"/>
          <w:color w:val="0563C1"/>
          <w:sz w:val="24"/>
          <w:szCs w:val="24"/>
          <w:u w:val="single"/>
        </w:rPr>
        <w:t xml:space="preserve"> ) </w:t>
      </w:r>
    </w:p>
    <w:p w14:paraId="478B004D"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SPROUTED MOONG PARATHA (RECIPE-</w:t>
      </w:r>
      <w:r>
        <w:rPr>
          <w:rFonts w:ascii="Cambria" w:eastAsia="Cambria" w:hAnsi="Cambria" w:cs="Cambria"/>
          <w:color w:val="0563C1"/>
          <w:sz w:val="24"/>
          <w:szCs w:val="24"/>
          <w:u w:val="single"/>
        </w:rPr>
        <w:t xml:space="preserve"> </w:t>
      </w:r>
      <w:hyperlink r:id="rId420">
        <w:r>
          <w:rPr>
            <w:rFonts w:ascii="Cambria" w:eastAsia="Cambria" w:hAnsi="Cambria" w:cs="Cambria"/>
            <w:color w:val="0563C1"/>
            <w:sz w:val="24"/>
            <w:szCs w:val="24"/>
            <w:u w:val="single"/>
          </w:rPr>
          <w:t>https://www.youtube.com/watch?v=3zTm-2muN08</w:t>
        </w:r>
      </w:hyperlink>
      <w:r>
        <w:rPr>
          <w:rFonts w:ascii="Cambria" w:eastAsia="Cambria" w:hAnsi="Cambria" w:cs="Cambria"/>
          <w:color w:val="0563C1"/>
          <w:sz w:val="24"/>
          <w:szCs w:val="24"/>
          <w:u w:val="single"/>
        </w:rPr>
        <w:t xml:space="preserve"> ) </w:t>
      </w:r>
    </w:p>
    <w:p w14:paraId="3A976A7B"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JOWAR PANEER PARATHA (RECIPE-</w:t>
      </w:r>
      <w:r>
        <w:rPr>
          <w:rFonts w:ascii="Cambria" w:eastAsia="Cambria" w:hAnsi="Cambria" w:cs="Cambria"/>
          <w:color w:val="0563C1"/>
          <w:sz w:val="24"/>
          <w:szCs w:val="24"/>
          <w:u w:val="single"/>
        </w:rPr>
        <w:t xml:space="preserve"> </w:t>
      </w:r>
      <w:hyperlink r:id="rId421">
        <w:r>
          <w:rPr>
            <w:rFonts w:ascii="Cambria" w:eastAsia="Cambria" w:hAnsi="Cambria" w:cs="Cambria"/>
            <w:color w:val="0563C1"/>
            <w:sz w:val="24"/>
            <w:szCs w:val="24"/>
            <w:u w:val="single"/>
          </w:rPr>
          <w:t>https://www.youtube.com/watch?v=iF-M8UkH1h4</w:t>
        </w:r>
      </w:hyperlink>
      <w:r>
        <w:rPr>
          <w:rFonts w:ascii="Cambria" w:eastAsia="Cambria" w:hAnsi="Cambria" w:cs="Cambria"/>
          <w:color w:val="0563C1"/>
          <w:sz w:val="24"/>
          <w:szCs w:val="24"/>
          <w:u w:val="single"/>
        </w:rPr>
        <w:t xml:space="preserve"> ) </w:t>
      </w:r>
    </w:p>
    <w:p w14:paraId="5DDCC8B9"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BEJAD ROTI (RECIPE-</w:t>
      </w:r>
      <w:r>
        <w:rPr>
          <w:rFonts w:ascii="Cambria" w:eastAsia="Cambria" w:hAnsi="Cambria" w:cs="Cambria"/>
          <w:color w:val="0563C1"/>
          <w:sz w:val="24"/>
          <w:szCs w:val="24"/>
          <w:u w:val="single"/>
        </w:rPr>
        <w:t xml:space="preserve"> </w:t>
      </w:r>
      <w:hyperlink r:id="rId422">
        <w:r>
          <w:rPr>
            <w:rFonts w:ascii="Cambria" w:eastAsia="Cambria" w:hAnsi="Cambria" w:cs="Cambria"/>
            <w:color w:val="0563C1"/>
            <w:sz w:val="24"/>
            <w:szCs w:val="24"/>
            <w:u w:val="single"/>
          </w:rPr>
          <w:t>https://www.youtube.com/watch?v=Gt4i_91jT-E</w:t>
        </w:r>
      </w:hyperlink>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p>
    <w:p w14:paraId="7A0D4B74"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SABUDANA PARATHA (RECIPE- </w:t>
      </w:r>
      <w:hyperlink r:id="rId423">
        <w:r>
          <w:rPr>
            <w:rFonts w:ascii="Cambria" w:eastAsia="Cambria" w:hAnsi="Cambria" w:cs="Cambria"/>
            <w:color w:val="0563C1"/>
            <w:sz w:val="24"/>
            <w:szCs w:val="24"/>
            <w:u w:val="single"/>
          </w:rPr>
          <w:t>https://www.youtube.com/watch?v=W1bvq8mnWjY</w:t>
        </w:r>
      </w:hyperlink>
      <w:r>
        <w:rPr>
          <w:rFonts w:ascii="Cambria" w:eastAsia="Cambria" w:hAnsi="Cambria" w:cs="Cambria"/>
          <w:color w:val="000000"/>
          <w:sz w:val="24"/>
          <w:szCs w:val="24"/>
        </w:rPr>
        <w:t xml:space="preserve"> ) </w:t>
      </w:r>
    </w:p>
    <w:p w14:paraId="6B1490B5"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JOWAR MASALA ROTI (RECIPE- </w:t>
      </w:r>
      <w:hyperlink r:id="rId424">
        <w:r>
          <w:rPr>
            <w:rFonts w:ascii="Cambria" w:eastAsia="Cambria" w:hAnsi="Cambria" w:cs="Cambria"/>
            <w:color w:val="0563C1"/>
            <w:sz w:val="24"/>
            <w:szCs w:val="24"/>
            <w:u w:val="single"/>
          </w:rPr>
          <w:t>https://www.youtube.com/watch?v=qVMO4IqFL9w</w:t>
        </w:r>
      </w:hyperlink>
      <w:r>
        <w:rPr>
          <w:rFonts w:ascii="Cambria" w:eastAsia="Cambria" w:hAnsi="Cambria" w:cs="Cambria"/>
          <w:color w:val="000000"/>
          <w:sz w:val="24"/>
          <w:szCs w:val="24"/>
        </w:rPr>
        <w:t xml:space="preserve"> ) </w:t>
      </w:r>
    </w:p>
    <w:p w14:paraId="0F005B6E"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PALAK PARATHA (RECIPE- </w:t>
      </w:r>
      <w:hyperlink r:id="rId425">
        <w:r>
          <w:rPr>
            <w:rFonts w:ascii="Cambria" w:eastAsia="Cambria" w:hAnsi="Cambria" w:cs="Cambria"/>
            <w:color w:val="0563C1"/>
            <w:sz w:val="24"/>
            <w:szCs w:val="24"/>
            <w:u w:val="single"/>
          </w:rPr>
          <w:t>https://www.youtube.com/watch?v=3ib1IHOhosE</w:t>
        </w:r>
      </w:hyperlink>
      <w:r>
        <w:rPr>
          <w:rFonts w:ascii="Cambria" w:eastAsia="Cambria" w:hAnsi="Cambria" w:cs="Cambria"/>
          <w:color w:val="000000"/>
          <w:sz w:val="24"/>
          <w:szCs w:val="24"/>
        </w:rPr>
        <w:t xml:space="preserve"> ) </w:t>
      </w:r>
    </w:p>
    <w:p w14:paraId="1BC03F30"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JOWAR METHI PARATHA (RECIPE- </w:t>
      </w:r>
      <w:hyperlink r:id="rId426">
        <w:r>
          <w:rPr>
            <w:rFonts w:ascii="Cambria" w:eastAsia="Cambria" w:hAnsi="Cambria" w:cs="Cambria"/>
            <w:color w:val="0563C1"/>
            <w:sz w:val="24"/>
            <w:szCs w:val="24"/>
            <w:u w:val="single"/>
          </w:rPr>
          <w:t>https://youtu.be/985U-QTCNjg?si=GbewhXjb_AeH1QYu</w:t>
        </w:r>
      </w:hyperlink>
      <w:r>
        <w:rPr>
          <w:rFonts w:ascii="Cambria" w:eastAsia="Cambria" w:hAnsi="Cambria" w:cs="Cambria"/>
          <w:color w:val="000000"/>
          <w:sz w:val="24"/>
          <w:szCs w:val="24"/>
        </w:rPr>
        <w:t xml:space="preserve"> )</w:t>
      </w:r>
    </w:p>
    <w:p w14:paraId="3944DF11" w14:textId="2B0AB21D"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88" w:name="_Hlk166169330"/>
      <w:r>
        <w:rPr>
          <w:rFonts w:ascii="Cambria" w:eastAsia="Cambria" w:hAnsi="Cambria" w:cs="Cambria"/>
          <w:color w:val="000000"/>
          <w:sz w:val="24"/>
          <w:szCs w:val="24"/>
        </w:rPr>
        <w:t xml:space="preserve">CABBAGE PARATHA: </w:t>
      </w:r>
      <w:bookmarkEnd w:id="88"/>
      <w:r w:rsidR="00BD14B4">
        <w:rPr>
          <w:rFonts w:ascii="Cambria" w:eastAsia="Cambria" w:hAnsi="Cambria" w:cs="Cambria"/>
          <w:color w:val="000000"/>
          <w:sz w:val="24"/>
          <w:szCs w:val="24"/>
        </w:rPr>
        <w:fldChar w:fldCharType="begin"/>
      </w:r>
      <w:r w:rsidR="00BD14B4">
        <w:rPr>
          <w:rFonts w:ascii="Cambria" w:eastAsia="Cambria" w:hAnsi="Cambria" w:cs="Cambria"/>
          <w:color w:val="000000"/>
          <w:sz w:val="24"/>
          <w:szCs w:val="24"/>
        </w:rPr>
        <w:instrText>HYPERLINK "</w:instrText>
      </w:r>
      <w:r w:rsidR="00BD14B4" w:rsidRPr="00BD14B4">
        <w:rPr>
          <w:rFonts w:ascii="Cambria" w:eastAsia="Cambria" w:hAnsi="Cambria" w:cs="Cambria"/>
          <w:color w:val="000000"/>
          <w:sz w:val="24"/>
          <w:szCs w:val="24"/>
        </w:rPr>
        <w:instrText>https://youtu.be/9cYyDtynReM?si=t1vuuQxvBAxBYywN</w:instrText>
      </w:r>
      <w:r w:rsidR="00BD14B4">
        <w:rPr>
          <w:rFonts w:ascii="Cambria" w:eastAsia="Cambria" w:hAnsi="Cambria" w:cs="Cambria"/>
          <w:color w:val="000000"/>
          <w:sz w:val="24"/>
          <w:szCs w:val="24"/>
        </w:rPr>
        <w:instrText>"</w:instrText>
      </w:r>
      <w:r w:rsidR="00BD14B4">
        <w:rPr>
          <w:rFonts w:ascii="Cambria" w:eastAsia="Cambria" w:hAnsi="Cambria" w:cs="Cambria"/>
          <w:color w:val="000000"/>
          <w:sz w:val="24"/>
          <w:szCs w:val="24"/>
        </w:rPr>
      </w:r>
      <w:r w:rsidR="00BD14B4">
        <w:rPr>
          <w:rFonts w:ascii="Cambria" w:eastAsia="Cambria" w:hAnsi="Cambria" w:cs="Cambria"/>
          <w:color w:val="000000"/>
          <w:sz w:val="24"/>
          <w:szCs w:val="24"/>
        </w:rPr>
        <w:fldChar w:fldCharType="separate"/>
      </w:r>
      <w:r w:rsidR="00BD14B4" w:rsidRPr="004934E3">
        <w:rPr>
          <w:rStyle w:val="Hyperlink"/>
          <w:rFonts w:ascii="Cambria" w:eastAsia="Cambria" w:hAnsi="Cambria" w:cs="Cambria"/>
          <w:sz w:val="24"/>
          <w:szCs w:val="24"/>
        </w:rPr>
        <w:t>https://youtu.be/9cYyDtynReM?si=t1vuuQxvBAxBYywN</w:t>
      </w:r>
      <w:r w:rsidR="00BD14B4">
        <w:rPr>
          <w:rFonts w:ascii="Cambria" w:eastAsia="Cambria" w:hAnsi="Cambria" w:cs="Cambria"/>
          <w:color w:val="000000"/>
          <w:sz w:val="24"/>
          <w:szCs w:val="24"/>
        </w:rPr>
        <w:fldChar w:fldCharType="end"/>
      </w:r>
      <w:r w:rsidR="00BD14B4">
        <w:rPr>
          <w:rFonts w:ascii="Cambria" w:eastAsia="Cambria" w:hAnsi="Cambria" w:cs="Cambria"/>
          <w:color w:val="000000"/>
          <w:sz w:val="24"/>
          <w:szCs w:val="24"/>
        </w:rPr>
        <w:t xml:space="preserve"> </w:t>
      </w:r>
    </w:p>
    <w:p w14:paraId="222E65B8"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ONION LEAF PARATHA- </w:t>
      </w:r>
      <w:hyperlink r:id="rId427">
        <w:r>
          <w:rPr>
            <w:rFonts w:ascii="Cambria" w:eastAsia="Cambria" w:hAnsi="Cambria" w:cs="Cambria"/>
            <w:color w:val="0563C1"/>
            <w:sz w:val="24"/>
            <w:szCs w:val="24"/>
            <w:u w:val="single"/>
          </w:rPr>
          <w:t>https://youtu.be/-MXuw6YAG0k?si=j0VLqZLplBv46C4S</w:t>
        </w:r>
      </w:hyperlink>
      <w:r>
        <w:rPr>
          <w:rFonts w:ascii="Cambria" w:eastAsia="Cambria" w:hAnsi="Cambria" w:cs="Cambria"/>
          <w:color w:val="000000"/>
          <w:sz w:val="24"/>
          <w:szCs w:val="24"/>
        </w:rPr>
        <w:t xml:space="preserve"> </w:t>
      </w:r>
    </w:p>
    <w:p w14:paraId="690115D0"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VEGETABLE PARATHA: </w:t>
      </w:r>
      <w:hyperlink r:id="rId428">
        <w:r>
          <w:rPr>
            <w:rFonts w:ascii="Cambria" w:eastAsia="Cambria" w:hAnsi="Cambria" w:cs="Cambria"/>
            <w:color w:val="0563C1"/>
            <w:sz w:val="24"/>
            <w:szCs w:val="24"/>
            <w:u w:val="single"/>
          </w:rPr>
          <w:t>https://youtu.be/LS7wVcPHpcA?si=srT0KNU2edLu2Ec8</w:t>
        </w:r>
      </w:hyperlink>
    </w:p>
    <w:p w14:paraId="69AEC1D3"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00000"/>
          <w:sz w:val="24"/>
          <w:szCs w:val="24"/>
        </w:rPr>
      </w:pPr>
      <w:bookmarkStart w:id="89" w:name="_Hlk166169307"/>
      <w:r>
        <w:rPr>
          <w:rFonts w:ascii="Cambria" w:eastAsia="Cambria" w:hAnsi="Cambria" w:cs="Cambria"/>
          <w:color w:val="000000"/>
          <w:sz w:val="24"/>
          <w:szCs w:val="24"/>
        </w:rPr>
        <w:t xml:space="preserve">CAULIFLOWER PARATHA: </w:t>
      </w:r>
      <w:hyperlink r:id="rId429">
        <w:r>
          <w:rPr>
            <w:rFonts w:ascii="Cambria" w:eastAsia="Cambria" w:hAnsi="Cambria" w:cs="Cambria"/>
            <w:color w:val="0563C1"/>
            <w:sz w:val="24"/>
            <w:szCs w:val="24"/>
            <w:u w:val="single"/>
          </w:rPr>
          <w:t>https://youtu.be/0w8UYoaPYBc?si=0qz04Ul_UJc-2GJ7</w:t>
        </w:r>
      </w:hyperlink>
      <w:bookmarkEnd w:id="89"/>
      <w:r>
        <w:rPr>
          <w:rFonts w:ascii="Cambria" w:eastAsia="Cambria" w:hAnsi="Cambria" w:cs="Cambria"/>
          <w:color w:val="000000"/>
          <w:sz w:val="24"/>
          <w:szCs w:val="24"/>
        </w:rPr>
        <w:t xml:space="preserve"> </w:t>
      </w:r>
    </w:p>
    <w:p w14:paraId="704E9FC1"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JOWAR PALAK METHI PARATHA: </w:t>
      </w:r>
      <w:hyperlink r:id="rId430">
        <w:r>
          <w:rPr>
            <w:rFonts w:ascii="Cambria" w:eastAsia="Cambria" w:hAnsi="Cambria" w:cs="Cambria"/>
            <w:color w:val="0563C1"/>
            <w:sz w:val="24"/>
            <w:szCs w:val="24"/>
            <w:u w:val="single"/>
          </w:rPr>
          <w:t>https://youtu.be/nx_wXofVFmg?si=JiSKxqCBF3ZQsorN</w:t>
        </w:r>
      </w:hyperlink>
      <w:r>
        <w:rPr>
          <w:rFonts w:ascii="Cambria" w:eastAsia="Cambria" w:hAnsi="Cambria" w:cs="Cambria"/>
          <w:color w:val="000000"/>
          <w:sz w:val="24"/>
          <w:szCs w:val="24"/>
        </w:rPr>
        <w:t xml:space="preserve"> </w:t>
      </w:r>
    </w:p>
    <w:p w14:paraId="1353A2BB"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DUDHI THEPLA: </w:t>
      </w:r>
      <w:hyperlink r:id="rId431">
        <w:r>
          <w:rPr>
            <w:rFonts w:ascii="Cambria" w:eastAsia="Cambria" w:hAnsi="Cambria" w:cs="Cambria"/>
            <w:color w:val="0563C1"/>
            <w:sz w:val="24"/>
            <w:szCs w:val="24"/>
            <w:u w:val="single"/>
          </w:rPr>
          <w:t>https://youtu.be/ehIhAoOVXLU?si=i957GPxiPR4iwFbB</w:t>
        </w:r>
      </w:hyperlink>
      <w:r>
        <w:rPr>
          <w:rFonts w:ascii="Cambria" w:eastAsia="Cambria" w:hAnsi="Cambria" w:cs="Cambria"/>
          <w:color w:val="000000"/>
          <w:sz w:val="24"/>
          <w:szCs w:val="24"/>
        </w:rPr>
        <w:t xml:space="preserve"> </w:t>
      </w:r>
    </w:p>
    <w:p w14:paraId="0A969DE7" w14:textId="77777777" w:rsidR="00A971B5" w:rsidRDefault="00F75C53">
      <w:pPr>
        <w:numPr>
          <w:ilvl w:val="0"/>
          <w:numId w:val="16"/>
        </w:numPr>
        <w:pBdr>
          <w:top w:val="nil"/>
          <w:left w:val="nil"/>
          <w:bottom w:val="nil"/>
          <w:right w:val="nil"/>
          <w:between w:val="nil"/>
        </w:pBdr>
        <w:spacing w:after="0"/>
        <w:ind w:left="-426" w:hanging="359"/>
        <w:rPr>
          <w:rFonts w:ascii="Cambria" w:eastAsia="Cambria" w:hAnsi="Cambria" w:cs="Cambria"/>
          <w:sz w:val="24"/>
          <w:szCs w:val="24"/>
        </w:rPr>
      </w:pPr>
      <w:r>
        <w:rPr>
          <w:rFonts w:ascii="Cambria" w:eastAsia="Cambria" w:hAnsi="Cambria" w:cs="Cambria"/>
          <w:sz w:val="24"/>
          <w:szCs w:val="24"/>
        </w:rPr>
        <w:t xml:space="preserve">Ragi sweet potato paratha: </w:t>
      </w:r>
      <w:hyperlink r:id="rId432">
        <w:r>
          <w:rPr>
            <w:rFonts w:ascii="Cambria" w:eastAsia="Cambria" w:hAnsi="Cambria" w:cs="Cambria"/>
            <w:color w:val="1155CC"/>
            <w:sz w:val="24"/>
            <w:szCs w:val="24"/>
            <w:u w:val="single"/>
          </w:rPr>
          <w:t>https://www.instagram.com/reel/C4IZjFmoi88/?utm_source=ig_web_copy_link&amp;igsh=MzRlODBiNWFlZA==</w:t>
        </w:r>
      </w:hyperlink>
      <w:r>
        <w:rPr>
          <w:rFonts w:ascii="Cambria" w:eastAsia="Cambria" w:hAnsi="Cambria" w:cs="Cambria"/>
          <w:sz w:val="24"/>
          <w:szCs w:val="24"/>
        </w:rPr>
        <w:t xml:space="preserve"> </w:t>
      </w:r>
    </w:p>
    <w:p w14:paraId="7C02F018" w14:textId="77777777" w:rsidR="00C0119A" w:rsidRPr="00F156A0" w:rsidRDefault="00C0119A">
      <w:pPr>
        <w:pStyle w:val="ListParagraph"/>
        <w:numPr>
          <w:ilvl w:val="0"/>
          <w:numId w:val="16"/>
        </w:numPr>
        <w:spacing w:after="0"/>
        <w:ind w:left="-426"/>
        <w:rPr>
          <w:rFonts w:ascii="Cambria" w:eastAsiaTheme="minorEastAsia" w:hAnsi="Cambria"/>
          <w:sz w:val="24"/>
          <w:szCs w:val="24"/>
          <w:lang w:eastAsia="en-IN"/>
        </w:rPr>
      </w:pPr>
      <w:r w:rsidRPr="00F156A0">
        <w:rPr>
          <w:rFonts w:ascii="Cambria" w:hAnsi="Cambria" w:cstheme="minorHAnsi"/>
          <w:bCs/>
          <w:sz w:val="24"/>
          <w:szCs w:val="24"/>
        </w:rPr>
        <w:t>4 in 1 paratha</w:t>
      </w:r>
      <w:r>
        <w:rPr>
          <w:rFonts w:ascii="Cambria" w:hAnsi="Cambria" w:cstheme="minorHAnsi"/>
          <w:bCs/>
          <w:sz w:val="24"/>
          <w:szCs w:val="24"/>
        </w:rPr>
        <w:t xml:space="preserve">: </w:t>
      </w:r>
      <w:hyperlink r:id="rId433" w:history="1">
        <w:r w:rsidRPr="00F156A0">
          <w:rPr>
            <w:rStyle w:val="Hyperlink"/>
            <w:rFonts w:ascii="Cambria" w:hAnsi="Cambria" w:cstheme="minorHAnsi"/>
            <w:bCs/>
            <w:sz w:val="24"/>
            <w:szCs w:val="24"/>
          </w:rPr>
          <w:t>https://www.instagram.com/reel/C3hR2xyR_VB/?igsh=MTMxMDgwcndjeWJtZg==</w:t>
        </w:r>
      </w:hyperlink>
    </w:p>
    <w:p w14:paraId="42601B45" w14:textId="3015D340" w:rsidR="00C0119A" w:rsidRPr="001875B9" w:rsidRDefault="001875B9">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Paneer </w:t>
      </w:r>
      <w:proofErr w:type="spellStart"/>
      <w:r>
        <w:rPr>
          <w:rFonts w:ascii="Cambria" w:eastAsia="Cambria" w:hAnsi="Cambria" w:cs="Cambria"/>
          <w:sz w:val="24"/>
          <w:szCs w:val="24"/>
        </w:rPr>
        <w:t>lifafa</w:t>
      </w:r>
      <w:proofErr w:type="spellEnd"/>
      <w:r>
        <w:rPr>
          <w:rFonts w:ascii="Cambria" w:eastAsia="Cambria" w:hAnsi="Cambria" w:cs="Cambria"/>
          <w:sz w:val="24"/>
          <w:szCs w:val="24"/>
        </w:rPr>
        <w:t xml:space="preserve">: </w:t>
      </w:r>
      <w:hyperlink r:id="rId434" w:history="1">
        <w:r w:rsidRPr="008F0137">
          <w:rPr>
            <w:rStyle w:val="Hyperlink"/>
            <w:rFonts w:ascii="Cambria" w:hAnsi="Cambria" w:cstheme="minorHAnsi"/>
            <w:sz w:val="24"/>
            <w:szCs w:val="24"/>
          </w:rPr>
          <w:t>https://www.instagram.com/reel/C6bQhvDo6w8/?utm_source=ig_web_copy_link</w:t>
        </w:r>
      </w:hyperlink>
    </w:p>
    <w:p w14:paraId="3F8F1463" w14:textId="171CA49E" w:rsidR="001875B9" w:rsidRDefault="002818B8">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Egg paratha: </w:t>
      </w:r>
      <w:hyperlink r:id="rId435" w:history="1">
        <w:r w:rsidRPr="00CE34DB">
          <w:rPr>
            <w:rStyle w:val="Hyperlink"/>
            <w:rFonts w:ascii="Cambria" w:eastAsia="Cambria" w:hAnsi="Cambria" w:cs="Cambria"/>
            <w:sz w:val="24"/>
            <w:szCs w:val="24"/>
          </w:rPr>
          <w:t>https://youtu.be/my5RWiHOfRI?si=UNqAeBAQRORnkxdk</w:t>
        </w:r>
      </w:hyperlink>
      <w:r>
        <w:rPr>
          <w:rFonts w:ascii="Cambria" w:eastAsia="Cambria" w:hAnsi="Cambria" w:cs="Cambria"/>
          <w:sz w:val="24"/>
          <w:szCs w:val="24"/>
        </w:rPr>
        <w:t xml:space="preserve"> </w:t>
      </w:r>
    </w:p>
    <w:p w14:paraId="5CE061F2" w14:textId="44819113" w:rsidR="000152BF" w:rsidRDefault="000152BF">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Pav bhaji paratha: </w:t>
      </w:r>
      <w:hyperlink r:id="rId436" w:history="1">
        <w:r w:rsidRPr="001271C1">
          <w:rPr>
            <w:rStyle w:val="Hyperlink"/>
            <w:rFonts w:ascii="Cambria" w:eastAsia="Cambria" w:hAnsi="Cambria" w:cs="Cambria"/>
            <w:sz w:val="24"/>
            <w:szCs w:val="24"/>
          </w:rPr>
          <w:t>https://www.instagram.com/reel/C3XHQlatnSy/?utm_source=ig_web_copy_link&amp;igsh=MzRlODBiNWFlZA==</w:t>
        </w:r>
      </w:hyperlink>
      <w:r>
        <w:rPr>
          <w:rFonts w:ascii="Cambria" w:eastAsia="Cambria" w:hAnsi="Cambria" w:cs="Cambria"/>
          <w:sz w:val="24"/>
          <w:szCs w:val="24"/>
        </w:rPr>
        <w:t xml:space="preserve"> </w:t>
      </w:r>
    </w:p>
    <w:p w14:paraId="7F5A827F" w14:textId="02764671" w:rsidR="009E3339" w:rsidRDefault="009E3339">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Sprouted moong </w:t>
      </w:r>
      <w:proofErr w:type="spellStart"/>
      <w:r>
        <w:rPr>
          <w:rFonts w:ascii="Cambria" w:eastAsia="Cambria" w:hAnsi="Cambria" w:cs="Cambria"/>
          <w:sz w:val="24"/>
          <w:szCs w:val="24"/>
        </w:rPr>
        <w:t>thepla</w:t>
      </w:r>
      <w:proofErr w:type="spellEnd"/>
      <w:r>
        <w:rPr>
          <w:rFonts w:ascii="Cambria" w:eastAsia="Cambria" w:hAnsi="Cambria" w:cs="Cambria"/>
          <w:sz w:val="24"/>
          <w:szCs w:val="24"/>
        </w:rPr>
        <w:t xml:space="preserve">: </w:t>
      </w:r>
      <w:hyperlink r:id="rId437" w:history="1">
        <w:r w:rsidRPr="007A0ADD">
          <w:rPr>
            <w:rStyle w:val="Hyperlink"/>
            <w:rFonts w:ascii="Cambria" w:eastAsia="Cambria" w:hAnsi="Cambria" w:cs="Cambria"/>
            <w:sz w:val="24"/>
            <w:szCs w:val="24"/>
          </w:rPr>
          <w:t>https://www.instagram.com/reel/C7l3zNdS0L_/?utm_source=ig_web_copy_link&amp;igsh=MzRlODBiNWFlZA==</w:t>
        </w:r>
      </w:hyperlink>
      <w:r>
        <w:rPr>
          <w:rFonts w:ascii="Cambria" w:eastAsia="Cambria" w:hAnsi="Cambria" w:cs="Cambria"/>
          <w:sz w:val="24"/>
          <w:szCs w:val="24"/>
        </w:rPr>
        <w:t xml:space="preserve"> </w:t>
      </w:r>
    </w:p>
    <w:p w14:paraId="4DC81AD9" w14:textId="16B0167C" w:rsidR="00F85D04" w:rsidRDefault="00F85D04">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Muli paratha: </w:t>
      </w:r>
      <w:hyperlink r:id="rId438" w:history="1">
        <w:r w:rsidRPr="00BA6F57">
          <w:rPr>
            <w:rStyle w:val="Hyperlink"/>
            <w:rFonts w:ascii="Cambria" w:eastAsia="Cambria" w:hAnsi="Cambria" w:cs="Cambria"/>
            <w:sz w:val="24"/>
            <w:szCs w:val="24"/>
          </w:rPr>
          <w:t>https://youtube.com/shorts/WtI771XcBA0?si=O9Noq175wsNT44zX</w:t>
        </w:r>
      </w:hyperlink>
      <w:r>
        <w:rPr>
          <w:rFonts w:ascii="Cambria" w:eastAsia="Cambria" w:hAnsi="Cambria" w:cs="Cambria"/>
          <w:sz w:val="24"/>
          <w:szCs w:val="24"/>
        </w:rPr>
        <w:t xml:space="preserve"> </w:t>
      </w:r>
    </w:p>
    <w:p w14:paraId="1DD9A417" w14:textId="0D8899F4" w:rsidR="00AB256D" w:rsidRDefault="00AB256D">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Paneer roti: </w:t>
      </w:r>
      <w:hyperlink r:id="rId439" w:history="1">
        <w:r w:rsidRPr="00C35903">
          <w:rPr>
            <w:rStyle w:val="Hyperlink"/>
            <w:rFonts w:ascii="Cambria" w:eastAsia="Cambria" w:hAnsi="Cambria" w:cs="Cambria"/>
            <w:sz w:val="24"/>
            <w:szCs w:val="24"/>
          </w:rPr>
          <w:t>https://www.instagram.com/reel/DHaRSnKzmUM/?igsh=emdncDQ3MXQ5cHZ1</w:t>
        </w:r>
      </w:hyperlink>
      <w:r>
        <w:rPr>
          <w:rFonts w:ascii="Cambria" w:eastAsia="Cambria" w:hAnsi="Cambria" w:cs="Cambria"/>
          <w:sz w:val="24"/>
          <w:szCs w:val="24"/>
        </w:rPr>
        <w:t xml:space="preserve"> </w:t>
      </w:r>
    </w:p>
    <w:p w14:paraId="40A54745" w14:textId="2ADB05FC" w:rsidR="000850E8" w:rsidRDefault="000850E8">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Pumpkin jowar paratha: </w:t>
      </w:r>
      <w:hyperlink r:id="rId440" w:history="1">
        <w:r w:rsidRPr="005D53EB">
          <w:rPr>
            <w:rStyle w:val="Hyperlink"/>
            <w:rFonts w:ascii="Cambria" w:eastAsia="Cambria" w:hAnsi="Cambria" w:cs="Cambria"/>
            <w:sz w:val="24"/>
            <w:szCs w:val="24"/>
          </w:rPr>
          <w:t>https://www.instagram.com/reel/DK_OwnxTwlO/?igsh=MWl2bmIya203enh0bQ==</w:t>
        </w:r>
      </w:hyperlink>
      <w:r>
        <w:rPr>
          <w:rFonts w:ascii="Cambria" w:eastAsia="Cambria" w:hAnsi="Cambria" w:cs="Cambria"/>
          <w:sz w:val="24"/>
          <w:szCs w:val="24"/>
        </w:rPr>
        <w:t xml:space="preserve"> </w:t>
      </w:r>
    </w:p>
    <w:p w14:paraId="12F34376" w14:textId="21260207" w:rsidR="000850E8" w:rsidRDefault="00055630">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Lal math paratha: </w:t>
      </w:r>
      <w:hyperlink r:id="rId441" w:history="1">
        <w:r w:rsidRPr="002D312E">
          <w:rPr>
            <w:rStyle w:val="Hyperlink"/>
            <w:rFonts w:ascii="Cambria" w:eastAsia="Cambria" w:hAnsi="Cambria" w:cs="Cambria"/>
            <w:sz w:val="24"/>
            <w:szCs w:val="24"/>
          </w:rPr>
          <w:t>https://youtube.com/shorts/BcPSTvRlk9s?si=6j1zvAsGqdEcd0rg</w:t>
        </w:r>
      </w:hyperlink>
    </w:p>
    <w:p w14:paraId="4A3318FC" w14:textId="3A948D0A" w:rsidR="00055630" w:rsidRDefault="00A34576">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Coriander paratha: </w:t>
      </w:r>
      <w:hyperlink r:id="rId442" w:history="1">
        <w:r w:rsidRPr="00BC3BEA">
          <w:rPr>
            <w:rStyle w:val="Hyperlink"/>
            <w:rFonts w:ascii="Cambria" w:eastAsia="Cambria" w:hAnsi="Cambria" w:cs="Cambria"/>
            <w:sz w:val="24"/>
            <w:szCs w:val="24"/>
          </w:rPr>
          <w:t>https://youtube.com/shorts/sMDCyMNjWmA?si=ysOn5LCUtw0sDpZw</w:t>
        </w:r>
      </w:hyperlink>
      <w:r>
        <w:rPr>
          <w:rFonts w:ascii="Cambria" w:eastAsia="Cambria" w:hAnsi="Cambria" w:cs="Cambria"/>
          <w:sz w:val="24"/>
          <w:szCs w:val="24"/>
        </w:rPr>
        <w:t xml:space="preserve"> </w:t>
      </w:r>
    </w:p>
    <w:p w14:paraId="6A75A999" w14:textId="2823FC61" w:rsidR="00A34576" w:rsidRDefault="00B217D1">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lastRenderedPageBreak/>
        <w:t xml:space="preserve">Broccoli paneer paratha: </w:t>
      </w:r>
      <w:hyperlink r:id="rId443" w:history="1">
        <w:r w:rsidRPr="006F373E">
          <w:rPr>
            <w:rStyle w:val="Hyperlink"/>
            <w:rFonts w:ascii="Cambria" w:eastAsia="Cambria" w:hAnsi="Cambria" w:cs="Cambria"/>
            <w:sz w:val="24"/>
            <w:szCs w:val="24"/>
          </w:rPr>
          <w:t>https://www.instagram.com/reel/DOk0iOykTwR/?utm_source=ig_web_copy_link&amp;igsh=MzRlODBiNWFlZA==</w:t>
        </w:r>
      </w:hyperlink>
    </w:p>
    <w:p w14:paraId="5A149BC8" w14:textId="692B5B11" w:rsidR="00B217D1" w:rsidRDefault="006C33C4">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Carrot paratha: </w:t>
      </w:r>
      <w:hyperlink r:id="rId444" w:history="1">
        <w:r w:rsidR="00135BBB" w:rsidRPr="00C3043B">
          <w:rPr>
            <w:rStyle w:val="Hyperlink"/>
            <w:rFonts w:ascii="Cambria" w:eastAsia="Cambria" w:hAnsi="Cambria" w:cs="Cambria"/>
            <w:sz w:val="24"/>
            <w:szCs w:val="24"/>
          </w:rPr>
          <w:t>https://youtu.be/PWrtG2UBUCE?si=75nPmMqQSW6TgjVl</w:t>
        </w:r>
      </w:hyperlink>
      <w:r w:rsidR="00135BBB">
        <w:rPr>
          <w:rFonts w:ascii="Cambria" w:eastAsia="Cambria" w:hAnsi="Cambria" w:cs="Cambria"/>
          <w:sz w:val="24"/>
          <w:szCs w:val="24"/>
        </w:rPr>
        <w:t xml:space="preserve"> </w:t>
      </w:r>
    </w:p>
    <w:p w14:paraId="77AC99CC" w14:textId="3F33D348" w:rsidR="000D0DB6" w:rsidRDefault="000D0DB6">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Dudhi paratha: </w:t>
      </w:r>
      <w:hyperlink r:id="rId445" w:history="1">
        <w:r w:rsidRPr="002302F2">
          <w:rPr>
            <w:rStyle w:val="Hyperlink"/>
            <w:rFonts w:ascii="Cambria" w:eastAsia="Cambria" w:hAnsi="Cambria" w:cs="Cambria"/>
            <w:sz w:val="24"/>
            <w:szCs w:val="24"/>
          </w:rPr>
          <w:t>https://youtube.com/shorts/f3t6SR65eYk?si=LbMR6OG105yuZ68I</w:t>
        </w:r>
      </w:hyperlink>
      <w:r>
        <w:rPr>
          <w:rFonts w:ascii="Cambria" w:eastAsia="Cambria" w:hAnsi="Cambria" w:cs="Cambria"/>
          <w:sz w:val="24"/>
          <w:szCs w:val="24"/>
        </w:rPr>
        <w:t xml:space="preserve"> </w:t>
      </w:r>
    </w:p>
    <w:p w14:paraId="5444A69E" w14:textId="69297CFB" w:rsidR="006C33C4" w:rsidRDefault="00AF3BFB">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Green garlic paratha: </w:t>
      </w:r>
      <w:hyperlink r:id="rId446" w:history="1">
        <w:r w:rsidR="00597DC6" w:rsidRPr="000434F4">
          <w:rPr>
            <w:rStyle w:val="Hyperlink"/>
            <w:rFonts w:ascii="Cambria" w:eastAsia="Cambria" w:hAnsi="Cambria" w:cs="Cambria"/>
            <w:sz w:val="24"/>
            <w:szCs w:val="24"/>
          </w:rPr>
          <w:t>https://youtube.com/shorts/I_XOolcKChY?si=vbjhC0yJauZfS0EM</w:t>
        </w:r>
      </w:hyperlink>
      <w:r w:rsidR="00597DC6">
        <w:rPr>
          <w:rFonts w:ascii="Cambria" w:eastAsia="Cambria" w:hAnsi="Cambria" w:cs="Cambria"/>
          <w:sz w:val="24"/>
          <w:szCs w:val="24"/>
        </w:rPr>
        <w:t xml:space="preserve"> </w:t>
      </w:r>
    </w:p>
    <w:p w14:paraId="6229799E" w14:textId="339B268C" w:rsidR="00AF3BFB" w:rsidRDefault="00383C0F">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Soya </w:t>
      </w:r>
      <w:proofErr w:type="spellStart"/>
      <w:r>
        <w:rPr>
          <w:rFonts w:ascii="Cambria" w:eastAsia="Cambria" w:hAnsi="Cambria" w:cs="Cambria"/>
          <w:sz w:val="24"/>
          <w:szCs w:val="24"/>
        </w:rPr>
        <w:t>matar</w:t>
      </w:r>
      <w:proofErr w:type="spellEnd"/>
      <w:r>
        <w:rPr>
          <w:rFonts w:ascii="Cambria" w:eastAsia="Cambria" w:hAnsi="Cambria" w:cs="Cambria"/>
          <w:sz w:val="24"/>
          <w:szCs w:val="24"/>
        </w:rPr>
        <w:t xml:space="preserve"> paratha: </w:t>
      </w:r>
      <w:hyperlink r:id="rId447" w:history="1">
        <w:r w:rsidRPr="00E82214">
          <w:rPr>
            <w:rStyle w:val="Hyperlink"/>
            <w:rFonts w:ascii="Cambria" w:eastAsia="Cambria" w:hAnsi="Cambria" w:cs="Cambria"/>
            <w:sz w:val="24"/>
            <w:szCs w:val="24"/>
          </w:rPr>
          <w:t>https://www.instagram.com/reel/DSCBGKUjJX2/?utm_source=ig_web_copy_link</w:t>
        </w:r>
      </w:hyperlink>
    </w:p>
    <w:p w14:paraId="3D3FD0F4" w14:textId="6C2F2878" w:rsidR="00383C0F" w:rsidRDefault="00BD53B6">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Mooli palak paratha: </w:t>
      </w:r>
      <w:hyperlink r:id="rId448" w:history="1">
        <w:r w:rsidRPr="00831C45">
          <w:rPr>
            <w:rStyle w:val="Hyperlink"/>
            <w:rFonts w:ascii="Cambria" w:eastAsia="Cambria" w:hAnsi="Cambria" w:cs="Cambria"/>
            <w:sz w:val="24"/>
            <w:szCs w:val="24"/>
          </w:rPr>
          <w:t>https://www.instagram.com/reel/DSw13VzkQLx/?igsh=MWF4bnc1dDUxb3R5bQ==</w:t>
        </w:r>
      </w:hyperlink>
    </w:p>
    <w:p w14:paraId="071FDED1" w14:textId="30AF5D4D" w:rsidR="00BD53B6" w:rsidRDefault="000E180F">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Palak beetroot paneer paratha: </w:t>
      </w:r>
      <w:hyperlink r:id="rId449" w:history="1">
        <w:r w:rsidRPr="0016230D">
          <w:rPr>
            <w:rStyle w:val="Hyperlink"/>
            <w:rFonts w:ascii="Cambria" w:eastAsia="Cambria" w:hAnsi="Cambria" w:cs="Cambria"/>
            <w:sz w:val="24"/>
            <w:szCs w:val="24"/>
          </w:rPr>
          <w:t>https://www.instagram.com/reel/DYPRGTUKbvG/?utm_source=ig_web_copy_link&amp;igsh=MzRlODBiNWFlZA==</w:t>
        </w:r>
      </w:hyperlink>
      <w:r>
        <w:rPr>
          <w:rFonts w:ascii="Cambria" w:eastAsia="Cambria" w:hAnsi="Cambria" w:cs="Cambria"/>
          <w:sz w:val="24"/>
          <w:szCs w:val="24"/>
        </w:rPr>
        <w:t xml:space="preserve"> </w:t>
      </w:r>
    </w:p>
    <w:p w14:paraId="619FDC11" w14:textId="4CCA68F1" w:rsidR="00E05798" w:rsidRPr="00E05798" w:rsidRDefault="00E05798">
      <w:pPr>
        <w:numPr>
          <w:ilvl w:val="0"/>
          <w:numId w:val="1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color w:val="000000"/>
          <w:sz w:val="24"/>
          <w:szCs w:val="24"/>
        </w:rPr>
        <w:t xml:space="preserve">Moringa paneer paratha- </w:t>
      </w:r>
      <w:hyperlink r:id="rId450" w:history="1">
        <w:r w:rsidRPr="007633A7">
          <w:rPr>
            <w:rStyle w:val="Hyperlink"/>
            <w:rFonts w:ascii="Cambria" w:eastAsia="Cambria" w:hAnsi="Cambria" w:cs="Cambria"/>
            <w:sz w:val="24"/>
            <w:szCs w:val="24"/>
          </w:rPr>
          <w:t>https://youtu.be/dVCJdzEHnXk?si=yZu9Uhd3kTrAl_HY</w:t>
        </w:r>
      </w:hyperlink>
    </w:p>
    <w:p w14:paraId="1462788F" w14:textId="77777777" w:rsidR="00E05798" w:rsidRDefault="00E05798">
      <w:pPr>
        <w:numPr>
          <w:ilvl w:val="0"/>
          <w:numId w:val="16"/>
        </w:numPr>
        <w:pBdr>
          <w:top w:val="nil"/>
          <w:left w:val="nil"/>
          <w:bottom w:val="nil"/>
          <w:right w:val="nil"/>
          <w:between w:val="nil"/>
        </w:pBdr>
        <w:ind w:left="-426" w:hanging="359"/>
        <w:rPr>
          <w:rFonts w:ascii="Cambria" w:eastAsia="Cambria" w:hAnsi="Cambria" w:cs="Cambria"/>
          <w:sz w:val="24"/>
          <w:szCs w:val="24"/>
        </w:rPr>
      </w:pPr>
    </w:p>
    <w:p w14:paraId="4F3462B6" w14:textId="77777777" w:rsidR="00A971B5" w:rsidRDefault="00A971B5">
      <w:pPr>
        <w:pBdr>
          <w:bottom w:val="single" w:sz="4" w:space="1" w:color="000000"/>
        </w:pBdr>
        <w:ind w:left="-426"/>
        <w:rPr>
          <w:rFonts w:ascii="Cambria" w:eastAsia="Cambria" w:hAnsi="Cambria" w:cs="Cambria"/>
          <w:color w:val="002060"/>
          <w:sz w:val="24"/>
          <w:szCs w:val="24"/>
        </w:rPr>
      </w:pPr>
    </w:p>
    <w:p w14:paraId="27BBB803" w14:textId="77777777"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t>CHILLA</w:t>
      </w:r>
    </w:p>
    <w:p w14:paraId="678F0109"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BESAN VEG CHILLA (RECIPE - </w:t>
      </w:r>
      <w:hyperlink r:id="rId451">
        <w:r>
          <w:rPr>
            <w:rFonts w:ascii="Cambria" w:eastAsia="Cambria" w:hAnsi="Cambria" w:cs="Cambria"/>
            <w:color w:val="1155CC"/>
            <w:sz w:val="24"/>
            <w:szCs w:val="24"/>
            <w:u w:val="single"/>
          </w:rPr>
          <w:t>https://youtube.com/shorts/N5I5LLB_Uw4?si=YZ79Ol9aHWqF7269</w:t>
        </w:r>
      </w:hyperlink>
      <w:r>
        <w:rPr>
          <w:rFonts w:ascii="Cambria" w:eastAsia="Cambria" w:hAnsi="Cambria" w:cs="Cambria"/>
          <w:color w:val="0563C1"/>
          <w:sz w:val="24"/>
          <w:szCs w:val="24"/>
          <w:u w:val="single"/>
        </w:rPr>
        <w:t xml:space="preserve"> )</w:t>
      </w:r>
    </w:p>
    <w:p w14:paraId="55B8DD9F" w14:textId="4B90282E" w:rsidR="000334A6" w:rsidRPr="000334A6" w:rsidRDefault="000334A6">
      <w:pPr>
        <w:numPr>
          <w:ilvl w:val="0"/>
          <w:numId w:val="17"/>
        </w:numPr>
        <w:pBdr>
          <w:top w:val="nil"/>
          <w:left w:val="nil"/>
          <w:bottom w:val="nil"/>
          <w:right w:val="nil"/>
          <w:between w:val="nil"/>
        </w:pBdr>
        <w:spacing w:after="0"/>
        <w:ind w:left="-426" w:hanging="359"/>
        <w:rPr>
          <w:rFonts w:ascii="Cambria" w:hAnsi="Cambria" w:cstheme="minorHAnsi"/>
          <w:bCs/>
          <w:sz w:val="24"/>
          <w:szCs w:val="24"/>
        </w:rPr>
      </w:pPr>
      <w:r w:rsidRPr="000334A6">
        <w:rPr>
          <w:rFonts w:ascii="Cambria" w:hAnsi="Cambria" w:cstheme="minorHAnsi"/>
          <w:bCs/>
          <w:sz w:val="24"/>
          <w:szCs w:val="24"/>
        </w:rPr>
        <w:t>Besan</w:t>
      </w:r>
      <w:r>
        <w:rPr>
          <w:rFonts w:ascii="Cambria" w:hAnsi="Cambria" w:cstheme="minorHAnsi"/>
          <w:bCs/>
          <w:sz w:val="24"/>
          <w:szCs w:val="24"/>
        </w:rPr>
        <w:t xml:space="preserve"> paneer wrap: </w:t>
      </w:r>
      <w:hyperlink r:id="rId452" w:history="1">
        <w:r w:rsidRPr="00976F11">
          <w:rPr>
            <w:rStyle w:val="Hyperlink"/>
            <w:rFonts w:ascii="Cambria" w:hAnsi="Cambria" w:cstheme="minorHAnsi"/>
            <w:bCs/>
            <w:sz w:val="24"/>
            <w:szCs w:val="24"/>
          </w:rPr>
          <w:t>https://www.instagram.com/p/DWGwd2ECM1_/?utm_source=ig_web_copy_link&amp;igsh=MzRlODBiNWFlZA==</w:t>
        </w:r>
      </w:hyperlink>
      <w:r>
        <w:rPr>
          <w:rFonts w:ascii="Cambria" w:hAnsi="Cambria" w:cstheme="minorHAnsi"/>
          <w:bCs/>
          <w:sz w:val="24"/>
          <w:szCs w:val="24"/>
        </w:rPr>
        <w:t xml:space="preserve"> (has cheese)</w:t>
      </w:r>
    </w:p>
    <w:p w14:paraId="7427AE14" w14:textId="389F637F"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JOWAR CHILLA (RECIPE - </w:t>
      </w:r>
      <w:hyperlink r:id="rId453">
        <w:r>
          <w:rPr>
            <w:rFonts w:ascii="Cambria" w:eastAsia="Cambria" w:hAnsi="Cambria" w:cs="Cambria"/>
            <w:color w:val="0563C1"/>
            <w:sz w:val="24"/>
            <w:szCs w:val="24"/>
            <w:u w:val="single"/>
          </w:rPr>
          <w:t>https://www.youtube.com/watch?v=IbO8jVqRWCg</w:t>
        </w:r>
      </w:hyperlink>
      <w:r>
        <w:rPr>
          <w:rFonts w:ascii="Cambria" w:eastAsia="Cambria" w:hAnsi="Cambria" w:cs="Cambria"/>
          <w:color w:val="0563C1"/>
          <w:sz w:val="24"/>
          <w:szCs w:val="24"/>
          <w:u w:val="single"/>
        </w:rPr>
        <w:t xml:space="preserve"> )</w:t>
      </w:r>
    </w:p>
    <w:p w14:paraId="314E201D"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OATS CHILLA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454">
        <w:r>
          <w:rPr>
            <w:rFonts w:ascii="Cambria" w:eastAsia="Cambria" w:hAnsi="Cambria" w:cs="Cambria"/>
            <w:color w:val="0563C1"/>
            <w:sz w:val="24"/>
            <w:szCs w:val="24"/>
            <w:u w:val="single"/>
          </w:rPr>
          <w:t>https://www.youtube.com/watch?v=ffNH79EbwEw</w:t>
        </w:r>
      </w:hyperlink>
      <w:r>
        <w:rPr>
          <w:rFonts w:ascii="Cambria" w:eastAsia="Cambria" w:hAnsi="Cambria" w:cs="Cambria"/>
          <w:color w:val="0563C1"/>
          <w:sz w:val="24"/>
          <w:szCs w:val="24"/>
          <w:u w:val="single"/>
        </w:rPr>
        <w:t xml:space="preserve"> )</w:t>
      </w:r>
    </w:p>
    <w:p w14:paraId="6AA2F71E" w14:textId="232B056F" w:rsidR="00B91696" w:rsidRPr="00B91696" w:rsidRDefault="00B91696">
      <w:pPr>
        <w:numPr>
          <w:ilvl w:val="0"/>
          <w:numId w:val="17"/>
        </w:numPr>
        <w:pBdr>
          <w:top w:val="nil"/>
          <w:left w:val="nil"/>
          <w:bottom w:val="nil"/>
          <w:right w:val="nil"/>
          <w:between w:val="nil"/>
        </w:pBdr>
        <w:spacing w:after="0"/>
        <w:ind w:left="-426" w:hanging="359"/>
        <w:rPr>
          <w:rFonts w:ascii="Cambria" w:eastAsia="Cambria" w:hAnsi="Cambria" w:cs="Cambria"/>
          <w:color w:val="000000"/>
          <w:sz w:val="24"/>
          <w:szCs w:val="24"/>
        </w:rPr>
      </w:pPr>
      <w:r w:rsidRPr="00B91696">
        <w:rPr>
          <w:rFonts w:ascii="Cambria" w:eastAsia="Cambria" w:hAnsi="Cambria" w:cs="Cambria"/>
          <w:color w:val="000000"/>
          <w:sz w:val="24"/>
          <w:szCs w:val="24"/>
        </w:rPr>
        <w:t xml:space="preserve">Oats </w:t>
      </w:r>
      <w:r w:rsidR="00504183">
        <w:rPr>
          <w:rFonts w:ascii="Cambria" w:eastAsia="Cambria" w:hAnsi="Cambria" w:cs="Cambria"/>
          <w:color w:val="000000"/>
          <w:sz w:val="24"/>
          <w:szCs w:val="24"/>
        </w:rPr>
        <w:t xml:space="preserve">vegetable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(recipe- </w:t>
      </w:r>
      <w:hyperlink r:id="rId455" w:history="1">
        <w:r w:rsidRPr="00D313DF">
          <w:rPr>
            <w:rStyle w:val="Hyperlink"/>
            <w:rFonts w:ascii="Cambria" w:eastAsia="Cambria" w:hAnsi="Cambria" w:cs="Cambria"/>
            <w:sz w:val="24"/>
            <w:szCs w:val="24"/>
          </w:rPr>
          <w:t>https://youtu.be/9rbANll1pZY?si=VVVUkLi1QxfEzxhN</w:t>
        </w:r>
      </w:hyperlink>
      <w:r>
        <w:rPr>
          <w:rFonts w:ascii="Cambria" w:eastAsia="Cambria" w:hAnsi="Cambria" w:cs="Cambria"/>
          <w:color w:val="000000"/>
          <w:sz w:val="24"/>
          <w:szCs w:val="24"/>
        </w:rPr>
        <w:t xml:space="preserve"> )</w:t>
      </w:r>
    </w:p>
    <w:p w14:paraId="1D32D347"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SPINACH CHILLA (RECIPIE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456">
        <w:r>
          <w:rPr>
            <w:rFonts w:ascii="Cambria" w:eastAsia="Cambria" w:hAnsi="Cambria" w:cs="Cambria"/>
            <w:color w:val="0563C1"/>
            <w:sz w:val="24"/>
            <w:szCs w:val="24"/>
            <w:u w:val="single"/>
          </w:rPr>
          <w:t>https://www.youtube.com/watch?v=PFsxaFyuQik</w:t>
        </w:r>
      </w:hyperlink>
      <w:r>
        <w:rPr>
          <w:rFonts w:ascii="Cambria" w:eastAsia="Cambria" w:hAnsi="Cambria" w:cs="Cambria"/>
          <w:color w:val="0563C1"/>
          <w:sz w:val="24"/>
          <w:szCs w:val="24"/>
          <w:u w:val="single"/>
        </w:rPr>
        <w:t xml:space="preserve"> )</w:t>
      </w:r>
    </w:p>
    <w:p w14:paraId="41DFFCFF"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OATS RAVA CHILLA (RECIPE -</w:t>
      </w:r>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hyperlink r:id="rId457">
        <w:r>
          <w:rPr>
            <w:rFonts w:ascii="Cambria" w:eastAsia="Cambria" w:hAnsi="Cambria" w:cs="Cambria"/>
            <w:color w:val="1155CC"/>
            <w:sz w:val="24"/>
            <w:szCs w:val="24"/>
            <w:u w:val="single"/>
          </w:rPr>
          <w:t>https://youtu.be/Ek9HaN8kp_E?si=KHkKkTz7iOwiA_3L</w:t>
        </w:r>
      </w:hyperlink>
      <w:r>
        <w:rPr>
          <w:rFonts w:ascii="Cambria" w:eastAsia="Cambria" w:hAnsi="Cambria" w:cs="Cambria"/>
          <w:color w:val="000000"/>
          <w:sz w:val="24"/>
          <w:szCs w:val="24"/>
        </w:rPr>
        <w:t xml:space="preserve"> )</w:t>
      </w:r>
    </w:p>
    <w:p w14:paraId="48F990F0"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RAJGIRA CHILLA (RECIPE</w:t>
      </w:r>
      <w:r>
        <w:rPr>
          <w:rFonts w:ascii="Cambria" w:eastAsia="Cambria" w:hAnsi="Cambria" w:cs="Cambria"/>
          <w:color w:val="0563C1"/>
          <w:sz w:val="24"/>
          <w:szCs w:val="24"/>
          <w:u w:val="single"/>
        </w:rPr>
        <w:t xml:space="preserve">- </w:t>
      </w:r>
      <w:hyperlink r:id="rId458">
        <w:r>
          <w:rPr>
            <w:rFonts w:ascii="Cambria" w:eastAsia="Cambria" w:hAnsi="Cambria" w:cs="Cambria"/>
            <w:color w:val="0563C1"/>
            <w:sz w:val="24"/>
            <w:szCs w:val="24"/>
            <w:u w:val="single"/>
          </w:rPr>
          <w:t>https://www.youtube.com/watch?v=aKOw8Ni3z8w</w:t>
        </w:r>
      </w:hyperlink>
      <w:r>
        <w:rPr>
          <w:rFonts w:ascii="Cambria" w:eastAsia="Cambria" w:hAnsi="Cambria" w:cs="Cambria"/>
          <w:color w:val="0563C1"/>
          <w:sz w:val="24"/>
          <w:szCs w:val="24"/>
          <w:u w:val="single"/>
        </w:rPr>
        <w:t xml:space="preserve"> )</w:t>
      </w:r>
    </w:p>
    <w:p w14:paraId="293A19E9"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RAVA CHILLA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w:t>
      </w:r>
      <w:r>
        <w:rPr>
          <w:rFonts w:ascii="Cambria" w:eastAsia="Cambria" w:hAnsi="Cambria" w:cs="Cambria"/>
          <w:color w:val="C00000"/>
          <w:sz w:val="24"/>
          <w:szCs w:val="24"/>
          <w:u w:val="single"/>
        </w:rPr>
        <w:t xml:space="preserve"> </w:t>
      </w:r>
      <w:hyperlink r:id="rId459">
        <w:r>
          <w:rPr>
            <w:rFonts w:ascii="Cambria" w:eastAsia="Cambria" w:hAnsi="Cambria" w:cs="Cambria"/>
            <w:color w:val="0563C1"/>
            <w:sz w:val="24"/>
            <w:szCs w:val="24"/>
            <w:u w:val="single"/>
          </w:rPr>
          <w:t>https://www.youtube.com/watch?v=tBQNnvaoVfY</w:t>
        </w:r>
      </w:hyperlink>
      <w:r>
        <w:rPr>
          <w:rFonts w:ascii="Cambria" w:eastAsia="Cambria" w:hAnsi="Cambria" w:cs="Cambria"/>
          <w:color w:val="0563C1"/>
          <w:sz w:val="24"/>
          <w:szCs w:val="24"/>
          <w:u w:val="single"/>
        </w:rPr>
        <w:t xml:space="preserve"> )</w:t>
      </w:r>
    </w:p>
    <w:p w14:paraId="7B24F9E9" w14:textId="0B943804" w:rsidR="00352292" w:rsidRDefault="00F75C53">
      <w:pPr>
        <w:numPr>
          <w:ilvl w:val="0"/>
          <w:numId w:val="17"/>
        </w:numPr>
        <w:pBdr>
          <w:top w:val="nil"/>
          <w:left w:val="nil"/>
          <w:bottom w:val="nil"/>
          <w:right w:val="nil"/>
          <w:between w:val="nil"/>
        </w:pBdr>
        <w:spacing w:after="0"/>
        <w:ind w:left="-426" w:hanging="359"/>
        <w:rPr>
          <w:rFonts w:ascii="Cambria" w:eastAsia="Cambria" w:hAnsi="Cambria" w:cs="Cambria"/>
          <w:color w:val="C00000"/>
          <w:sz w:val="24"/>
          <w:szCs w:val="24"/>
          <w:u w:val="single"/>
        </w:rPr>
      </w:pPr>
      <w:r>
        <w:rPr>
          <w:rFonts w:ascii="Cambria" w:eastAsia="Cambria" w:hAnsi="Cambria" w:cs="Cambria"/>
          <w:color w:val="000000"/>
          <w:sz w:val="24"/>
          <w:szCs w:val="24"/>
        </w:rPr>
        <w:t>MOONG DAL CHILLA (RECIPE</w:t>
      </w:r>
      <w:r>
        <w:rPr>
          <w:rFonts w:ascii="Cambria" w:eastAsia="Cambria" w:hAnsi="Cambria" w:cs="Cambria"/>
          <w:color w:val="0563C1"/>
          <w:sz w:val="24"/>
          <w:szCs w:val="24"/>
          <w:u w:val="single"/>
        </w:rPr>
        <w:t xml:space="preserve"> - </w:t>
      </w:r>
      <w:hyperlink r:id="rId460">
        <w:r>
          <w:rPr>
            <w:rFonts w:ascii="Cambria" w:eastAsia="Cambria" w:hAnsi="Cambria" w:cs="Cambria"/>
            <w:color w:val="1155CC"/>
            <w:sz w:val="24"/>
            <w:szCs w:val="24"/>
            <w:u w:val="single"/>
          </w:rPr>
          <w:t>https://youtu.be/6JXC5N9hF6k?si=05kKObi5AR0HSTmp</w:t>
        </w:r>
      </w:hyperlink>
      <w:r>
        <w:rPr>
          <w:rFonts w:ascii="Cambria" w:eastAsia="Cambria" w:hAnsi="Cambria" w:cs="Cambria"/>
          <w:color w:val="0563C1"/>
          <w:sz w:val="24"/>
          <w:szCs w:val="24"/>
        </w:rPr>
        <w:t xml:space="preserve"> )</w:t>
      </w:r>
      <w:r w:rsidR="00352292">
        <w:rPr>
          <w:rFonts w:ascii="Cambria" w:eastAsia="Cambria" w:hAnsi="Cambria" w:cs="Cambria"/>
          <w:color w:val="C00000"/>
          <w:sz w:val="24"/>
          <w:szCs w:val="24"/>
          <w:u w:val="single"/>
        </w:rPr>
        <w:t xml:space="preserve">/ </w:t>
      </w:r>
      <w:hyperlink r:id="rId461" w:history="1">
        <w:r w:rsidR="00352292" w:rsidRPr="00784E4F">
          <w:rPr>
            <w:rStyle w:val="Hyperlink"/>
            <w:rFonts w:ascii="Cambria" w:eastAsia="Cambria" w:hAnsi="Cambria" w:cs="Cambria"/>
            <w:sz w:val="24"/>
            <w:szCs w:val="24"/>
          </w:rPr>
          <w:t>https://youtu.be/AbsBX4g5QGw?si=i-f5uJEhg3UWdjmU</w:t>
        </w:r>
      </w:hyperlink>
      <w:r w:rsidR="00352292">
        <w:rPr>
          <w:rFonts w:ascii="Cambria" w:eastAsia="Cambria" w:hAnsi="Cambria" w:cs="Cambria"/>
          <w:color w:val="C00000"/>
          <w:sz w:val="24"/>
          <w:szCs w:val="24"/>
          <w:u w:val="single"/>
        </w:rPr>
        <w:t xml:space="preserve"> </w:t>
      </w:r>
      <w:r w:rsidR="002200A0">
        <w:rPr>
          <w:rFonts w:ascii="Cambria" w:eastAsia="Cambria" w:hAnsi="Cambria" w:cs="Cambria"/>
          <w:color w:val="C00000"/>
          <w:sz w:val="24"/>
          <w:szCs w:val="24"/>
          <w:u w:val="single"/>
        </w:rPr>
        <w:t xml:space="preserve">/ </w:t>
      </w:r>
      <w:hyperlink r:id="rId462" w:history="1">
        <w:r w:rsidR="002200A0" w:rsidRPr="00302AC5">
          <w:rPr>
            <w:rStyle w:val="Hyperlink"/>
            <w:rFonts w:ascii="Cambria" w:eastAsia="Cambria" w:hAnsi="Cambria" w:cs="Cambria"/>
            <w:sz w:val="24"/>
            <w:szCs w:val="24"/>
          </w:rPr>
          <w:t>https://www.instagram.com/reel/DTm3HDqCJnI/?utm_source=ig_web_copy_link&amp;igsh=MzRlODBiNWFlZA==</w:t>
        </w:r>
      </w:hyperlink>
      <w:r w:rsidR="002200A0">
        <w:rPr>
          <w:rFonts w:ascii="Cambria" w:eastAsia="Cambria" w:hAnsi="Cambria" w:cs="Cambria"/>
          <w:color w:val="C00000"/>
          <w:sz w:val="24"/>
          <w:szCs w:val="24"/>
          <w:u w:val="single"/>
        </w:rPr>
        <w:t xml:space="preserve"> </w:t>
      </w:r>
    </w:p>
    <w:p w14:paraId="4BB48226" w14:textId="5D12B1E0" w:rsidR="00A93DDC" w:rsidRPr="00352292" w:rsidRDefault="00A93DDC">
      <w:pPr>
        <w:numPr>
          <w:ilvl w:val="0"/>
          <w:numId w:val="17"/>
        </w:numPr>
        <w:pBdr>
          <w:top w:val="nil"/>
          <w:left w:val="nil"/>
          <w:bottom w:val="nil"/>
          <w:right w:val="nil"/>
          <w:between w:val="nil"/>
        </w:pBdr>
        <w:spacing w:after="0"/>
        <w:ind w:left="-426" w:hanging="359"/>
        <w:rPr>
          <w:rFonts w:ascii="Cambria" w:eastAsia="Cambria" w:hAnsi="Cambria" w:cs="Cambria"/>
          <w:color w:val="C00000"/>
          <w:sz w:val="24"/>
          <w:szCs w:val="24"/>
          <w:u w:val="single"/>
        </w:rPr>
      </w:pPr>
      <w:r>
        <w:rPr>
          <w:rFonts w:ascii="Cambria" w:eastAsia="Cambria" w:hAnsi="Cambria" w:cs="Cambria"/>
          <w:color w:val="000000"/>
          <w:sz w:val="24"/>
          <w:szCs w:val="24"/>
        </w:rPr>
        <w:t xml:space="preserve">Sprouted moong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463" w:history="1">
        <w:r w:rsidRPr="00EE6A97">
          <w:rPr>
            <w:rStyle w:val="Hyperlink"/>
            <w:rFonts w:ascii="Cambria" w:eastAsia="Cambria" w:hAnsi="Cambria" w:cs="Cambria"/>
            <w:sz w:val="24"/>
            <w:szCs w:val="24"/>
          </w:rPr>
          <w:t>https://youtube.com/shorts/pI1nkQWZpmY?si=rRr6QV4200Lg_VrB</w:t>
        </w:r>
      </w:hyperlink>
      <w:r>
        <w:rPr>
          <w:rFonts w:ascii="Cambria" w:eastAsia="Cambria" w:hAnsi="Cambria" w:cs="Cambria"/>
          <w:color w:val="000000"/>
          <w:sz w:val="24"/>
          <w:szCs w:val="24"/>
        </w:rPr>
        <w:t xml:space="preserve"> </w:t>
      </w:r>
    </w:p>
    <w:p w14:paraId="79F25AC1" w14:textId="1148259E" w:rsidR="00A971B5" w:rsidRPr="006E59AA" w:rsidRDefault="00F75C53">
      <w:pPr>
        <w:numPr>
          <w:ilvl w:val="0"/>
          <w:numId w:val="17"/>
        </w:numPr>
        <w:pBdr>
          <w:top w:val="nil"/>
          <w:left w:val="nil"/>
          <w:bottom w:val="nil"/>
          <w:right w:val="nil"/>
          <w:between w:val="nil"/>
        </w:pBdr>
        <w:spacing w:after="0"/>
        <w:ind w:left="-426" w:hanging="359"/>
        <w:rPr>
          <w:rFonts w:ascii="Cambria" w:eastAsia="Cambria" w:hAnsi="Cambria" w:cs="Cambria"/>
          <w:color w:val="C00000"/>
          <w:sz w:val="24"/>
          <w:szCs w:val="24"/>
        </w:rPr>
      </w:pPr>
      <w:r>
        <w:rPr>
          <w:rFonts w:ascii="Cambria" w:eastAsia="Cambria" w:hAnsi="Cambria" w:cs="Cambria"/>
          <w:color w:val="000000"/>
          <w:sz w:val="24"/>
          <w:szCs w:val="24"/>
        </w:rPr>
        <w:t>SATTU CHILLA (RECIPE</w:t>
      </w:r>
      <w:r w:rsidR="006E59AA">
        <w:rPr>
          <w:rFonts w:ascii="Cambria" w:eastAsia="Cambria" w:hAnsi="Cambria" w:cs="Cambria"/>
          <w:color w:val="000000"/>
          <w:sz w:val="24"/>
          <w:szCs w:val="24"/>
        </w:rPr>
        <w:t xml:space="preserve">- </w:t>
      </w:r>
      <w:hyperlink r:id="rId464" w:history="1">
        <w:r w:rsidR="004812B3" w:rsidRPr="0045436D">
          <w:rPr>
            <w:rStyle w:val="Hyperlink"/>
            <w:rFonts w:ascii="Cambria" w:eastAsia="Cambria" w:hAnsi="Cambria" w:cs="Cambria"/>
            <w:sz w:val="24"/>
            <w:szCs w:val="24"/>
          </w:rPr>
          <w:t>https://youtube.com/shorts/n6j8rmdOLzE?si=l8jP2y-zpEpXDupV</w:t>
        </w:r>
      </w:hyperlink>
      <w:r w:rsidR="004812B3">
        <w:rPr>
          <w:rFonts w:ascii="Cambria" w:eastAsia="Cambria" w:hAnsi="Cambria" w:cs="Cambria"/>
          <w:color w:val="000000"/>
          <w:sz w:val="24"/>
          <w:szCs w:val="24"/>
        </w:rPr>
        <w:t xml:space="preserve"> </w:t>
      </w:r>
      <w:r w:rsidR="006E59AA">
        <w:rPr>
          <w:rFonts w:ascii="Cambria" w:eastAsia="Cambria" w:hAnsi="Cambria" w:cs="Cambria"/>
          <w:color w:val="000000"/>
          <w:sz w:val="24"/>
          <w:szCs w:val="24"/>
        </w:rPr>
        <w:t>)</w:t>
      </w:r>
    </w:p>
    <w:p w14:paraId="61909579"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C00000"/>
          <w:sz w:val="24"/>
          <w:szCs w:val="24"/>
          <w:u w:val="single"/>
        </w:rPr>
      </w:pPr>
      <w:r>
        <w:rPr>
          <w:rFonts w:ascii="Cambria" w:eastAsia="Cambria" w:hAnsi="Cambria" w:cs="Cambria"/>
          <w:color w:val="000000"/>
          <w:sz w:val="24"/>
          <w:szCs w:val="24"/>
        </w:rPr>
        <w:t>MOONG DAL CHILLA WITH PANEER STUFFING (RECIPE</w:t>
      </w:r>
      <w:r>
        <w:rPr>
          <w:rFonts w:ascii="Cambria" w:eastAsia="Cambria" w:hAnsi="Cambria" w:cs="Cambria"/>
          <w:color w:val="C00000"/>
          <w:sz w:val="24"/>
          <w:szCs w:val="24"/>
          <w:u w:val="single"/>
        </w:rPr>
        <w:t xml:space="preserve">- </w:t>
      </w:r>
      <w:hyperlink r:id="rId465">
        <w:r>
          <w:rPr>
            <w:rFonts w:ascii="Cambria" w:eastAsia="Cambria" w:hAnsi="Cambria" w:cs="Cambria"/>
            <w:color w:val="0563C1"/>
            <w:sz w:val="24"/>
            <w:szCs w:val="24"/>
            <w:u w:val="single"/>
          </w:rPr>
          <w:t>https://www.youtube.com/watch?v=rdgYebOQQGM</w:t>
        </w:r>
      </w:hyperlink>
      <w:r>
        <w:rPr>
          <w:rFonts w:ascii="Cambria" w:eastAsia="Cambria" w:hAnsi="Cambria" w:cs="Cambria"/>
          <w:color w:val="C00000"/>
          <w:sz w:val="24"/>
          <w:szCs w:val="24"/>
          <w:u w:val="single"/>
        </w:rPr>
        <w:t xml:space="preserve"> </w:t>
      </w:r>
      <w:r>
        <w:rPr>
          <w:rFonts w:ascii="Cambria" w:eastAsia="Cambria" w:hAnsi="Cambria" w:cs="Cambria"/>
          <w:color w:val="000000"/>
          <w:sz w:val="24"/>
          <w:szCs w:val="24"/>
          <w:u w:val="single"/>
        </w:rPr>
        <w:t>)</w:t>
      </w:r>
    </w:p>
    <w:p w14:paraId="02C32A70"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C00000"/>
          <w:sz w:val="24"/>
          <w:szCs w:val="24"/>
          <w:u w:val="single"/>
        </w:rPr>
      </w:pPr>
      <w:r>
        <w:rPr>
          <w:rFonts w:ascii="Cambria" w:eastAsia="Cambria" w:hAnsi="Cambria" w:cs="Cambria"/>
          <w:color w:val="000000"/>
          <w:sz w:val="24"/>
          <w:szCs w:val="24"/>
        </w:rPr>
        <w:t xml:space="preserve">RAGI MOONG DAL CHILLA (RECIPE- </w:t>
      </w:r>
      <w:hyperlink r:id="rId466">
        <w:r>
          <w:rPr>
            <w:rFonts w:ascii="Cambria" w:eastAsia="Cambria" w:hAnsi="Cambria" w:cs="Cambria"/>
            <w:color w:val="0563C1"/>
            <w:sz w:val="24"/>
            <w:szCs w:val="24"/>
            <w:u w:val="single"/>
          </w:rPr>
          <w:t>https://www.youtube.com/watch?v=fySlJbZJLJI</w:t>
        </w:r>
      </w:hyperlink>
      <w:r>
        <w:rPr>
          <w:rFonts w:ascii="Cambria" w:eastAsia="Cambria" w:hAnsi="Cambria" w:cs="Cambria"/>
          <w:color w:val="000000"/>
          <w:sz w:val="24"/>
          <w:szCs w:val="24"/>
        </w:rPr>
        <w:t xml:space="preserve"> )  </w:t>
      </w:r>
    </w:p>
    <w:p w14:paraId="143FB83F"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C00000"/>
          <w:sz w:val="24"/>
          <w:szCs w:val="24"/>
          <w:u w:val="single"/>
        </w:rPr>
      </w:pPr>
      <w:r>
        <w:rPr>
          <w:rFonts w:ascii="Cambria" w:eastAsia="Cambria" w:hAnsi="Cambria" w:cs="Cambria"/>
          <w:color w:val="000000"/>
          <w:sz w:val="24"/>
          <w:szCs w:val="24"/>
        </w:rPr>
        <w:lastRenderedPageBreak/>
        <w:t xml:space="preserve">POHA MOONG DAL CHILLA (RECIPE- </w:t>
      </w:r>
      <w:hyperlink r:id="rId467">
        <w:r>
          <w:rPr>
            <w:rFonts w:ascii="Cambria" w:eastAsia="Cambria" w:hAnsi="Cambria" w:cs="Cambria"/>
            <w:color w:val="0563C1"/>
            <w:sz w:val="24"/>
            <w:szCs w:val="24"/>
            <w:u w:val="single"/>
          </w:rPr>
          <w:t>https://www.youtube.com/watch?v=o-CeblS88M4</w:t>
        </w:r>
      </w:hyperlink>
      <w:r>
        <w:rPr>
          <w:rFonts w:ascii="Cambria" w:eastAsia="Cambria" w:hAnsi="Cambria" w:cs="Cambria"/>
          <w:color w:val="000000"/>
          <w:sz w:val="24"/>
          <w:szCs w:val="24"/>
        </w:rPr>
        <w:t xml:space="preserve"> ) </w:t>
      </w:r>
    </w:p>
    <w:p w14:paraId="6B8C0D25"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C00000"/>
          <w:sz w:val="24"/>
          <w:szCs w:val="24"/>
          <w:u w:val="single"/>
        </w:rPr>
      </w:pPr>
      <w:r>
        <w:rPr>
          <w:rFonts w:ascii="Cambria" w:eastAsia="Cambria" w:hAnsi="Cambria" w:cs="Cambria"/>
          <w:color w:val="000000"/>
          <w:sz w:val="24"/>
          <w:szCs w:val="24"/>
        </w:rPr>
        <w:t xml:space="preserve">TOMATO BESAN CHILLA (RECIPE- </w:t>
      </w:r>
      <w:hyperlink r:id="rId468">
        <w:r>
          <w:rPr>
            <w:rFonts w:ascii="Cambria" w:eastAsia="Cambria" w:hAnsi="Cambria" w:cs="Cambria"/>
            <w:color w:val="0563C1"/>
            <w:sz w:val="24"/>
            <w:szCs w:val="24"/>
            <w:u w:val="single"/>
          </w:rPr>
          <w:t>https://www.youtube.com/watch?v=Lny831WS3m8</w:t>
        </w:r>
      </w:hyperlink>
      <w:r>
        <w:rPr>
          <w:rFonts w:ascii="Cambria" w:eastAsia="Cambria" w:hAnsi="Cambria" w:cs="Cambria"/>
          <w:color w:val="000000"/>
          <w:sz w:val="24"/>
          <w:szCs w:val="24"/>
        </w:rPr>
        <w:t xml:space="preserve"> )</w:t>
      </w:r>
    </w:p>
    <w:p w14:paraId="76E1477D"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C00000"/>
          <w:sz w:val="24"/>
          <w:szCs w:val="24"/>
          <w:u w:val="single"/>
        </w:rPr>
      </w:pPr>
      <w:r>
        <w:rPr>
          <w:rFonts w:ascii="Cambria" w:eastAsia="Cambria" w:hAnsi="Cambria" w:cs="Cambria"/>
          <w:color w:val="000000"/>
          <w:sz w:val="24"/>
          <w:szCs w:val="24"/>
        </w:rPr>
        <w:t xml:space="preserve">OATS BEETROOT CHILLA (RECIPE- </w:t>
      </w:r>
      <w:hyperlink r:id="rId469">
        <w:r>
          <w:rPr>
            <w:rFonts w:ascii="Cambria" w:eastAsia="Cambria" w:hAnsi="Cambria" w:cs="Cambria"/>
            <w:color w:val="0563C1"/>
            <w:sz w:val="24"/>
            <w:szCs w:val="24"/>
            <w:u w:val="single"/>
          </w:rPr>
          <w:t>https://www.youtube.com/watch?v=MXTXmBpcEgY</w:t>
        </w:r>
      </w:hyperlink>
      <w:r>
        <w:rPr>
          <w:rFonts w:ascii="Cambria" w:eastAsia="Cambria" w:hAnsi="Cambria" w:cs="Cambria"/>
          <w:color w:val="000000"/>
          <w:sz w:val="24"/>
          <w:szCs w:val="24"/>
        </w:rPr>
        <w:t xml:space="preserve"> )</w:t>
      </w:r>
    </w:p>
    <w:p w14:paraId="3B807AC6"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C00000"/>
          <w:sz w:val="24"/>
          <w:szCs w:val="24"/>
          <w:u w:val="single"/>
        </w:rPr>
      </w:pPr>
      <w:r>
        <w:rPr>
          <w:rFonts w:ascii="Cambria" w:eastAsia="Cambria" w:hAnsi="Cambria" w:cs="Cambria"/>
          <w:color w:val="000000"/>
          <w:sz w:val="24"/>
          <w:szCs w:val="24"/>
        </w:rPr>
        <w:t xml:space="preserve">RAVA MOONG DAL CHILLA (RECIPE- </w:t>
      </w:r>
      <w:hyperlink r:id="rId470">
        <w:r>
          <w:rPr>
            <w:rFonts w:ascii="Cambria" w:eastAsia="Cambria" w:hAnsi="Cambria" w:cs="Cambria"/>
            <w:color w:val="0563C1"/>
            <w:sz w:val="24"/>
            <w:szCs w:val="24"/>
            <w:u w:val="single"/>
          </w:rPr>
          <w:t>https://www.youtube.com/watch?v=UABSvAa5H04</w:t>
        </w:r>
      </w:hyperlink>
      <w:r>
        <w:rPr>
          <w:rFonts w:ascii="Cambria" w:eastAsia="Cambria" w:hAnsi="Cambria" w:cs="Cambria"/>
          <w:color w:val="000000"/>
          <w:sz w:val="24"/>
          <w:szCs w:val="24"/>
        </w:rPr>
        <w:t xml:space="preserve"> )  </w:t>
      </w:r>
    </w:p>
    <w:p w14:paraId="4AF2DB37" w14:textId="7C0F9136"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C00000"/>
          <w:sz w:val="24"/>
          <w:szCs w:val="24"/>
          <w:u w:val="single"/>
        </w:rPr>
      </w:pPr>
      <w:r>
        <w:rPr>
          <w:rFonts w:ascii="Cambria" w:eastAsia="Cambria" w:hAnsi="Cambria" w:cs="Cambria"/>
          <w:color w:val="000000"/>
          <w:sz w:val="24"/>
          <w:szCs w:val="24"/>
        </w:rPr>
        <w:t xml:space="preserve">OATS BESAN CHILLA (RECIPE- </w:t>
      </w:r>
      <w:hyperlink r:id="rId471" w:history="1">
        <w:r w:rsidR="00F21CCD" w:rsidRPr="00394A22">
          <w:rPr>
            <w:rStyle w:val="Hyperlink"/>
            <w:rFonts w:ascii="Cambria" w:eastAsia="Cambria" w:hAnsi="Cambria" w:cs="Cambria"/>
            <w:sz w:val="24"/>
            <w:szCs w:val="24"/>
          </w:rPr>
          <w:t>https://youtu.be/VRp2D78UHus?si=eDq7lQ8vl66dpHlF</w:t>
        </w:r>
      </w:hyperlink>
      <w:r w:rsidR="00F21CCD">
        <w:rPr>
          <w:rFonts w:ascii="Cambria" w:eastAsia="Cambria" w:hAnsi="Cambria" w:cs="Cambria"/>
          <w:color w:val="000000"/>
          <w:sz w:val="24"/>
          <w:szCs w:val="24"/>
        </w:rPr>
        <w:t xml:space="preserve"> </w:t>
      </w:r>
      <w:r>
        <w:rPr>
          <w:rFonts w:ascii="Cambria" w:eastAsia="Cambria" w:hAnsi="Cambria" w:cs="Cambria"/>
          <w:color w:val="000000"/>
          <w:sz w:val="24"/>
          <w:szCs w:val="24"/>
        </w:rPr>
        <w:t>)</w:t>
      </w:r>
      <w:r w:rsidR="00A25E03">
        <w:rPr>
          <w:rFonts w:ascii="Cambria" w:eastAsia="Cambria" w:hAnsi="Cambria" w:cs="Cambria"/>
          <w:color w:val="000000"/>
          <w:sz w:val="24"/>
          <w:szCs w:val="24"/>
        </w:rPr>
        <w:t xml:space="preserve">/ </w:t>
      </w:r>
      <w:hyperlink r:id="rId472" w:history="1">
        <w:r w:rsidR="00A25E03" w:rsidRPr="00784E4F">
          <w:rPr>
            <w:rStyle w:val="Hyperlink"/>
            <w:rFonts w:ascii="Cambria" w:eastAsia="Cambria" w:hAnsi="Cambria" w:cs="Cambria"/>
            <w:sz w:val="24"/>
            <w:szCs w:val="24"/>
          </w:rPr>
          <w:t>https://www.instagram.com/p/DLxA3Awozu3/?utm_source=ig_web_copy_link</w:t>
        </w:r>
      </w:hyperlink>
      <w:r w:rsidR="00A25E03">
        <w:rPr>
          <w:rFonts w:ascii="Cambria" w:eastAsia="Cambria" w:hAnsi="Cambria" w:cs="Cambria"/>
          <w:color w:val="000000"/>
          <w:sz w:val="24"/>
          <w:szCs w:val="24"/>
        </w:rPr>
        <w:t xml:space="preserve"> (has paneer ka topping)</w:t>
      </w:r>
    </w:p>
    <w:p w14:paraId="61D0AC4A" w14:textId="0A457100"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C00000"/>
          <w:sz w:val="24"/>
          <w:szCs w:val="24"/>
          <w:u w:val="single"/>
        </w:rPr>
      </w:pPr>
      <w:r>
        <w:rPr>
          <w:rFonts w:ascii="Cambria" w:eastAsia="Cambria" w:hAnsi="Cambria" w:cs="Cambria"/>
          <w:color w:val="000000"/>
          <w:sz w:val="24"/>
          <w:szCs w:val="24"/>
        </w:rPr>
        <w:t xml:space="preserve">Besan paneer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(recipe- </w:t>
      </w:r>
      <w:hyperlink r:id="rId473">
        <w:r>
          <w:rPr>
            <w:rFonts w:ascii="Cambria" w:eastAsia="Cambria" w:hAnsi="Cambria" w:cs="Cambria"/>
            <w:color w:val="0563C1"/>
            <w:sz w:val="24"/>
            <w:szCs w:val="24"/>
            <w:u w:val="single"/>
          </w:rPr>
          <w:t>https://youtu.be/wKsJCrNTlXk?si=52rjlmGT0dm2Us6Q</w:t>
        </w:r>
      </w:hyperlink>
      <w:r>
        <w:rPr>
          <w:rFonts w:ascii="Cambria" w:eastAsia="Cambria" w:hAnsi="Cambria" w:cs="Cambria"/>
          <w:color w:val="000000"/>
          <w:sz w:val="24"/>
          <w:szCs w:val="24"/>
        </w:rPr>
        <w:t xml:space="preserve"> )</w:t>
      </w:r>
      <w:r w:rsidR="00A36D7F">
        <w:rPr>
          <w:rFonts w:ascii="Cambria" w:eastAsia="Cambria" w:hAnsi="Cambria" w:cs="Cambria"/>
          <w:color w:val="000000"/>
          <w:sz w:val="24"/>
          <w:szCs w:val="24"/>
        </w:rPr>
        <w:t xml:space="preserve"> / </w:t>
      </w:r>
      <w:hyperlink r:id="rId474" w:history="1">
        <w:r w:rsidR="00A36D7F" w:rsidRPr="001402FF">
          <w:rPr>
            <w:rStyle w:val="Hyperlink"/>
            <w:rFonts w:ascii="Cambria" w:eastAsia="Cambria" w:hAnsi="Cambria" w:cs="Cambria"/>
            <w:sz w:val="24"/>
            <w:szCs w:val="24"/>
          </w:rPr>
          <w:t>https://www.instagram.com/reel/DF-glnmynKC/?utm_source=ig_web_copy_link</w:t>
        </w:r>
      </w:hyperlink>
      <w:r w:rsidR="00A36D7F">
        <w:rPr>
          <w:rFonts w:ascii="Cambria" w:eastAsia="Cambria" w:hAnsi="Cambria" w:cs="Cambria"/>
          <w:color w:val="000000"/>
          <w:sz w:val="24"/>
          <w:szCs w:val="24"/>
        </w:rPr>
        <w:t xml:space="preserve"> </w:t>
      </w:r>
    </w:p>
    <w:p w14:paraId="1D6E6E86"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C00000"/>
          <w:sz w:val="24"/>
          <w:szCs w:val="24"/>
          <w:u w:val="single"/>
        </w:rPr>
      </w:pPr>
      <w:r>
        <w:rPr>
          <w:rFonts w:ascii="Cambria" w:eastAsia="Cambria" w:hAnsi="Cambria" w:cs="Cambria"/>
          <w:color w:val="000000"/>
          <w:sz w:val="24"/>
          <w:szCs w:val="24"/>
        </w:rPr>
        <w:t xml:space="preserve">Spinach sprouts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475">
        <w:r>
          <w:rPr>
            <w:rFonts w:ascii="Cambria" w:eastAsia="Cambria" w:hAnsi="Cambria" w:cs="Cambria"/>
            <w:color w:val="0563C1"/>
            <w:sz w:val="24"/>
            <w:szCs w:val="24"/>
            <w:highlight w:val="white"/>
            <w:u w:val="single"/>
          </w:rPr>
          <w:t>https://www.instagram.com/reel/C1CRp2HvuLZ/?utm_source=ig_web_copy_link&amp;igsh=MzRlODBiNWFlZA==</w:t>
        </w:r>
      </w:hyperlink>
      <w:r>
        <w:rPr>
          <w:rFonts w:ascii="Cambria" w:eastAsia="Cambria" w:hAnsi="Cambria" w:cs="Cambria"/>
          <w:color w:val="000000"/>
          <w:sz w:val="24"/>
          <w:szCs w:val="24"/>
          <w:highlight w:val="white"/>
        </w:rPr>
        <w:t xml:space="preserve"> </w:t>
      </w:r>
    </w:p>
    <w:p w14:paraId="3092C3C7" w14:textId="1F13F78B"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C00000"/>
          <w:sz w:val="24"/>
          <w:szCs w:val="24"/>
          <w:u w:val="single"/>
        </w:rPr>
      </w:pPr>
      <w:r>
        <w:rPr>
          <w:rFonts w:ascii="Cambria" w:eastAsia="Cambria" w:hAnsi="Cambria" w:cs="Cambria"/>
          <w:color w:val="000000"/>
          <w:sz w:val="24"/>
          <w:szCs w:val="24"/>
          <w:highlight w:val="white"/>
        </w:rPr>
        <w:t xml:space="preserve">Matar spinach </w:t>
      </w:r>
      <w:proofErr w:type="spellStart"/>
      <w:r>
        <w:rPr>
          <w:rFonts w:ascii="Cambria" w:eastAsia="Cambria" w:hAnsi="Cambria" w:cs="Cambria"/>
          <w:color w:val="000000"/>
          <w:sz w:val="24"/>
          <w:szCs w:val="24"/>
          <w:highlight w:val="white"/>
        </w:rPr>
        <w:t>chilla</w:t>
      </w:r>
      <w:proofErr w:type="spellEnd"/>
      <w:r>
        <w:rPr>
          <w:rFonts w:ascii="Cambria" w:eastAsia="Cambria" w:hAnsi="Cambria" w:cs="Cambria"/>
          <w:color w:val="000000"/>
          <w:sz w:val="24"/>
          <w:szCs w:val="24"/>
          <w:highlight w:val="white"/>
        </w:rPr>
        <w:t xml:space="preserve">: </w:t>
      </w:r>
      <w:hyperlink r:id="rId476">
        <w:r>
          <w:rPr>
            <w:rFonts w:ascii="Cambria" w:eastAsia="Cambria" w:hAnsi="Cambria" w:cs="Cambria"/>
            <w:color w:val="0563C1"/>
            <w:sz w:val="24"/>
            <w:szCs w:val="24"/>
            <w:highlight w:val="white"/>
            <w:u w:val="single"/>
          </w:rPr>
          <w:t>https://www.instagram.com/reel/Cz3VBFpsi7O/?utm_source=ig_web_copy_link&amp;igsh=MzRlODBiNWFlZA==</w:t>
        </w:r>
      </w:hyperlink>
      <w:r>
        <w:rPr>
          <w:rFonts w:ascii="Cambria" w:eastAsia="Cambria" w:hAnsi="Cambria" w:cs="Cambria"/>
          <w:color w:val="000000"/>
          <w:sz w:val="24"/>
          <w:szCs w:val="24"/>
          <w:highlight w:val="white"/>
        </w:rPr>
        <w:t xml:space="preserve"> </w:t>
      </w:r>
      <w:r w:rsidR="009A4C6F">
        <w:rPr>
          <w:rFonts w:ascii="Cambria" w:eastAsia="Cambria" w:hAnsi="Cambria" w:cs="Cambria"/>
          <w:color w:val="000000"/>
          <w:sz w:val="24"/>
          <w:szCs w:val="24"/>
        </w:rPr>
        <w:t>[has oats in the recipe]</w:t>
      </w:r>
    </w:p>
    <w:p w14:paraId="096D6C82"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C00000"/>
          <w:sz w:val="24"/>
          <w:szCs w:val="24"/>
          <w:u w:val="single"/>
        </w:rPr>
      </w:pPr>
      <w:r>
        <w:rPr>
          <w:rFonts w:ascii="Cambria" w:eastAsia="Cambria" w:hAnsi="Cambria" w:cs="Cambria"/>
          <w:color w:val="000000"/>
          <w:sz w:val="24"/>
          <w:szCs w:val="24"/>
          <w:highlight w:val="white"/>
        </w:rPr>
        <w:t xml:space="preserve">Besan </w:t>
      </w:r>
      <w:proofErr w:type="spellStart"/>
      <w:r>
        <w:rPr>
          <w:rFonts w:ascii="Cambria" w:eastAsia="Cambria" w:hAnsi="Cambria" w:cs="Cambria"/>
          <w:color w:val="000000"/>
          <w:sz w:val="24"/>
          <w:szCs w:val="24"/>
          <w:highlight w:val="white"/>
        </w:rPr>
        <w:t>chilla</w:t>
      </w:r>
      <w:proofErr w:type="spellEnd"/>
      <w:r>
        <w:rPr>
          <w:rFonts w:ascii="Cambria" w:eastAsia="Cambria" w:hAnsi="Cambria" w:cs="Cambria"/>
          <w:color w:val="000000"/>
          <w:sz w:val="24"/>
          <w:szCs w:val="24"/>
          <w:highlight w:val="white"/>
        </w:rPr>
        <w:t xml:space="preserve"> with paneer stuffing: </w:t>
      </w:r>
      <w:hyperlink r:id="rId477">
        <w:r>
          <w:rPr>
            <w:rFonts w:ascii="Cambria" w:eastAsia="Cambria" w:hAnsi="Cambria" w:cs="Cambria"/>
            <w:color w:val="0563C1"/>
            <w:sz w:val="24"/>
            <w:szCs w:val="24"/>
            <w:highlight w:val="white"/>
            <w:u w:val="single"/>
          </w:rPr>
          <w:t>https://youtu.be/gnuyZJm40mQ?si=0-mFOGPvPUrTfKB_</w:t>
        </w:r>
      </w:hyperlink>
      <w:r>
        <w:rPr>
          <w:rFonts w:ascii="Cambria" w:eastAsia="Cambria" w:hAnsi="Cambria" w:cs="Cambria"/>
          <w:color w:val="000000"/>
          <w:sz w:val="24"/>
          <w:szCs w:val="24"/>
          <w:highlight w:val="white"/>
        </w:rPr>
        <w:t xml:space="preserve"> </w:t>
      </w:r>
    </w:p>
    <w:p w14:paraId="45E86814"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highlight w:val="white"/>
        </w:rPr>
        <w:t xml:space="preserve">Yam </w:t>
      </w:r>
      <w:proofErr w:type="spellStart"/>
      <w:r>
        <w:rPr>
          <w:rFonts w:ascii="Cambria" w:eastAsia="Cambria" w:hAnsi="Cambria" w:cs="Cambria"/>
          <w:color w:val="000000"/>
          <w:sz w:val="24"/>
          <w:szCs w:val="24"/>
          <w:highlight w:val="white"/>
        </w:rPr>
        <w:t>chilla</w:t>
      </w:r>
      <w:proofErr w:type="spellEnd"/>
      <w:r>
        <w:rPr>
          <w:rFonts w:ascii="Cambria" w:eastAsia="Cambria" w:hAnsi="Cambria" w:cs="Cambria"/>
          <w:color w:val="000000"/>
          <w:sz w:val="24"/>
          <w:szCs w:val="24"/>
          <w:highlight w:val="white"/>
        </w:rPr>
        <w:t xml:space="preserve">: </w:t>
      </w:r>
      <w:hyperlink r:id="rId478">
        <w:r>
          <w:rPr>
            <w:rFonts w:ascii="Cambria" w:eastAsia="Cambria" w:hAnsi="Cambria" w:cs="Cambria"/>
            <w:color w:val="0563C1"/>
            <w:sz w:val="24"/>
            <w:szCs w:val="24"/>
            <w:u w:val="single"/>
          </w:rPr>
          <w:t>https://youtube.com/shorts/6LlCRVctkhY?si=pOv_p-cVVentP3it</w:t>
        </w:r>
      </w:hyperlink>
    </w:p>
    <w:p w14:paraId="7FEDB196" w14:textId="77777777" w:rsidR="00A971B5" w:rsidRDefault="00F75C53">
      <w:pPr>
        <w:numPr>
          <w:ilvl w:val="0"/>
          <w:numId w:val="17"/>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Matar moong ka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479">
        <w:r>
          <w:rPr>
            <w:rFonts w:ascii="Cambria" w:eastAsia="Cambria" w:hAnsi="Cambria" w:cs="Cambria"/>
            <w:color w:val="0563C1"/>
            <w:sz w:val="24"/>
            <w:szCs w:val="24"/>
            <w:u w:val="single"/>
          </w:rPr>
          <w:t>https://www.instagram.com/reel/C2Ht5OlPjEL/?utm_source=ig_web_copy_link&amp;igsh=MzRlODBiNWFlZA==</w:t>
        </w:r>
      </w:hyperlink>
      <w:r>
        <w:rPr>
          <w:rFonts w:ascii="Cambria" w:eastAsia="Cambria" w:hAnsi="Cambria" w:cs="Cambria"/>
          <w:color w:val="000000"/>
          <w:sz w:val="24"/>
          <w:szCs w:val="24"/>
        </w:rPr>
        <w:t xml:space="preserve"> </w:t>
      </w:r>
    </w:p>
    <w:p w14:paraId="5CC2BE07" w14:textId="55CCFCF4" w:rsidR="00A971B5" w:rsidRDefault="00214128">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Sprouts palak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with paneer stuffing: </w:t>
      </w:r>
      <w:hyperlink r:id="rId480" w:history="1">
        <w:r w:rsidRPr="00D83780">
          <w:rPr>
            <w:rStyle w:val="Hyperlink"/>
            <w:rFonts w:ascii="Cambria" w:eastAsia="Cambria" w:hAnsi="Cambria" w:cs="Cambria"/>
            <w:sz w:val="24"/>
            <w:szCs w:val="24"/>
          </w:rPr>
          <w:t>https://www.instagram.com/reel/C3pWvjOPq8W/?utm_source=ig_web_copy_link&amp;igsh=MzRlODBiNWFlZA==</w:t>
        </w:r>
      </w:hyperlink>
      <w:r>
        <w:rPr>
          <w:rFonts w:ascii="Cambria" w:eastAsia="Cambria" w:hAnsi="Cambria" w:cs="Cambria"/>
          <w:color w:val="000000"/>
          <w:sz w:val="24"/>
          <w:szCs w:val="24"/>
        </w:rPr>
        <w:t xml:space="preserve"> </w:t>
      </w:r>
    </w:p>
    <w:p w14:paraId="63AE5919" w14:textId="6CC4CCCC" w:rsidR="001955F6" w:rsidRDefault="001955F6">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Ragi dal dosa: </w:t>
      </w:r>
      <w:hyperlink r:id="rId481" w:history="1">
        <w:r w:rsidRPr="006D3961">
          <w:rPr>
            <w:rStyle w:val="Hyperlink"/>
            <w:rFonts w:ascii="Cambria" w:eastAsia="Cambria" w:hAnsi="Cambria" w:cs="Cambria"/>
            <w:sz w:val="24"/>
            <w:szCs w:val="24"/>
          </w:rPr>
          <w:t>https://www.instagram.com/reel/C11mW_uoPDc/?utm_source=ig_web_copy_link&amp;igsh=MzRlODBiNWFlZA==</w:t>
        </w:r>
      </w:hyperlink>
      <w:r>
        <w:rPr>
          <w:rFonts w:ascii="Cambria" w:eastAsia="Cambria" w:hAnsi="Cambria" w:cs="Cambria"/>
          <w:color w:val="000000"/>
          <w:sz w:val="24"/>
          <w:szCs w:val="24"/>
        </w:rPr>
        <w:t xml:space="preserve"> </w:t>
      </w:r>
    </w:p>
    <w:p w14:paraId="19AE0888" w14:textId="42CE6E94" w:rsidR="00BB4168" w:rsidRDefault="00BB4168">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Mix dal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482" w:history="1">
        <w:r w:rsidRPr="00F61779">
          <w:rPr>
            <w:rStyle w:val="Hyperlink"/>
            <w:rFonts w:ascii="Cambria" w:eastAsia="Cambria" w:hAnsi="Cambria" w:cs="Cambria"/>
            <w:sz w:val="24"/>
            <w:szCs w:val="24"/>
          </w:rPr>
          <w:t>https://youtu.be/gWp_UTb44xw?si=ddYugxJfSYKJDbOL</w:t>
        </w:r>
      </w:hyperlink>
      <w:r>
        <w:rPr>
          <w:rFonts w:ascii="Cambria" w:eastAsia="Cambria" w:hAnsi="Cambria" w:cs="Cambria"/>
          <w:color w:val="000000"/>
          <w:sz w:val="24"/>
          <w:szCs w:val="24"/>
        </w:rPr>
        <w:t xml:space="preserve"> </w:t>
      </w:r>
    </w:p>
    <w:p w14:paraId="332650D6" w14:textId="5C62C839" w:rsidR="005809B8" w:rsidRDefault="005809B8">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Kala chana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483" w:history="1">
        <w:r w:rsidRPr="002B28C8">
          <w:rPr>
            <w:rStyle w:val="Hyperlink"/>
            <w:rFonts w:ascii="Cambria" w:eastAsia="Cambria" w:hAnsi="Cambria" w:cs="Cambria"/>
            <w:sz w:val="24"/>
            <w:szCs w:val="24"/>
          </w:rPr>
          <w:t>https://youtu.be/t6a92CrHuO8?si=gJykCsS4x8wtDpT2</w:t>
        </w:r>
      </w:hyperlink>
      <w:r>
        <w:rPr>
          <w:rFonts w:ascii="Cambria" w:eastAsia="Cambria" w:hAnsi="Cambria" w:cs="Cambria"/>
          <w:color w:val="000000"/>
          <w:sz w:val="24"/>
          <w:szCs w:val="24"/>
        </w:rPr>
        <w:t xml:space="preserve"> </w:t>
      </w:r>
    </w:p>
    <w:p w14:paraId="4A23F6E7" w14:textId="0A88603E" w:rsidR="00D813E9" w:rsidRDefault="00D813E9">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Sprouted moong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with paneer stuffing: </w:t>
      </w:r>
      <w:hyperlink r:id="rId484" w:history="1">
        <w:r w:rsidRPr="00772C6C">
          <w:rPr>
            <w:rStyle w:val="Hyperlink"/>
            <w:rFonts w:ascii="Cambria" w:eastAsia="Cambria" w:hAnsi="Cambria" w:cs="Cambria"/>
            <w:sz w:val="24"/>
            <w:szCs w:val="24"/>
          </w:rPr>
          <w:t>https://www.instagram.com/reel/C9rLUdexpUK/?igsh=MWYzeWd1ZmQ4eXZ1OA==</w:t>
        </w:r>
      </w:hyperlink>
      <w:r>
        <w:rPr>
          <w:rFonts w:ascii="Cambria" w:eastAsia="Cambria" w:hAnsi="Cambria" w:cs="Cambria"/>
          <w:color w:val="000000"/>
          <w:sz w:val="24"/>
          <w:szCs w:val="24"/>
        </w:rPr>
        <w:t xml:space="preserve"> </w:t>
      </w:r>
    </w:p>
    <w:p w14:paraId="764F1623" w14:textId="10E27BC0" w:rsidR="00352A36" w:rsidRDefault="00352A36">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Ragi mix veg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485" w:history="1">
        <w:r w:rsidRPr="00FC6FF3">
          <w:rPr>
            <w:rStyle w:val="Hyperlink"/>
            <w:rFonts w:ascii="Cambria" w:eastAsia="Cambria" w:hAnsi="Cambria" w:cs="Cambria"/>
            <w:sz w:val="24"/>
            <w:szCs w:val="24"/>
          </w:rPr>
          <w:t>https://www.instagram.com/reel/C9ME15nvYUU/?igsh=MWhuMmZwcGwwOXBs</w:t>
        </w:r>
      </w:hyperlink>
      <w:r>
        <w:rPr>
          <w:rFonts w:ascii="Cambria" w:eastAsia="Cambria" w:hAnsi="Cambria" w:cs="Cambria"/>
          <w:color w:val="000000"/>
          <w:sz w:val="24"/>
          <w:szCs w:val="24"/>
        </w:rPr>
        <w:t xml:space="preserve"> </w:t>
      </w:r>
    </w:p>
    <w:p w14:paraId="5BA70808" w14:textId="5E7170B9" w:rsidR="00A36C1B" w:rsidRDefault="00A36C1B">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Oats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with paneer: </w:t>
      </w:r>
      <w:hyperlink r:id="rId486" w:history="1">
        <w:r w:rsidRPr="00A3269E">
          <w:rPr>
            <w:rStyle w:val="Hyperlink"/>
            <w:rFonts w:ascii="Cambria" w:eastAsia="Cambria" w:hAnsi="Cambria" w:cs="Cambria"/>
            <w:sz w:val="24"/>
            <w:szCs w:val="24"/>
          </w:rPr>
          <w:t>https://youtube.com/shorts/_4Eb2BP_sps?si=ZCw_zL0RmxIqrQ6b</w:t>
        </w:r>
      </w:hyperlink>
      <w:r>
        <w:rPr>
          <w:rFonts w:ascii="Cambria" w:eastAsia="Cambria" w:hAnsi="Cambria" w:cs="Cambria"/>
          <w:color w:val="000000"/>
          <w:sz w:val="24"/>
          <w:szCs w:val="24"/>
        </w:rPr>
        <w:t xml:space="preserve"> </w:t>
      </w:r>
    </w:p>
    <w:p w14:paraId="76F442CB" w14:textId="1F3F686C" w:rsidR="00A36C1B" w:rsidRDefault="00A36C1B">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Ragi paneer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487" w:history="1">
        <w:r w:rsidRPr="00A3269E">
          <w:rPr>
            <w:rStyle w:val="Hyperlink"/>
            <w:rFonts w:ascii="Cambria" w:eastAsia="Cambria" w:hAnsi="Cambria" w:cs="Cambria"/>
            <w:sz w:val="24"/>
            <w:szCs w:val="24"/>
          </w:rPr>
          <w:t>https://youtu.be/URLUAXlwgHY?si=7X0RdCbPjtYSWzw_</w:t>
        </w:r>
      </w:hyperlink>
      <w:r>
        <w:rPr>
          <w:rFonts w:ascii="Cambria" w:eastAsia="Cambria" w:hAnsi="Cambria" w:cs="Cambria"/>
          <w:color w:val="000000"/>
          <w:sz w:val="24"/>
          <w:szCs w:val="24"/>
        </w:rPr>
        <w:t xml:space="preserve"> </w:t>
      </w:r>
    </w:p>
    <w:p w14:paraId="2273FDEA" w14:textId="7F0ACF80" w:rsidR="0047517F" w:rsidRDefault="00F9002C">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Vada pav </w:t>
      </w:r>
      <w:proofErr w:type="spellStart"/>
      <w:r w:rsidR="0047517F">
        <w:rPr>
          <w:rFonts w:ascii="Cambria" w:eastAsia="Cambria" w:hAnsi="Cambria" w:cs="Cambria"/>
          <w:color w:val="000000"/>
          <w:sz w:val="24"/>
          <w:szCs w:val="24"/>
        </w:rPr>
        <w:t>chilla</w:t>
      </w:r>
      <w:proofErr w:type="spellEnd"/>
      <w:r w:rsidR="0047517F">
        <w:rPr>
          <w:rFonts w:ascii="Cambria" w:eastAsia="Cambria" w:hAnsi="Cambria" w:cs="Cambria"/>
          <w:color w:val="000000"/>
          <w:sz w:val="24"/>
          <w:szCs w:val="24"/>
        </w:rPr>
        <w:t xml:space="preserve">: </w:t>
      </w:r>
      <w:hyperlink r:id="rId488" w:history="1">
        <w:r w:rsidR="0047517F" w:rsidRPr="008264EB">
          <w:rPr>
            <w:rStyle w:val="Hyperlink"/>
            <w:rFonts w:ascii="Cambria" w:eastAsia="Cambria" w:hAnsi="Cambria" w:cs="Cambria"/>
            <w:sz w:val="24"/>
            <w:szCs w:val="24"/>
          </w:rPr>
          <w:t>https://youtube.com/shorts/585E6bbIoYk?si=QT9bW3_EnxpVoU7p</w:t>
        </w:r>
      </w:hyperlink>
      <w:r w:rsidR="0047517F">
        <w:rPr>
          <w:rFonts w:ascii="Cambria" w:eastAsia="Cambria" w:hAnsi="Cambria" w:cs="Cambria"/>
          <w:color w:val="000000"/>
          <w:sz w:val="24"/>
          <w:szCs w:val="24"/>
        </w:rPr>
        <w:t xml:space="preserve"> </w:t>
      </w:r>
    </w:p>
    <w:p w14:paraId="1CADBC24" w14:textId="4577A739" w:rsidR="00A84B9D" w:rsidRDefault="00A84B9D">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Stuffed dal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489" w:history="1">
        <w:r w:rsidRPr="000629C2">
          <w:rPr>
            <w:rStyle w:val="Hyperlink"/>
            <w:rFonts w:ascii="Cambria" w:eastAsia="Cambria" w:hAnsi="Cambria" w:cs="Cambria"/>
            <w:sz w:val="24"/>
            <w:szCs w:val="24"/>
          </w:rPr>
          <w:t>https://www.instagram.com/reel/DCejpp2ijCS/?utm_source=ig_web_copy_link&amp;igsh=MzRlODBiNWFlZA==</w:t>
        </w:r>
      </w:hyperlink>
      <w:r>
        <w:rPr>
          <w:rFonts w:ascii="Cambria" w:eastAsia="Cambria" w:hAnsi="Cambria" w:cs="Cambria"/>
          <w:color w:val="000000"/>
          <w:sz w:val="24"/>
          <w:szCs w:val="24"/>
        </w:rPr>
        <w:t xml:space="preserve"> </w:t>
      </w:r>
    </w:p>
    <w:p w14:paraId="30DE3C78" w14:textId="26F58A52" w:rsidR="00E76181" w:rsidRDefault="00E76181">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Bajra </w:t>
      </w:r>
      <w:proofErr w:type="spellStart"/>
      <w:r>
        <w:rPr>
          <w:rFonts w:ascii="Cambria" w:eastAsia="Cambria" w:hAnsi="Cambria" w:cs="Cambria"/>
          <w:color w:val="000000"/>
          <w:sz w:val="24"/>
          <w:szCs w:val="24"/>
        </w:rPr>
        <w:t>methi</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chamchamiya</w:t>
      </w:r>
      <w:proofErr w:type="spellEnd"/>
      <w:r>
        <w:rPr>
          <w:rFonts w:ascii="Cambria" w:eastAsia="Cambria" w:hAnsi="Cambria" w:cs="Cambria"/>
          <w:color w:val="000000"/>
          <w:sz w:val="24"/>
          <w:szCs w:val="24"/>
        </w:rPr>
        <w:t xml:space="preserve">: </w:t>
      </w:r>
      <w:hyperlink r:id="rId490" w:history="1">
        <w:r w:rsidRPr="00061B6A">
          <w:rPr>
            <w:rStyle w:val="Hyperlink"/>
            <w:rFonts w:ascii="Cambria" w:eastAsia="Cambria" w:hAnsi="Cambria" w:cs="Cambria"/>
            <w:sz w:val="24"/>
            <w:szCs w:val="24"/>
          </w:rPr>
          <w:t>https://www.facebook.com/share/r/1EQy7dASq6/</w:t>
        </w:r>
      </w:hyperlink>
      <w:r>
        <w:rPr>
          <w:rFonts w:ascii="Cambria" w:eastAsia="Cambria" w:hAnsi="Cambria" w:cs="Cambria"/>
          <w:color w:val="000000"/>
          <w:sz w:val="24"/>
          <w:szCs w:val="24"/>
        </w:rPr>
        <w:t xml:space="preserve"> </w:t>
      </w:r>
    </w:p>
    <w:p w14:paraId="2ADA8A6B" w14:textId="099C1337" w:rsidR="00390AA9" w:rsidRDefault="00390AA9">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Masoor dal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491" w:history="1">
        <w:r w:rsidRPr="00BA7360">
          <w:rPr>
            <w:rStyle w:val="Hyperlink"/>
            <w:rFonts w:ascii="Cambria" w:eastAsia="Cambria" w:hAnsi="Cambria" w:cs="Cambria"/>
            <w:sz w:val="24"/>
            <w:szCs w:val="24"/>
          </w:rPr>
          <w:t>https://youtube.com/shorts/IOxR4vnzDW8?si=ilDfhs1jbFso9am9</w:t>
        </w:r>
      </w:hyperlink>
      <w:r>
        <w:rPr>
          <w:rFonts w:ascii="Cambria" w:eastAsia="Cambria" w:hAnsi="Cambria" w:cs="Cambria"/>
          <w:color w:val="000000"/>
          <w:sz w:val="24"/>
          <w:szCs w:val="24"/>
        </w:rPr>
        <w:t xml:space="preserve"> </w:t>
      </w:r>
    </w:p>
    <w:p w14:paraId="3951F298" w14:textId="77777777" w:rsidR="00377DCA" w:rsidRDefault="001143C6">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Palak paneer ragi dosa: </w:t>
      </w:r>
      <w:hyperlink r:id="rId492" w:history="1">
        <w:r w:rsidRPr="00521B2E">
          <w:rPr>
            <w:rStyle w:val="Hyperlink"/>
            <w:rFonts w:ascii="Cambria" w:eastAsia="Cambria" w:hAnsi="Cambria" w:cs="Cambria"/>
            <w:sz w:val="24"/>
            <w:szCs w:val="24"/>
          </w:rPr>
          <w:t>https://www.instagram.com/reel/C7Dv-4ztiHO/?igsh=MW9xNjE5Nmh1Y3M0cQ==</w:t>
        </w:r>
      </w:hyperlink>
    </w:p>
    <w:p w14:paraId="24D4BF10" w14:textId="098B1FDC" w:rsidR="00377DCA" w:rsidRPr="00843FCE" w:rsidRDefault="00377DCA">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sidRPr="00377DCA">
        <w:rPr>
          <w:rFonts w:asciiTheme="minorHAnsi" w:hAnsiTheme="minorHAnsi"/>
          <w:sz w:val="24"/>
          <w:szCs w:val="24"/>
        </w:rPr>
        <w:t xml:space="preserve">Moong dal egg </w:t>
      </w:r>
      <w:proofErr w:type="spellStart"/>
      <w:r w:rsidRPr="00377DCA">
        <w:rPr>
          <w:rFonts w:asciiTheme="minorHAnsi" w:hAnsiTheme="minorHAnsi"/>
          <w:sz w:val="24"/>
          <w:szCs w:val="24"/>
        </w:rPr>
        <w:t>chilla</w:t>
      </w:r>
      <w:proofErr w:type="spellEnd"/>
      <w:r w:rsidRPr="00377DCA">
        <w:rPr>
          <w:rFonts w:asciiTheme="minorHAnsi" w:hAnsiTheme="minorHAnsi"/>
          <w:sz w:val="24"/>
          <w:szCs w:val="24"/>
        </w:rPr>
        <w:t xml:space="preserve">: </w:t>
      </w:r>
      <w:hyperlink r:id="rId493" w:history="1">
        <w:r w:rsidRPr="00377DCA">
          <w:rPr>
            <w:rStyle w:val="Hyperlink"/>
            <w:rFonts w:asciiTheme="minorHAnsi" w:hAnsiTheme="minorHAnsi"/>
            <w:sz w:val="24"/>
            <w:szCs w:val="24"/>
          </w:rPr>
          <w:t>https://youtube.com/shorts/clP0ytkpjaU?si=eCMPdn6XI4-52OVC</w:t>
        </w:r>
      </w:hyperlink>
      <w:r w:rsidRPr="00377DCA">
        <w:rPr>
          <w:rFonts w:asciiTheme="minorHAnsi" w:hAnsiTheme="minorHAnsi"/>
          <w:sz w:val="24"/>
          <w:szCs w:val="24"/>
        </w:rPr>
        <w:t xml:space="preserve"> </w:t>
      </w:r>
    </w:p>
    <w:p w14:paraId="5540B27B" w14:textId="52C054A3" w:rsidR="00843FCE" w:rsidRDefault="00843FCE">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Theme="minorHAnsi" w:hAnsiTheme="minorHAnsi"/>
          <w:sz w:val="24"/>
          <w:szCs w:val="24"/>
        </w:rPr>
        <w:t xml:space="preserve">Jowar moong dal </w:t>
      </w:r>
      <w:proofErr w:type="spellStart"/>
      <w:r>
        <w:rPr>
          <w:rFonts w:asciiTheme="minorHAnsi" w:hAnsiTheme="minorHAnsi"/>
          <w:sz w:val="24"/>
          <w:szCs w:val="24"/>
        </w:rPr>
        <w:t>chilla</w:t>
      </w:r>
      <w:proofErr w:type="spellEnd"/>
      <w:r>
        <w:rPr>
          <w:rFonts w:asciiTheme="minorHAnsi" w:hAnsiTheme="minorHAnsi"/>
          <w:sz w:val="24"/>
          <w:szCs w:val="24"/>
        </w:rPr>
        <w:t>:</w:t>
      </w:r>
      <w:r>
        <w:rPr>
          <w:rFonts w:ascii="Cambria" w:eastAsia="Cambria" w:hAnsi="Cambria" w:cs="Cambria"/>
          <w:color w:val="000000"/>
          <w:sz w:val="24"/>
          <w:szCs w:val="24"/>
        </w:rPr>
        <w:t xml:space="preserve"> </w:t>
      </w:r>
      <w:hyperlink r:id="rId494" w:history="1">
        <w:r w:rsidRPr="00141938">
          <w:rPr>
            <w:rStyle w:val="Hyperlink"/>
            <w:rFonts w:ascii="Cambria" w:eastAsia="Cambria" w:hAnsi="Cambria" w:cs="Cambria"/>
            <w:sz w:val="24"/>
            <w:szCs w:val="24"/>
          </w:rPr>
          <w:t>https://youtu.be/k8CXSOTp5Gg?si=fa4drP2fovqnzjBV</w:t>
        </w:r>
      </w:hyperlink>
      <w:r>
        <w:rPr>
          <w:rFonts w:ascii="Cambria" w:eastAsia="Cambria" w:hAnsi="Cambria" w:cs="Cambria"/>
          <w:color w:val="000000"/>
          <w:sz w:val="24"/>
          <w:szCs w:val="24"/>
        </w:rPr>
        <w:t xml:space="preserve"> </w:t>
      </w:r>
    </w:p>
    <w:p w14:paraId="21871364" w14:textId="61FF42F0" w:rsidR="00843FCE" w:rsidRDefault="00F822AB">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Quinoa broccoli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495" w:history="1">
        <w:r w:rsidRPr="007663BF">
          <w:rPr>
            <w:rStyle w:val="Hyperlink"/>
            <w:rFonts w:ascii="Cambria" w:eastAsia="Cambria" w:hAnsi="Cambria" w:cs="Cambria"/>
            <w:sz w:val="24"/>
            <w:szCs w:val="24"/>
          </w:rPr>
          <w:t>https://youtube.com/shorts/gq_tDqmckL8?si=tVYV4c8K0ER11nQX</w:t>
        </w:r>
      </w:hyperlink>
    </w:p>
    <w:p w14:paraId="32D77A2E" w14:textId="1B583E4D" w:rsidR="00F822AB" w:rsidRDefault="006A1A01">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Oats moong dal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496" w:history="1">
        <w:r w:rsidRPr="001F57AF">
          <w:rPr>
            <w:rStyle w:val="Hyperlink"/>
            <w:rFonts w:ascii="Cambria" w:eastAsia="Cambria" w:hAnsi="Cambria" w:cs="Cambria"/>
            <w:sz w:val="24"/>
            <w:szCs w:val="24"/>
          </w:rPr>
          <w:t>https://youtube.com/shorts/S1xxr74TC6s?si=Njmn_aFAADwchpZA</w:t>
        </w:r>
      </w:hyperlink>
      <w:r>
        <w:rPr>
          <w:rFonts w:ascii="Cambria" w:eastAsia="Cambria" w:hAnsi="Cambria" w:cs="Cambria"/>
          <w:color w:val="000000"/>
          <w:sz w:val="24"/>
          <w:szCs w:val="24"/>
        </w:rPr>
        <w:t xml:space="preserve"> </w:t>
      </w:r>
    </w:p>
    <w:p w14:paraId="0E054818" w14:textId="121F2A8C" w:rsidR="006C3B8E" w:rsidRDefault="006C3B8E">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Bajra palak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497" w:history="1">
        <w:r w:rsidRPr="00341491">
          <w:rPr>
            <w:rStyle w:val="Hyperlink"/>
            <w:rFonts w:ascii="Cambria" w:eastAsia="Cambria" w:hAnsi="Cambria" w:cs="Cambria"/>
            <w:sz w:val="24"/>
            <w:szCs w:val="24"/>
          </w:rPr>
          <w:t>https://www.instagram.com/reel/DFKzZOeyank/?igsh=MWZpemxzbmZwaGZtag==</w:t>
        </w:r>
      </w:hyperlink>
    </w:p>
    <w:p w14:paraId="7959E9E7" w14:textId="7F1ED292" w:rsidR="006C3B8E" w:rsidRDefault="00983CD4">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bookmarkStart w:id="90" w:name="_Hlk200547820"/>
      <w:r>
        <w:rPr>
          <w:rFonts w:ascii="Cambria" w:eastAsia="Cambria" w:hAnsi="Cambria" w:cs="Cambria"/>
          <w:color w:val="000000"/>
          <w:sz w:val="24"/>
          <w:szCs w:val="24"/>
        </w:rPr>
        <w:t xml:space="preserve">High protein </w:t>
      </w:r>
      <w:proofErr w:type="spellStart"/>
      <w:r>
        <w:rPr>
          <w:rFonts w:ascii="Cambria" w:eastAsia="Cambria" w:hAnsi="Cambria" w:cs="Cambria"/>
          <w:color w:val="000000"/>
          <w:sz w:val="24"/>
          <w:szCs w:val="24"/>
        </w:rPr>
        <w:t>lauki</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498" w:history="1">
        <w:r w:rsidRPr="00D059C8">
          <w:rPr>
            <w:rStyle w:val="Hyperlink"/>
            <w:rFonts w:ascii="Cambria" w:eastAsia="Cambria" w:hAnsi="Cambria" w:cs="Cambria"/>
            <w:sz w:val="24"/>
            <w:szCs w:val="24"/>
          </w:rPr>
          <w:t>https://www.instagram.com/reel/DIWH955SdOz/?igsh=MXYxa3phNjMxY21lag==</w:t>
        </w:r>
      </w:hyperlink>
      <w:bookmarkEnd w:id="90"/>
      <w:r>
        <w:rPr>
          <w:rFonts w:ascii="Cambria" w:eastAsia="Cambria" w:hAnsi="Cambria" w:cs="Cambria"/>
          <w:color w:val="000000"/>
          <w:sz w:val="24"/>
          <w:szCs w:val="24"/>
        </w:rPr>
        <w:t xml:space="preserve"> </w:t>
      </w:r>
    </w:p>
    <w:p w14:paraId="714A42B8" w14:textId="3FAA6D48" w:rsidR="00A770ED" w:rsidRDefault="00A770ED">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Palak besan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with paneer: </w:t>
      </w:r>
      <w:hyperlink r:id="rId499" w:history="1">
        <w:r w:rsidRPr="000C769F">
          <w:rPr>
            <w:rStyle w:val="Hyperlink"/>
            <w:rFonts w:ascii="Cambria" w:eastAsia="Cambria" w:hAnsi="Cambria" w:cs="Cambria"/>
            <w:sz w:val="24"/>
            <w:szCs w:val="24"/>
          </w:rPr>
          <w:t>https://youtube.com/shorts/1xHm2I7TRlM?si=fEjLHHcYHLbZEKUj</w:t>
        </w:r>
      </w:hyperlink>
      <w:r>
        <w:rPr>
          <w:rFonts w:ascii="Cambria" w:eastAsia="Cambria" w:hAnsi="Cambria" w:cs="Cambria"/>
          <w:color w:val="000000"/>
          <w:sz w:val="24"/>
          <w:szCs w:val="24"/>
        </w:rPr>
        <w:t xml:space="preserve"> </w:t>
      </w:r>
    </w:p>
    <w:p w14:paraId="62BFA358" w14:textId="1F632D60" w:rsidR="00086C8D" w:rsidRDefault="00A661F0">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Kala chana poha</w:t>
      </w:r>
      <w:r w:rsidR="00086C8D">
        <w:rPr>
          <w:rFonts w:ascii="Cambria" w:eastAsia="Cambria" w:hAnsi="Cambria" w:cs="Cambria"/>
          <w:color w:val="000000"/>
          <w:sz w:val="24"/>
          <w:szCs w:val="24"/>
        </w:rPr>
        <w:t xml:space="preserve"> </w:t>
      </w:r>
      <w:proofErr w:type="spellStart"/>
      <w:r w:rsidR="00086C8D">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(iron rich)</w:t>
      </w:r>
      <w:r w:rsidR="00086C8D">
        <w:rPr>
          <w:rFonts w:ascii="Cambria" w:eastAsia="Cambria" w:hAnsi="Cambria" w:cs="Cambria"/>
          <w:color w:val="000000"/>
          <w:sz w:val="24"/>
          <w:szCs w:val="24"/>
        </w:rPr>
        <w:t xml:space="preserve">: </w:t>
      </w:r>
      <w:hyperlink r:id="rId500" w:history="1">
        <w:r w:rsidR="00086C8D" w:rsidRPr="00E960BE">
          <w:rPr>
            <w:rStyle w:val="Hyperlink"/>
            <w:rFonts w:ascii="Cambria" w:eastAsia="Cambria" w:hAnsi="Cambria" w:cs="Cambria"/>
            <w:sz w:val="24"/>
            <w:szCs w:val="24"/>
          </w:rPr>
          <w:t>https://www.instagram.com/reel/DL60mqJvEkW/?utm_source=ig_web_copy_link</w:t>
        </w:r>
      </w:hyperlink>
      <w:r w:rsidR="00086C8D">
        <w:rPr>
          <w:rFonts w:ascii="Cambria" w:eastAsia="Cambria" w:hAnsi="Cambria" w:cs="Cambria"/>
          <w:color w:val="000000"/>
          <w:sz w:val="24"/>
          <w:szCs w:val="24"/>
        </w:rPr>
        <w:t xml:space="preserve"> </w:t>
      </w:r>
    </w:p>
    <w:p w14:paraId="166334E6" w14:textId="634D4AB8" w:rsidR="00086C8D" w:rsidRDefault="00A661F0">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Beetroot moong dal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501" w:history="1">
        <w:r w:rsidRPr="0036619F">
          <w:rPr>
            <w:rStyle w:val="Hyperlink"/>
            <w:rFonts w:ascii="Cambria" w:eastAsia="Cambria" w:hAnsi="Cambria" w:cs="Cambria"/>
            <w:sz w:val="24"/>
            <w:szCs w:val="24"/>
          </w:rPr>
          <w:t>https://youtube.com/shorts/VEAmMKcmS2I?si=d1-F9X_fAG9--</w:t>
        </w:r>
        <w:proofErr w:type="spellStart"/>
        <w:r w:rsidRPr="0036619F">
          <w:rPr>
            <w:rStyle w:val="Hyperlink"/>
            <w:rFonts w:ascii="Cambria" w:eastAsia="Cambria" w:hAnsi="Cambria" w:cs="Cambria"/>
            <w:sz w:val="24"/>
            <w:szCs w:val="24"/>
          </w:rPr>
          <w:t>srf</w:t>
        </w:r>
        <w:proofErr w:type="spellEnd"/>
      </w:hyperlink>
    </w:p>
    <w:p w14:paraId="75B446B4" w14:textId="18E86311" w:rsidR="00A661F0" w:rsidRDefault="009D79EB">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Palak besan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502" w:history="1">
        <w:r w:rsidRPr="00530EFC">
          <w:rPr>
            <w:rStyle w:val="Hyperlink"/>
            <w:rFonts w:ascii="Cambria" w:eastAsia="Cambria" w:hAnsi="Cambria" w:cs="Cambria"/>
            <w:sz w:val="24"/>
            <w:szCs w:val="24"/>
          </w:rPr>
          <w:t>https://www.instagram.com/reel/DMQUqqASVXB/?igsh=ZjE0anZvZmQ3cjdi</w:t>
        </w:r>
      </w:hyperlink>
    </w:p>
    <w:p w14:paraId="31E7A28D" w14:textId="0C3D9DC1" w:rsidR="009D79EB" w:rsidRDefault="0014027E">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Palak moong dal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503" w:history="1">
        <w:r w:rsidRPr="007C5536">
          <w:rPr>
            <w:rStyle w:val="Hyperlink"/>
            <w:rFonts w:ascii="Cambria" w:eastAsia="Cambria" w:hAnsi="Cambria" w:cs="Cambria"/>
            <w:sz w:val="24"/>
            <w:szCs w:val="24"/>
          </w:rPr>
          <w:t>https://youtube.com/shorts/6ItvNilehic?si=S-PqML2tsqDcdxvo</w:t>
        </w:r>
      </w:hyperlink>
    </w:p>
    <w:p w14:paraId="5048C43D" w14:textId="17352CC4" w:rsidR="0014027E" w:rsidRDefault="00B217D1">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 palak omelette: </w:t>
      </w:r>
      <w:hyperlink r:id="rId504" w:history="1">
        <w:r w:rsidRPr="006F373E">
          <w:rPr>
            <w:rStyle w:val="Hyperlink"/>
            <w:rFonts w:ascii="Cambria" w:eastAsia="Cambria" w:hAnsi="Cambria" w:cs="Cambria"/>
            <w:sz w:val="24"/>
            <w:szCs w:val="24"/>
          </w:rPr>
          <w:t>https://www.instagram.com/reel/DPd73SKDKoq/?utm_source=ig_web_copy_link</w:t>
        </w:r>
      </w:hyperlink>
      <w:r>
        <w:rPr>
          <w:rFonts w:ascii="Cambria" w:eastAsia="Cambria" w:hAnsi="Cambria" w:cs="Cambria"/>
          <w:color w:val="000000"/>
          <w:sz w:val="24"/>
          <w:szCs w:val="24"/>
        </w:rPr>
        <w:t xml:space="preserve"> </w:t>
      </w:r>
    </w:p>
    <w:p w14:paraId="67095FBD" w14:textId="396950A9" w:rsidR="00B217D1" w:rsidRDefault="00181EB1">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Bajra </w:t>
      </w:r>
      <w:proofErr w:type="spellStart"/>
      <w:r>
        <w:rPr>
          <w:rFonts w:ascii="Cambria" w:eastAsia="Cambria" w:hAnsi="Cambria" w:cs="Cambria"/>
          <w:color w:val="000000"/>
          <w:sz w:val="24"/>
          <w:szCs w:val="24"/>
        </w:rPr>
        <w:t>methi</w:t>
      </w:r>
      <w:proofErr w:type="spellEnd"/>
      <w:r>
        <w:rPr>
          <w:rFonts w:ascii="Cambria" w:eastAsia="Cambria" w:hAnsi="Cambria" w:cs="Cambria"/>
          <w:color w:val="000000"/>
          <w:sz w:val="24"/>
          <w:szCs w:val="24"/>
        </w:rPr>
        <w:t xml:space="preserve"> pancakes: </w:t>
      </w:r>
      <w:hyperlink r:id="rId505" w:history="1">
        <w:r w:rsidRPr="00EE6A97">
          <w:rPr>
            <w:rStyle w:val="Hyperlink"/>
            <w:rFonts w:ascii="Cambria" w:eastAsia="Cambria" w:hAnsi="Cambria" w:cs="Cambria"/>
            <w:sz w:val="24"/>
            <w:szCs w:val="24"/>
          </w:rPr>
          <w:t>https://youtube.com/shorts/6eccfWd42fs?si=7ONhgyowQ0c2qNl9</w:t>
        </w:r>
      </w:hyperlink>
    </w:p>
    <w:p w14:paraId="5331A355" w14:textId="43959A4A" w:rsidR="00181EB1" w:rsidRDefault="00CB5A97">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High protein millet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506" w:history="1">
        <w:r w:rsidRPr="00EE6A97">
          <w:rPr>
            <w:rStyle w:val="Hyperlink"/>
            <w:rFonts w:ascii="Cambria" w:eastAsia="Cambria" w:hAnsi="Cambria" w:cs="Cambria"/>
            <w:sz w:val="24"/>
            <w:szCs w:val="24"/>
          </w:rPr>
          <w:t>https://www.instagram.com/reel/DM7De53o4S-/?utm_source=ig_web_copy_link</w:t>
        </w:r>
      </w:hyperlink>
      <w:r w:rsidR="00F334CD">
        <w:t xml:space="preserve"> (has soya chunks)</w:t>
      </w:r>
    </w:p>
    <w:p w14:paraId="36749D64" w14:textId="210F7620" w:rsidR="00CB5A97" w:rsidRDefault="00D777A2">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Besan beetroot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507" w:history="1">
        <w:r w:rsidRPr="002A60E9">
          <w:rPr>
            <w:rStyle w:val="Hyperlink"/>
            <w:rFonts w:ascii="Cambria" w:eastAsia="Cambria" w:hAnsi="Cambria" w:cs="Cambria"/>
            <w:sz w:val="24"/>
            <w:szCs w:val="24"/>
          </w:rPr>
          <w:t>https://youtube.com/shorts/k36Ggt5KT_U?si=hau-v-NNB6H07GSr</w:t>
        </w:r>
      </w:hyperlink>
    </w:p>
    <w:p w14:paraId="6FABEA5B" w14:textId="609F0A16" w:rsidR="00D777A2" w:rsidRDefault="00290B68">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Oats beetroot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508" w:history="1">
        <w:r w:rsidRPr="003B17A9">
          <w:rPr>
            <w:rStyle w:val="Hyperlink"/>
            <w:rFonts w:ascii="Cambria" w:eastAsia="Cambria" w:hAnsi="Cambria" w:cs="Cambria"/>
            <w:sz w:val="24"/>
            <w:szCs w:val="24"/>
          </w:rPr>
          <w:t>https://www.instagram.com/reel/DQY-HRAk1OY/?igsh=cnVvMTFndjJjZnR5</w:t>
        </w:r>
      </w:hyperlink>
    </w:p>
    <w:p w14:paraId="2343CCC8" w14:textId="3157494D" w:rsidR="00290B68" w:rsidRDefault="00BC2F51">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Sprouts vegetable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509" w:history="1">
        <w:r w:rsidRPr="00B85F6B">
          <w:rPr>
            <w:rStyle w:val="Hyperlink"/>
            <w:rFonts w:ascii="Cambria" w:eastAsia="Cambria" w:hAnsi="Cambria" w:cs="Cambria"/>
            <w:sz w:val="24"/>
            <w:szCs w:val="24"/>
          </w:rPr>
          <w:t>https://www.instagram.com/reel/DTM0foJDMXs/?utm_source=ig_web_copy_link</w:t>
        </w:r>
      </w:hyperlink>
    </w:p>
    <w:p w14:paraId="0BA19409" w14:textId="41CCA56C" w:rsidR="00BC2F51" w:rsidRDefault="00507013">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Jowar besan vegetable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510" w:history="1">
        <w:r w:rsidRPr="004A31DB">
          <w:rPr>
            <w:rStyle w:val="Hyperlink"/>
            <w:rFonts w:ascii="Cambria" w:eastAsia="Cambria" w:hAnsi="Cambria" w:cs="Cambria"/>
            <w:sz w:val="24"/>
            <w:szCs w:val="24"/>
          </w:rPr>
          <w:t>https://youtube.com/shorts/AdabyAGKIwA?si=KIVXtkMODQryvAE-</w:t>
        </w:r>
      </w:hyperlink>
    </w:p>
    <w:p w14:paraId="693E140F" w14:textId="087EA8FF" w:rsidR="00507013" w:rsidRDefault="00D52279">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Protein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511" w:history="1">
        <w:r w:rsidRPr="00302AC5">
          <w:rPr>
            <w:rStyle w:val="Hyperlink"/>
            <w:rFonts w:ascii="Cambria" w:eastAsia="Cambria" w:hAnsi="Cambria" w:cs="Cambria"/>
            <w:sz w:val="24"/>
            <w:szCs w:val="24"/>
          </w:rPr>
          <w:t>https://www.instagram.com/reel/DTzSe7RjHLZ/?utm_source=ig_web_copy_link&amp;igsh=MzRlODBiNWFlZA==</w:t>
        </w:r>
      </w:hyperlink>
      <w:r>
        <w:rPr>
          <w:rFonts w:ascii="Cambria" w:eastAsia="Cambria" w:hAnsi="Cambria" w:cs="Cambria"/>
          <w:color w:val="000000"/>
          <w:sz w:val="24"/>
          <w:szCs w:val="24"/>
        </w:rPr>
        <w:t xml:space="preserve"> (has </w:t>
      </w:r>
      <w:proofErr w:type="spellStart"/>
      <w:r>
        <w:rPr>
          <w:rFonts w:ascii="Cambria" w:eastAsia="Cambria" w:hAnsi="Cambria" w:cs="Cambria"/>
          <w:color w:val="000000"/>
          <w:sz w:val="24"/>
          <w:szCs w:val="24"/>
        </w:rPr>
        <w:t>chawli</w:t>
      </w:r>
      <w:proofErr w:type="spellEnd"/>
      <w:r>
        <w:rPr>
          <w:rFonts w:ascii="Cambria" w:eastAsia="Cambria" w:hAnsi="Cambria" w:cs="Cambria"/>
          <w:color w:val="000000"/>
          <w:sz w:val="24"/>
          <w:szCs w:val="24"/>
        </w:rPr>
        <w:t xml:space="preserve"> + moong dal)</w:t>
      </w:r>
    </w:p>
    <w:p w14:paraId="28413C5A" w14:textId="134146F4" w:rsidR="00F35A78" w:rsidRDefault="00F35A78">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Beetroot + carrot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512" w:history="1">
        <w:r w:rsidRPr="00E73507">
          <w:rPr>
            <w:rStyle w:val="Hyperlink"/>
            <w:rFonts w:ascii="Cambria" w:eastAsia="Cambria" w:hAnsi="Cambria" w:cs="Cambria"/>
            <w:sz w:val="24"/>
            <w:szCs w:val="24"/>
          </w:rPr>
          <w:t>https://www.instagram.com/reel/DZaG58wM4ic/?utm_source=ig_web_button_share_sheet</w:t>
        </w:r>
      </w:hyperlink>
    </w:p>
    <w:p w14:paraId="7D1ABF90" w14:textId="77777777" w:rsidR="00F35A78" w:rsidRPr="00377DCA" w:rsidRDefault="00F35A78">
      <w:pPr>
        <w:numPr>
          <w:ilvl w:val="0"/>
          <w:numId w:val="17"/>
        </w:numPr>
        <w:pBdr>
          <w:top w:val="nil"/>
          <w:left w:val="nil"/>
          <w:bottom w:val="nil"/>
          <w:right w:val="nil"/>
          <w:between w:val="nil"/>
        </w:pBdr>
        <w:ind w:left="-426" w:hanging="359"/>
        <w:rPr>
          <w:rFonts w:ascii="Cambria" w:eastAsia="Cambria" w:hAnsi="Cambria" w:cs="Cambria"/>
          <w:color w:val="000000"/>
          <w:sz w:val="24"/>
          <w:szCs w:val="24"/>
        </w:rPr>
      </w:pPr>
    </w:p>
    <w:p w14:paraId="3600FA2B" w14:textId="77777777" w:rsidR="00A971B5" w:rsidRDefault="00A971B5">
      <w:pPr>
        <w:pBdr>
          <w:bottom w:val="single" w:sz="4" w:space="1" w:color="000000"/>
        </w:pBdr>
        <w:ind w:left="-426"/>
        <w:rPr>
          <w:rFonts w:ascii="Cambria" w:eastAsia="Cambria" w:hAnsi="Cambria" w:cs="Cambria"/>
          <w:color w:val="002060"/>
          <w:sz w:val="24"/>
          <w:szCs w:val="24"/>
          <w:u w:val="single"/>
        </w:rPr>
      </w:pPr>
    </w:p>
    <w:p w14:paraId="5E8A257A" w14:textId="77777777" w:rsidR="00A971B5" w:rsidRDefault="00F75C53">
      <w:pPr>
        <w:ind w:left="-426"/>
        <w:rPr>
          <w:rFonts w:ascii="Cambria" w:eastAsia="Cambria" w:hAnsi="Cambria" w:cs="Cambria"/>
          <w:b/>
          <w:color w:val="002060"/>
          <w:sz w:val="24"/>
          <w:szCs w:val="24"/>
          <w:u w:val="single"/>
        </w:rPr>
      </w:pPr>
      <w:r>
        <w:rPr>
          <w:rFonts w:ascii="Cambria" w:eastAsia="Cambria" w:hAnsi="Cambria" w:cs="Cambria"/>
          <w:b/>
          <w:color w:val="002060"/>
          <w:sz w:val="24"/>
          <w:szCs w:val="24"/>
          <w:u w:val="single"/>
        </w:rPr>
        <w:t>DOSA/IDLI/UTTAPAM</w:t>
      </w:r>
    </w:p>
    <w:p w14:paraId="51850225" w14:textId="00E5A8D5" w:rsidR="0040714B" w:rsidRDefault="0040714B">
      <w:pPr>
        <w:numPr>
          <w:ilvl w:val="0"/>
          <w:numId w:val="18"/>
        </w:numPr>
        <w:pBdr>
          <w:top w:val="nil"/>
          <w:left w:val="nil"/>
          <w:bottom w:val="nil"/>
          <w:right w:val="nil"/>
          <w:between w:val="nil"/>
        </w:pBdr>
        <w:spacing w:after="0"/>
        <w:ind w:left="-426" w:hanging="359"/>
        <w:rPr>
          <w:rFonts w:ascii="Cambria" w:eastAsia="Cambria" w:hAnsi="Cambria" w:cs="Cambria"/>
          <w:color w:val="000000"/>
          <w:sz w:val="24"/>
          <w:szCs w:val="24"/>
        </w:rPr>
      </w:pPr>
      <w:bookmarkStart w:id="91" w:name="_1ksv4uv" w:colFirst="0" w:colLast="0"/>
      <w:bookmarkEnd w:id="91"/>
      <w:r>
        <w:rPr>
          <w:rFonts w:ascii="Cambria" w:eastAsia="Cambria" w:hAnsi="Cambria" w:cs="Cambria"/>
          <w:color w:val="000000"/>
          <w:sz w:val="24"/>
          <w:szCs w:val="24"/>
        </w:rPr>
        <w:t xml:space="preserve">Multigrain dosa: </w:t>
      </w:r>
      <w:hyperlink r:id="rId513" w:history="1">
        <w:r w:rsidRPr="00C35F32">
          <w:rPr>
            <w:rStyle w:val="Hyperlink"/>
            <w:rFonts w:ascii="Cambria" w:eastAsia="Cambria" w:hAnsi="Cambria" w:cs="Cambria"/>
            <w:sz w:val="24"/>
            <w:szCs w:val="24"/>
          </w:rPr>
          <w:t>https://www.instagram.com/reel/DShhZW-EW3P/?utm_source=ig_web_button_share_sheet</w:t>
        </w:r>
      </w:hyperlink>
      <w:r>
        <w:rPr>
          <w:rFonts w:ascii="Cambria" w:eastAsia="Cambria" w:hAnsi="Cambria" w:cs="Cambria"/>
          <w:color w:val="000000"/>
          <w:sz w:val="24"/>
          <w:szCs w:val="24"/>
        </w:rPr>
        <w:t xml:space="preserve"> </w:t>
      </w:r>
    </w:p>
    <w:p w14:paraId="01508EEA" w14:textId="2FCFC9FF" w:rsidR="00343E13" w:rsidRPr="00343E13" w:rsidRDefault="00343E13">
      <w:pPr>
        <w:numPr>
          <w:ilvl w:val="0"/>
          <w:numId w:val="18"/>
        </w:numPr>
        <w:pBdr>
          <w:top w:val="nil"/>
          <w:left w:val="nil"/>
          <w:bottom w:val="nil"/>
          <w:right w:val="nil"/>
          <w:between w:val="nil"/>
        </w:pBdr>
        <w:spacing w:after="0"/>
        <w:ind w:left="-426" w:hanging="359"/>
        <w:rPr>
          <w:rFonts w:ascii="Cambria" w:eastAsia="Cambria" w:hAnsi="Cambria" w:cs="Cambria"/>
          <w:color w:val="000000"/>
          <w:sz w:val="24"/>
          <w:szCs w:val="24"/>
        </w:rPr>
      </w:pPr>
      <w:r w:rsidRPr="00343E13">
        <w:rPr>
          <w:rFonts w:ascii="Cambria" w:eastAsia="Cambria" w:hAnsi="Cambria" w:cs="Cambria"/>
          <w:color w:val="000000"/>
          <w:sz w:val="24"/>
          <w:szCs w:val="24"/>
        </w:rPr>
        <w:t xml:space="preserve">Healthy </w:t>
      </w:r>
      <w:proofErr w:type="spellStart"/>
      <w:r w:rsidRPr="00343E13">
        <w:rPr>
          <w:rFonts w:ascii="Cambria" w:eastAsia="Cambria" w:hAnsi="Cambria" w:cs="Cambria"/>
          <w:color w:val="000000"/>
          <w:sz w:val="24"/>
          <w:szCs w:val="24"/>
        </w:rPr>
        <w:t>idli</w:t>
      </w:r>
      <w:proofErr w:type="spellEnd"/>
      <w:r w:rsidRPr="00343E13">
        <w:rPr>
          <w:rFonts w:ascii="Cambria" w:eastAsia="Cambria" w:hAnsi="Cambria" w:cs="Cambria"/>
          <w:color w:val="000000"/>
          <w:sz w:val="24"/>
          <w:szCs w:val="24"/>
        </w:rPr>
        <w:t>/ dosa batter</w:t>
      </w:r>
      <w:r>
        <w:rPr>
          <w:rFonts w:ascii="Cambria" w:eastAsia="Cambria" w:hAnsi="Cambria" w:cs="Cambria"/>
          <w:color w:val="000000"/>
          <w:sz w:val="24"/>
          <w:szCs w:val="24"/>
        </w:rPr>
        <w:t xml:space="preserve">: </w:t>
      </w:r>
      <w:hyperlink r:id="rId514" w:history="1">
        <w:r w:rsidRPr="00747359">
          <w:rPr>
            <w:rStyle w:val="Hyperlink"/>
            <w:rFonts w:ascii="Cambria" w:eastAsia="Cambria" w:hAnsi="Cambria" w:cs="Cambria"/>
            <w:sz w:val="24"/>
            <w:szCs w:val="24"/>
          </w:rPr>
          <w:t>https://www.instagram.com/p/DPjSxAsAeRU/?utm_source=ig_web_copy_link&amp;igsh=MzRlODBiNWFlZA==</w:t>
        </w:r>
      </w:hyperlink>
      <w:r>
        <w:rPr>
          <w:rFonts w:ascii="Cambria" w:eastAsia="Cambria" w:hAnsi="Cambria" w:cs="Cambria"/>
          <w:color w:val="000000"/>
          <w:sz w:val="24"/>
          <w:szCs w:val="24"/>
        </w:rPr>
        <w:t xml:space="preserve"> </w:t>
      </w:r>
    </w:p>
    <w:p w14:paraId="74CC9BB3" w14:textId="4047107E"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MIX DAL DOSA (RECIPE - </w:t>
      </w:r>
      <w:hyperlink r:id="rId515" w:history="1">
        <w:r w:rsidR="008338C9" w:rsidRPr="008F0137">
          <w:rPr>
            <w:rStyle w:val="Hyperlink"/>
            <w:rFonts w:ascii="Cambria" w:eastAsia="Cambria" w:hAnsi="Cambria" w:cs="Cambria"/>
            <w:sz w:val="24"/>
            <w:szCs w:val="24"/>
          </w:rPr>
          <w:t>https://www.youtube.com/watch?v=aqZcFL6n2jc</w:t>
        </w:r>
      </w:hyperlink>
      <w:r>
        <w:rPr>
          <w:rFonts w:ascii="Cambria" w:eastAsia="Cambria" w:hAnsi="Cambria" w:cs="Cambria"/>
          <w:color w:val="000000"/>
          <w:sz w:val="24"/>
          <w:szCs w:val="24"/>
        </w:rPr>
        <w:t xml:space="preserve"> )</w:t>
      </w:r>
    </w:p>
    <w:p w14:paraId="687E0ED2"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MIX DAL DOSA: </w:t>
      </w:r>
      <w:hyperlink r:id="rId516">
        <w:r>
          <w:rPr>
            <w:rFonts w:ascii="Cambria" w:eastAsia="Cambria" w:hAnsi="Cambria" w:cs="Cambria"/>
            <w:color w:val="0563C1"/>
            <w:sz w:val="24"/>
            <w:szCs w:val="24"/>
            <w:u w:val="single"/>
          </w:rPr>
          <w:t>https://youtu.be/5NguYJWpOsA?si=QMH5gnGkyWCkTsKk</w:t>
        </w:r>
      </w:hyperlink>
      <w:r>
        <w:rPr>
          <w:rFonts w:ascii="Cambria" w:eastAsia="Cambria" w:hAnsi="Cambria" w:cs="Cambria"/>
          <w:color w:val="0563C1"/>
          <w:sz w:val="24"/>
          <w:szCs w:val="24"/>
          <w:u w:val="single"/>
        </w:rPr>
        <w:t xml:space="preserve"> </w:t>
      </w:r>
    </w:p>
    <w:p w14:paraId="470B849A"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OATS DOSA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517">
        <w:r>
          <w:rPr>
            <w:rFonts w:ascii="Cambria" w:eastAsia="Cambria" w:hAnsi="Cambria" w:cs="Cambria"/>
            <w:color w:val="0563C1"/>
            <w:sz w:val="24"/>
            <w:szCs w:val="24"/>
            <w:u w:val="single"/>
          </w:rPr>
          <w:t>https://www.youtube.com/watch?v=qBKEYtFuvr8&amp;list=PLFBB14BjtCbG-copZUjqywrH3wE54LBDt&amp;index=17</w:t>
        </w:r>
      </w:hyperlink>
      <w:r>
        <w:rPr>
          <w:rFonts w:ascii="Cambria" w:eastAsia="Cambria" w:hAnsi="Cambria" w:cs="Cambria"/>
          <w:color w:val="0563C1"/>
          <w:sz w:val="24"/>
          <w:szCs w:val="24"/>
          <w:u w:val="single"/>
        </w:rPr>
        <w:t xml:space="preserve"> )</w:t>
      </w:r>
    </w:p>
    <w:p w14:paraId="11127BE2" w14:textId="377D3B07" w:rsidR="003C189D" w:rsidRPr="003C189D" w:rsidRDefault="003C189D">
      <w:pPr>
        <w:numPr>
          <w:ilvl w:val="0"/>
          <w:numId w:val="18"/>
        </w:numPr>
        <w:pBdr>
          <w:top w:val="nil"/>
          <w:left w:val="nil"/>
          <w:bottom w:val="nil"/>
          <w:right w:val="nil"/>
          <w:between w:val="nil"/>
        </w:pBdr>
        <w:spacing w:after="0"/>
        <w:ind w:left="-426" w:hanging="359"/>
        <w:rPr>
          <w:rFonts w:ascii="Cambria" w:eastAsia="Cambria" w:hAnsi="Cambria" w:cs="Cambria"/>
          <w:color w:val="000000"/>
          <w:sz w:val="24"/>
          <w:szCs w:val="24"/>
        </w:rPr>
      </w:pPr>
      <w:r w:rsidRPr="003C189D">
        <w:rPr>
          <w:rFonts w:ascii="Cambria" w:eastAsia="Cambria" w:hAnsi="Cambria" w:cs="Cambria"/>
          <w:color w:val="000000"/>
          <w:sz w:val="24"/>
          <w:szCs w:val="24"/>
        </w:rPr>
        <w:t xml:space="preserve">Oats vegetable </w:t>
      </w:r>
      <w:proofErr w:type="spellStart"/>
      <w:r w:rsidRPr="003C189D">
        <w:rPr>
          <w:rFonts w:ascii="Cambria" w:eastAsia="Cambria" w:hAnsi="Cambria" w:cs="Cambria"/>
          <w:color w:val="000000"/>
          <w:sz w:val="24"/>
          <w:szCs w:val="24"/>
        </w:rPr>
        <w:t>idli</w:t>
      </w:r>
      <w:proofErr w:type="spellEnd"/>
      <w:r w:rsidRPr="003C189D">
        <w:rPr>
          <w:rFonts w:ascii="Cambria" w:eastAsia="Cambria" w:hAnsi="Cambria" w:cs="Cambria"/>
          <w:color w:val="000000"/>
          <w:sz w:val="24"/>
          <w:szCs w:val="24"/>
        </w:rPr>
        <w:t>:</w:t>
      </w:r>
      <w:r>
        <w:rPr>
          <w:rFonts w:ascii="Cambria" w:eastAsia="Cambria" w:hAnsi="Cambria" w:cs="Cambria"/>
          <w:color w:val="000000"/>
          <w:sz w:val="24"/>
          <w:szCs w:val="24"/>
        </w:rPr>
        <w:t xml:space="preserve"> </w:t>
      </w:r>
      <w:hyperlink r:id="rId518" w:history="1">
        <w:r w:rsidRPr="0023024F">
          <w:rPr>
            <w:rStyle w:val="Hyperlink"/>
            <w:rFonts w:ascii="Cambria" w:eastAsia="Cambria" w:hAnsi="Cambria" w:cs="Cambria"/>
            <w:sz w:val="24"/>
            <w:szCs w:val="24"/>
          </w:rPr>
          <w:t>https://youtube.com/shorts/rmTGsfOg_og?si=apB4Hn9TpXUAzM3X</w:t>
        </w:r>
      </w:hyperlink>
      <w:r>
        <w:rPr>
          <w:rFonts w:ascii="Cambria" w:eastAsia="Cambria" w:hAnsi="Cambria" w:cs="Cambria"/>
          <w:color w:val="000000"/>
          <w:sz w:val="24"/>
          <w:szCs w:val="24"/>
        </w:rPr>
        <w:t xml:space="preserve"> </w:t>
      </w:r>
    </w:p>
    <w:p w14:paraId="3E43A053" w14:textId="0BCDB094" w:rsidR="000E180F" w:rsidRPr="000E180F" w:rsidRDefault="000E180F">
      <w:pPr>
        <w:numPr>
          <w:ilvl w:val="0"/>
          <w:numId w:val="18"/>
        </w:numPr>
        <w:pBdr>
          <w:top w:val="nil"/>
          <w:left w:val="nil"/>
          <w:bottom w:val="nil"/>
          <w:right w:val="nil"/>
          <w:between w:val="nil"/>
        </w:pBdr>
        <w:spacing w:after="0"/>
        <w:ind w:left="-426" w:hanging="359"/>
        <w:rPr>
          <w:rFonts w:ascii="Cambria" w:eastAsiaTheme="minorEastAsia" w:hAnsi="Cambria" w:cstheme="minorHAnsi"/>
          <w:bCs/>
          <w:sz w:val="24"/>
          <w:szCs w:val="24"/>
        </w:rPr>
      </w:pPr>
      <w:r w:rsidRPr="000E180F">
        <w:rPr>
          <w:rFonts w:ascii="Cambria" w:eastAsiaTheme="minorEastAsia" w:hAnsi="Cambria" w:cstheme="minorHAnsi"/>
          <w:bCs/>
          <w:sz w:val="24"/>
          <w:szCs w:val="24"/>
        </w:rPr>
        <w:t>Instan</w:t>
      </w:r>
      <w:r>
        <w:rPr>
          <w:rFonts w:ascii="Cambria" w:eastAsiaTheme="minorEastAsia" w:hAnsi="Cambria" w:cstheme="minorHAnsi"/>
          <w:bCs/>
          <w:sz w:val="24"/>
          <w:szCs w:val="24"/>
        </w:rPr>
        <w:t>t</w:t>
      </w:r>
      <w:r w:rsidRPr="000E180F">
        <w:rPr>
          <w:rFonts w:ascii="Cambria" w:eastAsiaTheme="minorEastAsia" w:hAnsi="Cambria" w:cstheme="minorHAnsi"/>
          <w:bCs/>
          <w:sz w:val="24"/>
          <w:szCs w:val="24"/>
        </w:rPr>
        <w:t xml:space="preserve"> </w:t>
      </w:r>
      <w:proofErr w:type="spellStart"/>
      <w:r w:rsidRPr="000E180F">
        <w:rPr>
          <w:rFonts w:ascii="Cambria" w:eastAsiaTheme="minorEastAsia" w:hAnsi="Cambria" w:cstheme="minorHAnsi"/>
          <w:bCs/>
          <w:sz w:val="24"/>
          <w:szCs w:val="24"/>
        </w:rPr>
        <w:t>lauki</w:t>
      </w:r>
      <w:proofErr w:type="spellEnd"/>
      <w:r w:rsidRPr="000E180F">
        <w:rPr>
          <w:rFonts w:ascii="Cambria" w:eastAsiaTheme="minorEastAsia" w:hAnsi="Cambria" w:cstheme="minorHAnsi"/>
          <w:bCs/>
          <w:sz w:val="24"/>
          <w:szCs w:val="24"/>
        </w:rPr>
        <w:t xml:space="preserve"> Thatte </w:t>
      </w:r>
      <w:proofErr w:type="spellStart"/>
      <w:r w:rsidRPr="000E180F">
        <w:rPr>
          <w:rFonts w:ascii="Cambria" w:eastAsiaTheme="minorEastAsia" w:hAnsi="Cambria" w:cstheme="minorHAnsi"/>
          <w:bCs/>
          <w:sz w:val="24"/>
          <w:szCs w:val="24"/>
        </w:rPr>
        <w:t>idli</w:t>
      </w:r>
      <w:proofErr w:type="spellEnd"/>
      <w:r>
        <w:rPr>
          <w:rFonts w:ascii="Cambria" w:eastAsiaTheme="minorEastAsia" w:hAnsi="Cambria" w:cstheme="minorHAnsi"/>
          <w:bCs/>
          <w:sz w:val="24"/>
          <w:szCs w:val="24"/>
        </w:rPr>
        <w:t xml:space="preserve">: </w:t>
      </w:r>
      <w:hyperlink r:id="rId519" w:history="1">
        <w:r w:rsidRPr="0016230D">
          <w:rPr>
            <w:rStyle w:val="Hyperlink"/>
            <w:rFonts w:ascii="Cambria" w:eastAsiaTheme="minorEastAsia" w:hAnsi="Cambria" w:cstheme="minorHAnsi"/>
            <w:bCs/>
            <w:sz w:val="24"/>
            <w:szCs w:val="24"/>
          </w:rPr>
          <w:t>https://www.instagram.com/reel/DYXC3Igze_9/?utm_source=ig_web_copy_link&amp;igsh=MzRlODBiNWFlZA==</w:t>
        </w:r>
      </w:hyperlink>
      <w:r>
        <w:rPr>
          <w:rFonts w:ascii="Cambria" w:eastAsiaTheme="minorEastAsia" w:hAnsi="Cambria" w:cstheme="minorHAnsi"/>
          <w:bCs/>
          <w:sz w:val="24"/>
          <w:szCs w:val="24"/>
        </w:rPr>
        <w:t xml:space="preserve"> </w:t>
      </w:r>
    </w:p>
    <w:p w14:paraId="1FEADA85" w14:textId="600BC2F8"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NACHNI DOSA (RECIPE</w:t>
      </w:r>
      <w:r>
        <w:rPr>
          <w:rFonts w:ascii="Cambria" w:eastAsia="Cambria" w:hAnsi="Cambria" w:cs="Cambria"/>
          <w:color w:val="0563C1"/>
          <w:sz w:val="24"/>
          <w:szCs w:val="24"/>
          <w:u w:val="single"/>
        </w:rPr>
        <w:t xml:space="preserve"> - </w:t>
      </w:r>
      <w:hyperlink r:id="rId520">
        <w:r>
          <w:rPr>
            <w:rFonts w:ascii="Cambria" w:eastAsia="Cambria" w:hAnsi="Cambria" w:cs="Cambria"/>
            <w:color w:val="0563C1"/>
            <w:sz w:val="24"/>
            <w:szCs w:val="24"/>
            <w:u w:val="single"/>
          </w:rPr>
          <w:t>https://www.youtube.com/watch?v=yQMKAuo1yRc</w:t>
        </w:r>
      </w:hyperlink>
      <w:r>
        <w:rPr>
          <w:rFonts w:ascii="Cambria" w:eastAsia="Cambria" w:hAnsi="Cambria" w:cs="Cambria"/>
          <w:color w:val="0563C1"/>
          <w:sz w:val="24"/>
          <w:szCs w:val="24"/>
          <w:u w:val="single"/>
        </w:rPr>
        <w:t xml:space="preserve"> )</w:t>
      </w:r>
    </w:p>
    <w:p w14:paraId="0FCDDA3D"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HIGH PROTEIN DOSA (RECIPE</w:t>
      </w:r>
      <w:r>
        <w:rPr>
          <w:rFonts w:ascii="Cambria" w:eastAsia="Cambria" w:hAnsi="Cambria" w:cs="Cambria"/>
          <w:color w:val="000000"/>
          <w:sz w:val="24"/>
          <w:szCs w:val="24"/>
          <w:u w:val="single"/>
        </w:rPr>
        <w:t xml:space="preserve"> </w:t>
      </w:r>
      <w:r>
        <w:rPr>
          <w:rFonts w:ascii="Cambria" w:eastAsia="Cambria" w:hAnsi="Cambria" w:cs="Cambria"/>
          <w:color w:val="000000"/>
          <w:sz w:val="24"/>
          <w:szCs w:val="24"/>
        </w:rPr>
        <w:t xml:space="preserve">- </w:t>
      </w:r>
      <w:hyperlink r:id="rId521">
        <w:r>
          <w:rPr>
            <w:rFonts w:ascii="Cambria" w:eastAsia="Cambria" w:hAnsi="Cambria" w:cs="Cambria"/>
            <w:color w:val="0563C1"/>
            <w:sz w:val="24"/>
            <w:szCs w:val="24"/>
            <w:u w:val="single"/>
          </w:rPr>
          <w:t>https://www.youtube.com/watch?v=v87jZ-69Pt4</w:t>
        </w:r>
      </w:hyperlink>
      <w:r>
        <w:rPr>
          <w:rFonts w:ascii="Cambria" w:eastAsia="Cambria" w:hAnsi="Cambria" w:cs="Cambria"/>
          <w:color w:val="0563C1"/>
          <w:sz w:val="24"/>
          <w:szCs w:val="24"/>
          <w:u w:val="single"/>
        </w:rPr>
        <w:t xml:space="preserve"> )</w:t>
      </w:r>
    </w:p>
    <w:p w14:paraId="673A194B"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JOWAR DOSA (RECIPE </w:t>
      </w:r>
      <w:r>
        <w:rPr>
          <w:rFonts w:ascii="Cambria" w:eastAsia="Cambria" w:hAnsi="Cambria" w:cs="Cambria"/>
          <w:color w:val="0563C1"/>
          <w:sz w:val="24"/>
          <w:szCs w:val="24"/>
          <w:u w:val="single"/>
        </w:rPr>
        <w:t xml:space="preserve">- </w:t>
      </w:r>
      <w:hyperlink r:id="rId522">
        <w:r>
          <w:rPr>
            <w:rFonts w:ascii="Cambria" w:eastAsia="Cambria" w:hAnsi="Cambria" w:cs="Cambria"/>
            <w:color w:val="0563C1"/>
            <w:sz w:val="24"/>
            <w:szCs w:val="24"/>
            <w:u w:val="single"/>
          </w:rPr>
          <w:t>https://www.youtube.com/watch?v=REYpg6dJ650</w:t>
        </w:r>
      </w:hyperlink>
    </w:p>
    <w:p w14:paraId="3AE948DC"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INSTANT RICE DOSA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523">
        <w:r>
          <w:rPr>
            <w:rFonts w:ascii="Cambria" w:eastAsia="Cambria" w:hAnsi="Cambria" w:cs="Cambria"/>
            <w:color w:val="0563C1"/>
            <w:sz w:val="24"/>
            <w:szCs w:val="24"/>
            <w:u w:val="single"/>
          </w:rPr>
          <w:t>https://www.youtube.com/watch?v=5WPZBginev0</w:t>
        </w:r>
      </w:hyperlink>
      <w:r>
        <w:rPr>
          <w:rFonts w:ascii="Cambria" w:eastAsia="Cambria" w:hAnsi="Cambria" w:cs="Cambria"/>
          <w:color w:val="0563C1"/>
          <w:sz w:val="24"/>
          <w:szCs w:val="24"/>
          <w:u w:val="single"/>
        </w:rPr>
        <w:t xml:space="preserve"> ) </w:t>
      </w:r>
    </w:p>
    <w:p w14:paraId="229CE801" w14:textId="7EA40EC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SPRING DOSA (RECIPE</w:t>
      </w:r>
      <w:r w:rsidR="00F935A2">
        <w:rPr>
          <w:rFonts w:ascii="Cambria" w:eastAsia="Cambria" w:hAnsi="Cambria" w:cs="Cambria"/>
          <w:color w:val="000000"/>
          <w:sz w:val="24"/>
          <w:szCs w:val="24"/>
        </w:rPr>
        <w:t xml:space="preserve"> </w:t>
      </w:r>
      <w:hyperlink r:id="rId524" w:history="1">
        <w:r w:rsidR="00F935A2" w:rsidRPr="00195EE2">
          <w:rPr>
            <w:rStyle w:val="Hyperlink"/>
            <w:rFonts w:ascii="Cambria" w:eastAsia="Cambria" w:hAnsi="Cambria" w:cs="Cambria"/>
            <w:sz w:val="24"/>
            <w:szCs w:val="24"/>
          </w:rPr>
          <w:t>https://youtu.be/l7FXIAIRz8M?si=TJpERsVhKDLZlv1s</w:t>
        </w:r>
      </w:hyperlink>
      <w:r w:rsidR="00F935A2">
        <w:rPr>
          <w:rFonts w:ascii="Cambria" w:eastAsia="Cambria" w:hAnsi="Cambria" w:cs="Cambria"/>
          <w:color w:val="000000"/>
          <w:sz w:val="24"/>
          <w:szCs w:val="24"/>
        </w:rPr>
        <w:t xml:space="preserve"> </w:t>
      </w:r>
      <w:r>
        <w:rPr>
          <w:rFonts w:ascii="Cambria" w:eastAsia="Cambria" w:hAnsi="Cambria" w:cs="Cambria"/>
          <w:color w:val="0563C1"/>
          <w:sz w:val="24"/>
          <w:szCs w:val="24"/>
          <w:u w:val="single"/>
        </w:rPr>
        <w:t xml:space="preserve"> </w:t>
      </w:r>
    </w:p>
    <w:p w14:paraId="787D3E29" w14:textId="08D28436"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ADAI DOSA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525" w:history="1">
        <w:r w:rsidR="00F935A2" w:rsidRPr="00195EE2">
          <w:rPr>
            <w:rStyle w:val="Hyperlink"/>
            <w:rFonts w:ascii="Cambria" w:eastAsia="Cambria" w:hAnsi="Cambria" w:cs="Cambria"/>
            <w:sz w:val="24"/>
            <w:szCs w:val="24"/>
          </w:rPr>
          <w:t>https://www.youtube.com/watch?v=GH2_9ct4_eI</w:t>
        </w:r>
      </w:hyperlink>
      <w:r>
        <w:rPr>
          <w:rFonts w:ascii="Cambria" w:eastAsia="Cambria" w:hAnsi="Cambria" w:cs="Cambria"/>
          <w:color w:val="0563C1"/>
          <w:sz w:val="24"/>
          <w:szCs w:val="24"/>
          <w:u w:val="single"/>
        </w:rPr>
        <w:t xml:space="preserve"> )</w:t>
      </w:r>
    </w:p>
    <w:p w14:paraId="3974573F" w14:textId="54E3D813" w:rsidR="000334A6" w:rsidRPr="000334A6" w:rsidRDefault="000334A6">
      <w:pPr>
        <w:numPr>
          <w:ilvl w:val="0"/>
          <w:numId w:val="18"/>
        </w:numPr>
        <w:pBdr>
          <w:top w:val="nil"/>
          <w:left w:val="nil"/>
          <w:bottom w:val="nil"/>
          <w:right w:val="nil"/>
          <w:between w:val="nil"/>
        </w:pBdr>
        <w:spacing w:after="0"/>
        <w:ind w:left="-426" w:hanging="359"/>
        <w:rPr>
          <w:rFonts w:ascii="Cambria" w:hAnsi="Cambria" w:cstheme="minorHAnsi"/>
          <w:bCs/>
          <w:sz w:val="24"/>
          <w:szCs w:val="24"/>
        </w:rPr>
      </w:pPr>
      <w:r w:rsidRPr="000334A6">
        <w:rPr>
          <w:rFonts w:ascii="Cambria" w:hAnsi="Cambria" w:cstheme="minorHAnsi"/>
          <w:bCs/>
          <w:sz w:val="24"/>
          <w:szCs w:val="24"/>
        </w:rPr>
        <w:t xml:space="preserve">Soya </w:t>
      </w:r>
      <w:r>
        <w:rPr>
          <w:rFonts w:ascii="Cambria" w:hAnsi="Cambria" w:cstheme="minorHAnsi"/>
          <w:bCs/>
          <w:sz w:val="24"/>
          <w:szCs w:val="24"/>
        </w:rPr>
        <w:t xml:space="preserve">vegetable </w:t>
      </w:r>
      <w:proofErr w:type="spellStart"/>
      <w:r>
        <w:rPr>
          <w:rFonts w:ascii="Cambria" w:hAnsi="Cambria" w:cstheme="minorHAnsi"/>
          <w:bCs/>
          <w:sz w:val="24"/>
          <w:szCs w:val="24"/>
        </w:rPr>
        <w:t>adai</w:t>
      </w:r>
      <w:proofErr w:type="spellEnd"/>
      <w:r>
        <w:rPr>
          <w:rFonts w:ascii="Cambria" w:hAnsi="Cambria" w:cstheme="minorHAnsi"/>
          <w:bCs/>
          <w:sz w:val="24"/>
          <w:szCs w:val="24"/>
        </w:rPr>
        <w:t xml:space="preserve">: </w:t>
      </w:r>
      <w:hyperlink r:id="rId526" w:history="1">
        <w:r w:rsidRPr="00976F11">
          <w:rPr>
            <w:rStyle w:val="Hyperlink"/>
            <w:rFonts w:ascii="Cambria" w:hAnsi="Cambria" w:cstheme="minorHAnsi"/>
            <w:bCs/>
            <w:sz w:val="24"/>
            <w:szCs w:val="24"/>
          </w:rPr>
          <w:t>https://www.instagram.com/reel/DWA88DEE-1Q/?utm_source=ig_web_button_share_sheet&amp;igsh=MzRlODBiNWFlZA==</w:t>
        </w:r>
      </w:hyperlink>
      <w:r>
        <w:rPr>
          <w:rFonts w:ascii="Cambria" w:hAnsi="Cambria" w:cstheme="minorHAnsi"/>
          <w:bCs/>
          <w:sz w:val="24"/>
          <w:szCs w:val="24"/>
        </w:rPr>
        <w:t xml:space="preserve"> </w:t>
      </w:r>
    </w:p>
    <w:p w14:paraId="77C695E4" w14:textId="56F2BE1E"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RAGI DOSA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527">
        <w:r>
          <w:rPr>
            <w:rFonts w:ascii="Cambria" w:eastAsia="Cambria" w:hAnsi="Cambria" w:cs="Cambria"/>
            <w:color w:val="0563C1"/>
            <w:sz w:val="24"/>
            <w:szCs w:val="24"/>
            <w:u w:val="single"/>
          </w:rPr>
          <w:t>https://www.youtube.com/watch?v=B0p9YMHQodg</w:t>
        </w:r>
      </w:hyperlink>
      <w:r>
        <w:rPr>
          <w:rFonts w:ascii="Cambria" w:eastAsia="Cambria" w:hAnsi="Cambria" w:cs="Cambria"/>
          <w:color w:val="0563C1"/>
          <w:sz w:val="24"/>
          <w:szCs w:val="24"/>
          <w:u w:val="single"/>
        </w:rPr>
        <w:t xml:space="preserve"> )</w:t>
      </w:r>
    </w:p>
    <w:p w14:paraId="1871345B"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Ragi poha dosa: </w:t>
      </w:r>
      <w:hyperlink r:id="rId528">
        <w:r>
          <w:rPr>
            <w:rFonts w:ascii="Cambria" w:eastAsia="Cambria" w:hAnsi="Cambria" w:cs="Cambria"/>
            <w:color w:val="0563C1"/>
            <w:sz w:val="24"/>
            <w:szCs w:val="24"/>
            <w:u w:val="single"/>
          </w:rPr>
          <w:t>https://youtu.be/YibXhgpYoNs?si=HLX5NT9e3zw4jCF9</w:t>
        </w:r>
      </w:hyperlink>
    </w:p>
    <w:p w14:paraId="49F24985"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PESARATTU DOSA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hyperlink r:id="rId529">
        <w:r>
          <w:rPr>
            <w:rFonts w:ascii="Cambria" w:eastAsia="Cambria" w:hAnsi="Cambria" w:cs="Cambria"/>
            <w:color w:val="0563C1"/>
            <w:sz w:val="24"/>
            <w:szCs w:val="24"/>
            <w:u w:val="single"/>
          </w:rPr>
          <w:t>https://www.youtube.com/watch?v=zDgQ-gr9ICg</w:t>
        </w:r>
      </w:hyperlink>
      <w:r>
        <w:rPr>
          <w:rFonts w:ascii="Cambria" w:eastAsia="Cambria" w:hAnsi="Cambria" w:cs="Cambria"/>
          <w:color w:val="0563C1"/>
          <w:sz w:val="24"/>
          <w:szCs w:val="24"/>
          <w:u w:val="single"/>
        </w:rPr>
        <w:t xml:space="preserve"> )</w:t>
      </w:r>
    </w:p>
    <w:p w14:paraId="262A88CB" w14:textId="53E5BEB4" w:rsidR="00CE6197" w:rsidRPr="00CE6197" w:rsidRDefault="00CE6197">
      <w:pPr>
        <w:numPr>
          <w:ilvl w:val="0"/>
          <w:numId w:val="18"/>
        </w:numPr>
        <w:pBdr>
          <w:top w:val="nil"/>
          <w:left w:val="nil"/>
          <w:bottom w:val="nil"/>
          <w:right w:val="nil"/>
          <w:between w:val="nil"/>
        </w:pBdr>
        <w:spacing w:after="0"/>
        <w:ind w:left="-426" w:hanging="359"/>
        <w:rPr>
          <w:rFonts w:ascii="Cambria" w:eastAsia="Cambria" w:hAnsi="Cambria" w:cs="Cambria"/>
          <w:color w:val="000000"/>
          <w:sz w:val="24"/>
          <w:szCs w:val="24"/>
        </w:rPr>
      </w:pPr>
      <w:r w:rsidRPr="00CE6197">
        <w:rPr>
          <w:rFonts w:ascii="Cambria" w:eastAsia="Cambria" w:hAnsi="Cambria" w:cs="Cambria"/>
          <w:color w:val="000000"/>
          <w:sz w:val="24"/>
          <w:szCs w:val="24"/>
        </w:rPr>
        <w:t xml:space="preserve">Green </w:t>
      </w:r>
      <w:proofErr w:type="spellStart"/>
      <w:r w:rsidRPr="00CE6197">
        <w:rPr>
          <w:rFonts w:ascii="Cambria" w:eastAsia="Cambria" w:hAnsi="Cambria" w:cs="Cambria"/>
          <w:color w:val="000000"/>
          <w:sz w:val="24"/>
          <w:szCs w:val="24"/>
        </w:rPr>
        <w:t>pesarattu</w:t>
      </w:r>
      <w:proofErr w:type="spellEnd"/>
      <w:r w:rsidRPr="00CE6197">
        <w:rPr>
          <w:rFonts w:ascii="Cambria" w:eastAsia="Cambria" w:hAnsi="Cambria" w:cs="Cambria"/>
          <w:color w:val="000000"/>
          <w:sz w:val="24"/>
          <w:szCs w:val="24"/>
        </w:rPr>
        <w:t xml:space="preserve"> dosa:</w:t>
      </w:r>
      <w:r>
        <w:rPr>
          <w:rFonts w:ascii="Cambria" w:eastAsia="Cambria" w:hAnsi="Cambria" w:cs="Cambria"/>
          <w:color w:val="000000"/>
          <w:sz w:val="24"/>
          <w:szCs w:val="24"/>
        </w:rPr>
        <w:t xml:space="preserve"> </w:t>
      </w:r>
      <w:hyperlink r:id="rId530" w:history="1">
        <w:r w:rsidRPr="005216BA">
          <w:rPr>
            <w:rStyle w:val="Hyperlink"/>
            <w:rFonts w:ascii="Cambria" w:eastAsia="Cambria" w:hAnsi="Cambria" w:cs="Cambria"/>
            <w:sz w:val="24"/>
            <w:szCs w:val="24"/>
          </w:rPr>
          <w:t>https://www.instagram.com/reel/DONvmtOkZ4A/?igsh=Zmh3ZGFhdW0yODlu</w:t>
        </w:r>
      </w:hyperlink>
      <w:r>
        <w:rPr>
          <w:rFonts w:ascii="Cambria" w:eastAsia="Cambria" w:hAnsi="Cambria" w:cs="Cambria"/>
          <w:color w:val="000000"/>
          <w:sz w:val="24"/>
          <w:szCs w:val="24"/>
        </w:rPr>
        <w:t xml:space="preserve"> </w:t>
      </w:r>
    </w:p>
    <w:p w14:paraId="6EFB5193" w14:textId="05298D9E"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MOONG DAL IDLI (RECIPE</w:t>
      </w:r>
      <w:r>
        <w:rPr>
          <w:rFonts w:ascii="Cambria" w:eastAsia="Cambria" w:hAnsi="Cambria" w:cs="Cambria"/>
          <w:color w:val="0563C1"/>
          <w:sz w:val="24"/>
          <w:szCs w:val="24"/>
          <w:u w:val="single"/>
        </w:rPr>
        <w:t xml:space="preserve">- </w:t>
      </w:r>
      <w:hyperlink r:id="rId531">
        <w:r>
          <w:rPr>
            <w:rFonts w:ascii="Cambria" w:eastAsia="Cambria" w:hAnsi="Cambria" w:cs="Cambria"/>
            <w:color w:val="0563C1"/>
            <w:sz w:val="24"/>
            <w:szCs w:val="24"/>
            <w:u w:val="single"/>
          </w:rPr>
          <w:t>https://www.youtube.com/watch?v=ZRb6Eb8W88E</w:t>
        </w:r>
      </w:hyperlink>
      <w:r>
        <w:rPr>
          <w:rFonts w:ascii="Cambria" w:eastAsia="Cambria" w:hAnsi="Cambria" w:cs="Cambria"/>
          <w:color w:val="0563C1"/>
          <w:sz w:val="24"/>
          <w:szCs w:val="24"/>
          <w:u w:val="single"/>
        </w:rPr>
        <w:t xml:space="preserve"> )</w:t>
      </w:r>
    </w:p>
    <w:p w14:paraId="3A756193"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RAGI UTTAPAM (RECIPE</w:t>
      </w:r>
      <w:r>
        <w:rPr>
          <w:rFonts w:ascii="Cambria" w:eastAsia="Cambria" w:hAnsi="Cambria" w:cs="Cambria"/>
          <w:color w:val="0563C1"/>
          <w:sz w:val="24"/>
          <w:szCs w:val="24"/>
          <w:u w:val="single"/>
        </w:rPr>
        <w:t xml:space="preserve">- </w:t>
      </w:r>
      <w:hyperlink r:id="rId532">
        <w:r>
          <w:rPr>
            <w:rFonts w:ascii="Cambria" w:eastAsia="Cambria" w:hAnsi="Cambria" w:cs="Cambria"/>
            <w:color w:val="0563C1"/>
            <w:sz w:val="24"/>
            <w:szCs w:val="24"/>
            <w:u w:val="single"/>
          </w:rPr>
          <w:t>https://www.youtube.com/watch?v=6pwVRv8M6PM</w:t>
        </w:r>
      </w:hyperlink>
      <w:r>
        <w:rPr>
          <w:rFonts w:ascii="Cambria" w:eastAsia="Cambria" w:hAnsi="Cambria" w:cs="Cambria"/>
          <w:color w:val="0563C1"/>
          <w:sz w:val="24"/>
          <w:szCs w:val="24"/>
          <w:u w:val="single"/>
        </w:rPr>
        <w:t xml:space="preserve"> )</w:t>
      </w:r>
    </w:p>
    <w:p w14:paraId="442D10E7"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JOWAR IDLI/DOS (RECIPE</w:t>
      </w:r>
      <w:r>
        <w:rPr>
          <w:rFonts w:ascii="Cambria" w:eastAsia="Cambria" w:hAnsi="Cambria" w:cs="Cambria"/>
          <w:color w:val="0563C1"/>
          <w:sz w:val="24"/>
          <w:szCs w:val="24"/>
          <w:u w:val="single"/>
        </w:rPr>
        <w:t xml:space="preserve">- </w:t>
      </w:r>
      <w:hyperlink r:id="rId533">
        <w:r>
          <w:rPr>
            <w:rFonts w:ascii="Cambria" w:eastAsia="Cambria" w:hAnsi="Cambria" w:cs="Cambria"/>
            <w:color w:val="0563C1"/>
            <w:sz w:val="24"/>
            <w:szCs w:val="24"/>
            <w:u w:val="single"/>
          </w:rPr>
          <w:t>https://www.youtube.com/watch?v=SSSrKWom04U</w:t>
        </w:r>
      </w:hyperlink>
      <w:r>
        <w:rPr>
          <w:rFonts w:ascii="Cambria" w:eastAsia="Cambria" w:hAnsi="Cambria" w:cs="Cambria"/>
          <w:color w:val="0563C1"/>
          <w:sz w:val="24"/>
          <w:szCs w:val="24"/>
          <w:u w:val="single"/>
        </w:rPr>
        <w:t xml:space="preserve"> )</w:t>
      </w:r>
    </w:p>
    <w:p w14:paraId="0FEE5938"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ALMOND FLOUR DOSA (RECIPE</w:t>
      </w:r>
      <w:r>
        <w:rPr>
          <w:rFonts w:ascii="Cambria" w:eastAsia="Cambria" w:hAnsi="Cambria" w:cs="Cambria"/>
          <w:color w:val="0563C1"/>
          <w:sz w:val="24"/>
          <w:szCs w:val="24"/>
          <w:u w:val="single"/>
        </w:rPr>
        <w:t xml:space="preserve">- </w:t>
      </w:r>
      <w:hyperlink r:id="rId534">
        <w:r>
          <w:rPr>
            <w:rFonts w:ascii="Cambria" w:eastAsia="Cambria" w:hAnsi="Cambria" w:cs="Cambria"/>
            <w:color w:val="0563C1"/>
            <w:sz w:val="24"/>
            <w:szCs w:val="24"/>
            <w:u w:val="single"/>
          </w:rPr>
          <w:t>https://www.youtube.com/watch?v=x7PdqNM-z6o</w:t>
        </w:r>
      </w:hyperlink>
      <w:r>
        <w:rPr>
          <w:rFonts w:ascii="Cambria" w:eastAsia="Cambria" w:hAnsi="Cambria" w:cs="Cambria"/>
          <w:color w:val="0563C1"/>
          <w:sz w:val="24"/>
          <w:szCs w:val="24"/>
          <w:u w:val="single"/>
        </w:rPr>
        <w:t xml:space="preserve"> )</w:t>
      </w:r>
    </w:p>
    <w:p w14:paraId="45E17104"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JACKFRUIT DOSA (RECIPE</w:t>
      </w:r>
      <w:r>
        <w:rPr>
          <w:rFonts w:ascii="Cambria" w:eastAsia="Cambria" w:hAnsi="Cambria" w:cs="Cambria"/>
          <w:color w:val="0563C1"/>
          <w:sz w:val="24"/>
          <w:szCs w:val="24"/>
          <w:u w:val="single"/>
        </w:rPr>
        <w:t xml:space="preserve">- </w:t>
      </w:r>
      <w:hyperlink r:id="rId535">
        <w:r>
          <w:rPr>
            <w:rFonts w:ascii="Cambria" w:eastAsia="Cambria" w:hAnsi="Cambria" w:cs="Cambria"/>
            <w:color w:val="0563C1"/>
            <w:sz w:val="24"/>
            <w:szCs w:val="24"/>
            <w:u w:val="single"/>
          </w:rPr>
          <w:t>https://youtu.be/KR2H8EQ86Fw</w:t>
        </w:r>
      </w:hyperlink>
      <w:r>
        <w:rPr>
          <w:rFonts w:ascii="Cambria" w:eastAsia="Cambria" w:hAnsi="Cambria" w:cs="Cambria"/>
          <w:color w:val="0563C1"/>
          <w:sz w:val="24"/>
          <w:szCs w:val="24"/>
          <w:u w:val="single"/>
        </w:rPr>
        <w:t xml:space="preserve"> )</w:t>
      </w:r>
    </w:p>
    <w:p w14:paraId="74B97EB7"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BROWN RICE DOSA (RECIPE</w:t>
      </w:r>
      <w:r>
        <w:rPr>
          <w:rFonts w:ascii="Cambria" w:eastAsia="Cambria" w:hAnsi="Cambria" w:cs="Cambria"/>
          <w:color w:val="0563C1"/>
          <w:sz w:val="24"/>
          <w:szCs w:val="24"/>
          <w:u w:val="single"/>
        </w:rPr>
        <w:t xml:space="preserve">- </w:t>
      </w:r>
      <w:hyperlink r:id="rId536">
        <w:r>
          <w:rPr>
            <w:rFonts w:ascii="Cambria" w:eastAsia="Cambria" w:hAnsi="Cambria" w:cs="Cambria"/>
            <w:color w:val="0563C1"/>
            <w:sz w:val="24"/>
            <w:szCs w:val="24"/>
            <w:u w:val="single"/>
          </w:rPr>
          <w:t>https://www.instagram.com/reel/CUAPUTro_TT/?utm_source=ig_web_copy_link</w:t>
        </w:r>
      </w:hyperlink>
      <w:r>
        <w:rPr>
          <w:rFonts w:ascii="Cambria" w:eastAsia="Cambria" w:hAnsi="Cambria" w:cs="Cambria"/>
          <w:color w:val="000000"/>
          <w:sz w:val="24"/>
          <w:szCs w:val="24"/>
        </w:rPr>
        <w:t xml:space="preserve"> )</w:t>
      </w:r>
    </w:p>
    <w:p w14:paraId="0B3F31A3"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OATS UTTAPAM (RECIPE- </w:t>
      </w:r>
      <w:hyperlink r:id="rId537">
        <w:r>
          <w:rPr>
            <w:rFonts w:ascii="Cambria" w:eastAsia="Cambria" w:hAnsi="Cambria" w:cs="Cambria"/>
            <w:color w:val="0563C1"/>
            <w:sz w:val="24"/>
            <w:szCs w:val="24"/>
            <w:u w:val="single"/>
          </w:rPr>
          <w:t>https://www.youtube.com/watch?v=cnexvg9jNos</w:t>
        </w:r>
      </w:hyperlink>
      <w:r>
        <w:rPr>
          <w:rFonts w:ascii="Cambria" w:eastAsia="Cambria" w:hAnsi="Cambria" w:cs="Cambria"/>
          <w:color w:val="000000"/>
          <w:sz w:val="24"/>
          <w:szCs w:val="24"/>
        </w:rPr>
        <w:t xml:space="preserve"> ) </w:t>
      </w:r>
    </w:p>
    <w:p w14:paraId="125FF722"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RAVA UTTAPAM (RECIPE- </w:t>
      </w:r>
      <w:hyperlink r:id="rId538">
        <w:r>
          <w:rPr>
            <w:rFonts w:ascii="Cambria" w:eastAsia="Cambria" w:hAnsi="Cambria" w:cs="Cambria"/>
            <w:color w:val="0563C1"/>
            <w:sz w:val="24"/>
            <w:szCs w:val="24"/>
            <w:u w:val="single"/>
          </w:rPr>
          <w:t>https://www.youtube.com/watch?v=BiO1SXyRAs4</w:t>
        </w:r>
      </w:hyperlink>
      <w:r>
        <w:rPr>
          <w:rFonts w:ascii="Cambria" w:eastAsia="Cambria" w:hAnsi="Cambria" w:cs="Cambria"/>
          <w:color w:val="000000"/>
          <w:sz w:val="24"/>
          <w:szCs w:val="24"/>
        </w:rPr>
        <w:t xml:space="preserve"> ) </w:t>
      </w:r>
    </w:p>
    <w:p w14:paraId="0698A0AE"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EGG UTTAPAM (RECIPE- </w:t>
      </w:r>
      <w:hyperlink r:id="rId539">
        <w:r>
          <w:rPr>
            <w:rFonts w:ascii="Cambria" w:eastAsia="Cambria" w:hAnsi="Cambria" w:cs="Cambria"/>
            <w:color w:val="0563C1"/>
            <w:sz w:val="24"/>
            <w:szCs w:val="24"/>
            <w:u w:val="single"/>
          </w:rPr>
          <w:t>https://www.youtube.com/watch?v=0LkHBMHIyhY</w:t>
        </w:r>
      </w:hyperlink>
      <w:r>
        <w:rPr>
          <w:rFonts w:ascii="Cambria" w:eastAsia="Cambria" w:hAnsi="Cambria" w:cs="Cambria"/>
          <w:color w:val="000000"/>
          <w:sz w:val="24"/>
          <w:szCs w:val="24"/>
        </w:rPr>
        <w:t xml:space="preserve"> )  </w:t>
      </w:r>
    </w:p>
    <w:p w14:paraId="2858F812"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lastRenderedPageBreak/>
        <w:t xml:space="preserve">LENTIL DOSA (RECIPE- </w:t>
      </w:r>
      <w:hyperlink r:id="rId540">
        <w:r>
          <w:rPr>
            <w:rFonts w:ascii="Cambria" w:eastAsia="Cambria" w:hAnsi="Cambria" w:cs="Cambria"/>
            <w:color w:val="0563C1"/>
            <w:sz w:val="24"/>
            <w:szCs w:val="24"/>
            <w:u w:val="single"/>
          </w:rPr>
          <w:t>https://www.instagram.com/reel/CxA1-jIoMpP/?igshid=MWZjMTM2ODFkZg==</w:t>
        </w:r>
      </w:hyperlink>
      <w:r>
        <w:rPr>
          <w:rFonts w:ascii="Cambria" w:eastAsia="Cambria" w:hAnsi="Cambria" w:cs="Cambria"/>
          <w:color w:val="000000"/>
          <w:sz w:val="24"/>
          <w:szCs w:val="24"/>
        </w:rPr>
        <w:t xml:space="preserve"> )</w:t>
      </w:r>
    </w:p>
    <w:p w14:paraId="7831A19A"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BLACK CHANA DOSA (RECIPE- </w:t>
      </w:r>
      <w:hyperlink r:id="rId541">
        <w:r>
          <w:rPr>
            <w:rFonts w:ascii="Cambria" w:eastAsia="Cambria" w:hAnsi="Cambria" w:cs="Cambria"/>
            <w:color w:val="1155CC"/>
            <w:sz w:val="24"/>
            <w:szCs w:val="24"/>
            <w:u w:val="single"/>
          </w:rPr>
          <w:t>https://youtu.be/yG6LiOnL-FM?si=DPJs5uC_u9V8FGq9</w:t>
        </w:r>
      </w:hyperlink>
      <w:r>
        <w:rPr>
          <w:rFonts w:ascii="Cambria" w:eastAsia="Cambria" w:hAnsi="Cambria" w:cs="Cambria"/>
          <w:color w:val="000000"/>
          <w:sz w:val="24"/>
          <w:szCs w:val="24"/>
        </w:rPr>
        <w:t xml:space="preserve"> </w:t>
      </w:r>
    </w:p>
    <w:p w14:paraId="231193B3"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Red lentil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t>
      </w:r>
      <w:hyperlink r:id="rId542">
        <w:r>
          <w:rPr>
            <w:rFonts w:ascii="Cambria" w:eastAsia="Cambria" w:hAnsi="Cambria" w:cs="Cambria"/>
            <w:color w:val="0563C1"/>
            <w:sz w:val="24"/>
            <w:szCs w:val="24"/>
            <w:u w:val="single"/>
          </w:rPr>
          <w:t>https://www.instagram.com/reel/CxA1-jIoMpP/?igshid=MWZjMTM2ODFkZg==</w:t>
        </w:r>
      </w:hyperlink>
      <w:r>
        <w:rPr>
          <w:rFonts w:ascii="Cambria" w:eastAsia="Cambria" w:hAnsi="Cambria" w:cs="Cambria"/>
          <w:color w:val="000000"/>
          <w:sz w:val="24"/>
          <w:szCs w:val="24"/>
        </w:rPr>
        <w:t xml:space="preserve"> )</w:t>
      </w:r>
    </w:p>
    <w:p w14:paraId="745BEC27"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KULITH DOSA (</w:t>
      </w:r>
      <w:hyperlink r:id="rId543">
        <w:r>
          <w:rPr>
            <w:rFonts w:ascii="Cambria" w:eastAsia="Cambria" w:hAnsi="Cambria" w:cs="Cambria"/>
            <w:color w:val="0563C1"/>
            <w:sz w:val="24"/>
            <w:szCs w:val="24"/>
            <w:u w:val="single"/>
          </w:rPr>
          <w:t>https://www.youtube.com/watch?v=o-nfm9yvlri</w:t>
        </w:r>
      </w:hyperlink>
      <w:r>
        <w:rPr>
          <w:rFonts w:ascii="Cambria" w:eastAsia="Cambria" w:hAnsi="Cambria" w:cs="Cambria"/>
          <w:color w:val="000000"/>
          <w:sz w:val="24"/>
          <w:szCs w:val="24"/>
        </w:rPr>
        <w:t xml:space="preserve"> )  </w:t>
      </w:r>
    </w:p>
    <w:p w14:paraId="057F81DE"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BEETROOT DOSA WITH PANEER STUFFING (RECIPE- </w:t>
      </w:r>
      <w:hyperlink r:id="rId544">
        <w:r>
          <w:rPr>
            <w:rFonts w:ascii="Cambria" w:eastAsia="Cambria" w:hAnsi="Cambria" w:cs="Cambria"/>
            <w:color w:val="0563C1"/>
            <w:sz w:val="24"/>
            <w:szCs w:val="24"/>
            <w:u w:val="single"/>
          </w:rPr>
          <w:t>https://www.instagram.com/reel/Cvr4DkctCrF/?igshid=MWZjMTM2ODFkZg==</w:t>
        </w:r>
      </w:hyperlink>
      <w:r>
        <w:rPr>
          <w:rFonts w:ascii="Cambria" w:eastAsia="Cambria" w:hAnsi="Cambria" w:cs="Cambria"/>
          <w:color w:val="000000"/>
          <w:sz w:val="24"/>
          <w:szCs w:val="24"/>
        </w:rPr>
        <w:t xml:space="preserve"> )</w:t>
      </w:r>
    </w:p>
    <w:p w14:paraId="07A5D221" w14:textId="00CA7D2C"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VEGETABLE IDLI (RECIPE- </w:t>
      </w:r>
      <w:hyperlink r:id="rId545">
        <w:r>
          <w:rPr>
            <w:rFonts w:ascii="Cambria" w:eastAsia="Cambria" w:hAnsi="Cambria" w:cs="Cambria"/>
            <w:color w:val="0563C1"/>
            <w:sz w:val="24"/>
            <w:szCs w:val="24"/>
            <w:u w:val="single"/>
          </w:rPr>
          <w:t>https://www.youtube.com/watch?v=WuT8C-KvpmQ</w:t>
        </w:r>
      </w:hyperlink>
      <w:r>
        <w:rPr>
          <w:rFonts w:ascii="Cambria" w:eastAsia="Cambria" w:hAnsi="Cambria" w:cs="Cambria"/>
          <w:color w:val="000000"/>
          <w:sz w:val="24"/>
          <w:szCs w:val="24"/>
        </w:rPr>
        <w:t xml:space="preserve"> )</w:t>
      </w:r>
    </w:p>
    <w:p w14:paraId="2573B6CE" w14:textId="77777777" w:rsidR="002550BE" w:rsidRPr="002550BE"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VEGETABLE MOONG DAL IDLI (RECIPE- </w:t>
      </w:r>
      <w:hyperlink r:id="rId546">
        <w:r>
          <w:rPr>
            <w:rFonts w:ascii="Cambria" w:eastAsia="Cambria" w:hAnsi="Cambria" w:cs="Cambria"/>
            <w:color w:val="0563C1"/>
            <w:sz w:val="24"/>
            <w:szCs w:val="24"/>
            <w:u w:val="single"/>
          </w:rPr>
          <w:t>https://www.youtube.com/watch?v=luVGhWhJ0TA</w:t>
        </w:r>
      </w:hyperlink>
      <w:r>
        <w:rPr>
          <w:rFonts w:ascii="Cambria" w:eastAsia="Cambria" w:hAnsi="Cambria" w:cs="Cambria"/>
          <w:color w:val="000000"/>
          <w:sz w:val="24"/>
          <w:szCs w:val="24"/>
        </w:rPr>
        <w:t xml:space="preserve"> ) </w:t>
      </w:r>
    </w:p>
    <w:p w14:paraId="7F7B0377" w14:textId="03B1A4CE" w:rsidR="00A971B5" w:rsidRDefault="002550BE">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Ragi oats </w:t>
      </w:r>
      <w:proofErr w:type="spellStart"/>
      <w:r>
        <w:rPr>
          <w:rFonts w:ascii="Cambria" w:eastAsia="Cambria" w:hAnsi="Cambria" w:cs="Cambria"/>
          <w:color w:val="000000"/>
          <w:sz w:val="24"/>
          <w:szCs w:val="24"/>
        </w:rPr>
        <w:t>idli</w:t>
      </w:r>
      <w:proofErr w:type="spellEnd"/>
      <w:r>
        <w:rPr>
          <w:rFonts w:ascii="Cambria" w:eastAsia="Cambria" w:hAnsi="Cambria" w:cs="Cambria"/>
          <w:color w:val="000000"/>
          <w:sz w:val="24"/>
          <w:szCs w:val="24"/>
        </w:rPr>
        <w:t xml:space="preserve">: </w:t>
      </w:r>
      <w:hyperlink r:id="rId547" w:history="1">
        <w:r w:rsidRPr="002D445C">
          <w:rPr>
            <w:rStyle w:val="Hyperlink"/>
            <w:rFonts w:ascii="Cambria" w:eastAsia="Cambria" w:hAnsi="Cambria" w:cs="Cambria"/>
            <w:sz w:val="24"/>
            <w:szCs w:val="24"/>
          </w:rPr>
          <w:t>https://youtu.be/7ev3pRHcDiQ?si=t-uuw7tgr5yvzTSC</w:t>
        </w:r>
      </w:hyperlink>
      <w:r>
        <w:rPr>
          <w:rFonts w:ascii="Cambria" w:eastAsia="Cambria" w:hAnsi="Cambria" w:cs="Cambria"/>
          <w:color w:val="000000"/>
          <w:sz w:val="24"/>
          <w:szCs w:val="24"/>
        </w:rPr>
        <w:t xml:space="preserve"> </w:t>
      </w:r>
      <w:r w:rsidR="00F75C53">
        <w:rPr>
          <w:rFonts w:ascii="Cambria" w:eastAsia="Cambria" w:hAnsi="Cambria" w:cs="Cambria"/>
          <w:color w:val="000000"/>
          <w:sz w:val="24"/>
          <w:szCs w:val="24"/>
        </w:rPr>
        <w:t xml:space="preserve"> </w:t>
      </w:r>
    </w:p>
    <w:p w14:paraId="719420AD" w14:textId="491EED4A" w:rsidR="00417AE0" w:rsidRPr="00417AE0" w:rsidRDefault="00417AE0">
      <w:pPr>
        <w:numPr>
          <w:ilvl w:val="0"/>
          <w:numId w:val="18"/>
        </w:numPr>
        <w:pBdr>
          <w:top w:val="nil"/>
          <w:left w:val="nil"/>
          <w:bottom w:val="nil"/>
          <w:right w:val="nil"/>
          <w:between w:val="nil"/>
        </w:pBdr>
        <w:spacing w:after="0"/>
        <w:ind w:left="-426" w:hanging="359"/>
        <w:rPr>
          <w:rFonts w:ascii="Cambria" w:eastAsia="Cambria" w:hAnsi="Cambria" w:cs="Cambria"/>
          <w:color w:val="000000"/>
          <w:sz w:val="24"/>
          <w:szCs w:val="24"/>
        </w:rPr>
      </w:pPr>
      <w:r w:rsidRPr="00417AE0">
        <w:rPr>
          <w:rFonts w:ascii="Cambria" w:eastAsia="Cambria" w:hAnsi="Cambria" w:cs="Cambria"/>
          <w:color w:val="000000"/>
          <w:sz w:val="24"/>
          <w:szCs w:val="24"/>
        </w:rPr>
        <w:t xml:space="preserve">Ragi oats </w:t>
      </w:r>
      <w:proofErr w:type="spellStart"/>
      <w:r>
        <w:rPr>
          <w:rFonts w:ascii="Cambria" w:eastAsia="Cambria" w:hAnsi="Cambria" w:cs="Cambria"/>
          <w:color w:val="000000"/>
          <w:sz w:val="24"/>
          <w:szCs w:val="24"/>
        </w:rPr>
        <w:t>chilla</w:t>
      </w:r>
      <w:proofErr w:type="spellEnd"/>
      <w:r w:rsidRPr="00417AE0">
        <w:rPr>
          <w:rFonts w:ascii="Cambria" w:eastAsia="Cambria" w:hAnsi="Cambria" w:cs="Cambria"/>
          <w:color w:val="000000"/>
          <w:sz w:val="24"/>
          <w:szCs w:val="24"/>
        </w:rPr>
        <w:t xml:space="preserve">: </w:t>
      </w:r>
      <w:hyperlink r:id="rId548" w:history="1">
        <w:r w:rsidRPr="00B3314B">
          <w:rPr>
            <w:rStyle w:val="Hyperlink"/>
            <w:rFonts w:ascii="Cambria" w:eastAsia="Cambria" w:hAnsi="Cambria" w:cs="Cambria"/>
            <w:sz w:val="24"/>
            <w:szCs w:val="24"/>
          </w:rPr>
          <w:t>https://youtu.be/w0y0xdUMdMc?si=lvLg9C0W5W-lsKiF</w:t>
        </w:r>
      </w:hyperlink>
      <w:r>
        <w:rPr>
          <w:rFonts w:ascii="Cambria" w:eastAsia="Cambria" w:hAnsi="Cambria" w:cs="Cambria"/>
          <w:color w:val="000000"/>
          <w:sz w:val="24"/>
          <w:szCs w:val="24"/>
        </w:rPr>
        <w:t xml:space="preserve"> </w:t>
      </w:r>
    </w:p>
    <w:p w14:paraId="2D40F760" w14:textId="1D80CF0E"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CARROT MASOOR DAL </w:t>
      </w:r>
      <w:proofErr w:type="gramStart"/>
      <w:r>
        <w:rPr>
          <w:rFonts w:ascii="Cambria" w:eastAsia="Cambria" w:hAnsi="Cambria" w:cs="Cambria"/>
          <w:color w:val="000000"/>
          <w:sz w:val="24"/>
          <w:szCs w:val="24"/>
        </w:rPr>
        <w:t>DOSA ;</w:t>
      </w:r>
      <w:proofErr w:type="gramEnd"/>
      <w:r>
        <w:rPr>
          <w:rFonts w:ascii="Cambria" w:eastAsia="Cambria" w:hAnsi="Cambria" w:cs="Cambria"/>
          <w:color w:val="000000"/>
          <w:sz w:val="24"/>
          <w:szCs w:val="24"/>
        </w:rPr>
        <w:t xml:space="preserve"> </w:t>
      </w:r>
      <w:hyperlink r:id="rId549">
        <w:r>
          <w:rPr>
            <w:rFonts w:ascii="Cambria" w:eastAsia="Cambria" w:hAnsi="Cambria" w:cs="Cambria"/>
            <w:color w:val="0563C1"/>
            <w:sz w:val="24"/>
            <w:szCs w:val="24"/>
            <w:u w:val="single"/>
          </w:rPr>
          <w:t>https://youtube.com/shorts/ihjP0vKahos?si=UvWcGfzUqT_AMfkS</w:t>
        </w:r>
      </w:hyperlink>
      <w:r>
        <w:rPr>
          <w:rFonts w:ascii="Cambria" w:eastAsia="Cambria" w:hAnsi="Cambria" w:cs="Cambria"/>
          <w:color w:val="0563C1"/>
          <w:sz w:val="24"/>
          <w:szCs w:val="24"/>
          <w:u w:val="single"/>
        </w:rPr>
        <w:t xml:space="preserve"> </w:t>
      </w:r>
    </w:p>
    <w:p w14:paraId="305EDD31"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RAJMA DOSA (RECIPE- </w:t>
      </w:r>
      <w:hyperlink r:id="rId550">
        <w:r>
          <w:rPr>
            <w:rFonts w:ascii="Cambria" w:eastAsia="Cambria" w:hAnsi="Cambria" w:cs="Cambria"/>
            <w:color w:val="0563C1"/>
            <w:sz w:val="24"/>
            <w:szCs w:val="24"/>
            <w:u w:val="single"/>
          </w:rPr>
          <w:t>https://www.youtube.com/watch?v=Bu8N2suAq7Q&amp;t=9s</w:t>
        </w:r>
      </w:hyperlink>
      <w:r>
        <w:rPr>
          <w:rFonts w:ascii="Cambria" w:eastAsia="Cambria" w:hAnsi="Cambria" w:cs="Cambria"/>
          <w:color w:val="000000"/>
          <w:sz w:val="24"/>
          <w:szCs w:val="24"/>
        </w:rPr>
        <w:t xml:space="preserve"> ) </w:t>
      </w:r>
    </w:p>
    <w:p w14:paraId="425866EF"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CHICKPEA DOSA (RECIPE- </w:t>
      </w:r>
      <w:hyperlink r:id="rId551">
        <w:r>
          <w:rPr>
            <w:rFonts w:ascii="Cambria" w:eastAsia="Cambria" w:hAnsi="Cambria" w:cs="Cambria"/>
            <w:color w:val="0563C1"/>
            <w:sz w:val="24"/>
            <w:szCs w:val="24"/>
            <w:u w:val="single"/>
          </w:rPr>
          <w:t>https://www.youtube.com/watch?v=QX_4NhCM-iw</w:t>
        </w:r>
      </w:hyperlink>
      <w:r>
        <w:rPr>
          <w:rFonts w:ascii="Cambria" w:eastAsia="Cambria" w:hAnsi="Cambria" w:cs="Cambria"/>
          <w:color w:val="000000"/>
          <w:sz w:val="24"/>
          <w:szCs w:val="24"/>
        </w:rPr>
        <w:t xml:space="preserve"> )  </w:t>
      </w:r>
    </w:p>
    <w:p w14:paraId="5471B943"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VEGETABLE UTTAPAM (RECIPE- </w:t>
      </w:r>
      <w:hyperlink r:id="rId552">
        <w:r>
          <w:rPr>
            <w:rFonts w:ascii="Cambria" w:eastAsia="Cambria" w:hAnsi="Cambria" w:cs="Cambria"/>
            <w:color w:val="0563C1"/>
            <w:sz w:val="24"/>
            <w:szCs w:val="24"/>
            <w:u w:val="single"/>
          </w:rPr>
          <w:t>https://youtu.be/TJJJyM4ssMk?si=nTIjTtVDS8E_vb0z</w:t>
        </w:r>
      </w:hyperlink>
      <w:r>
        <w:rPr>
          <w:rFonts w:ascii="Cambria" w:eastAsia="Cambria" w:hAnsi="Cambria" w:cs="Cambria"/>
          <w:color w:val="000000"/>
          <w:sz w:val="24"/>
          <w:szCs w:val="24"/>
        </w:rPr>
        <w:t xml:space="preserve"> )</w:t>
      </w:r>
    </w:p>
    <w:p w14:paraId="29DD2266"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MOONG DAL DHOKLA: </w:t>
      </w:r>
      <w:hyperlink r:id="rId553">
        <w:r>
          <w:rPr>
            <w:rFonts w:ascii="Cambria" w:eastAsia="Cambria" w:hAnsi="Cambria" w:cs="Cambria"/>
            <w:color w:val="0563C1"/>
            <w:sz w:val="24"/>
            <w:szCs w:val="24"/>
            <w:u w:val="single"/>
          </w:rPr>
          <w:t>https://youtu.be/8pi4L0CCUAQ?si=YY6_tyODr9xgsmXA</w:t>
        </w:r>
      </w:hyperlink>
      <w:r>
        <w:rPr>
          <w:rFonts w:ascii="Cambria" w:eastAsia="Cambria" w:hAnsi="Cambria" w:cs="Cambria"/>
          <w:color w:val="000000"/>
          <w:sz w:val="24"/>
          <w:szCs w:val="24"/>
        </w:rPr>
        <w:t xml:space="preserve"> </w:t>
      </w:r>
    </w:p>
    <w:p w14:paraId="237D5B7A"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OATS IDLI: </w:t>
      </w:r>
      <w:hyperlink r:id="rId554">
        <w:r>
          <w:rPr>
            <w:rFonts w:ascii="Cambria" w:eastAsia="Cambria" w:hAnsi="Cambria" w:cs="Cambria"/>
            <w:color w:val="0563C1"/>
            <w:sz w:val="24"/>
            <w:szCs w:val="24"/>
            <w:u w:val="single"/>
          </w:rPr>
          <w:t>https://youtu.be/OGVcPcfsUPA?si=fEfecazFOTlcVXPE</w:t>
        </w:r>
      </w:hyperlink>
      <w:r>
        <w:rPr>
          <w:rFonts w:ascii="Cambria" w:eastAsia="Cambria" w:hAnsi="Cambria" w:cs="Cambria"/>
          <w:color w:val="000000"/>
          <w:sz w:val="24"/>
          <w:szCs w:val="24"/>
        </w:rPr>
        <w:t xml:space="preserve"> </w:t>
      </w:r>
    </w:p>
    <w:p w14:paraId="1B2B288C"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BESAN EGG DOSA: </w:t>
      </w:r>
      <w:hyperlink r:id="rId555">
        <w:r>
          <w:rPr>
            <w:rFonts w:ascii="Cambria" w:eastAsia="Cambria" w:hAnsi="Cambria" w:cs="Cambria"/>
            <w:color w:val="0563C1"/>
            <w:sz w:val="24"/>
            <w:szCs w:val="24"/>
            <w:u w:val="single"/>
          </w:rPr>
          <w:t>https://youtube.com/shorts/vems3mezEs8?si=aOE-igWHq4coXV3x</w:t>
        </w:r>
      </w:hyperlink>
      <w:r>
        <w:rPr>
          <w:rFonts w:ascii="Cambria" w:eastAsia="Cambria" w:hAnsi="Cambria" w:cs="Cambria"/>
          <w:color w:val="000000"/>
          <w:sz w:val="24"/>
          <w:szCs w:val="24"/>
        </w:rPr>
        <w:t xml:space="preserve"> </w:t>
      </w:r>
    </w:p>
    <w:p w14:paraId="61BF3270"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Green peas dhokla: </w:t>
      </w:r>
      <w:hyperlink r:id="rId556">
        <w:r>
          <w:rPr>
            <w:rFonts w:ascii="Cambria" w:eastAsia="Cambria" w:hAnsi="Cambria" w:cs="Cambria"/>
            <w:color w:val="0563C1"/>
            <w:sz w:val="24"/>
            <w:szCs w:val="24"/>
            <w:u w:val="single"/>
          </w:rPr>
          <w:t>https://youtu.be/7GwRm5LltCk?si=M8k1dqlgQim2ECHu</w:t>
        </w:r>
      </w:hyperlink>
      <w:r>
        <w:rPr>
          <w:rFonts w:ascii="Cambria" w:eastAsia="Cambria" w:hAnsi="Cambria" w:cs="Cambria"/>
          <w:color w:val="000000"/>
          <w:sz w:val="24"/>
          <w:szCs w:val="24"/>
        </w:rPr>
        <w:t xml:space="preserve"> </w:t>
      </w:r>
    </w:p>
    <w:p w14:paraId="7EFED9A3"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Makhana dosa: </w:t>
      </w:r>
      <w:hyperlink r:id="rId557">
        <w:r>
          <w:rPr>
            <w:rFonts w:ascii="Cambria" w:eastAsia="Cambria" w:hAnsi="Cambria" w:cs="Cambria"/>
            <w:color w:val="0563C1"/>
            <w:sz w:val="24"/>
            <w:szCs w:val="24"/>
            <w:highlight w:val="white"/>
            <w:u w:val="single"/>
          </w:rPr>
          <w:t>https://www.instagram.com/reel/C0vk6R2omiW/?utm_source=ig_web_copy_link&amp;igsh=MzRlODBiNWFlZA==</w:t>
        </w:r>
      </w:hyperlink>
      <w:r>
        <w:rPr>
          <w:rFonts w:ascii="Quattrocento Sans" w:eastAsia="Quattrocento Sans" w:hAnsi="Quattrocento Sans" w:cs="Quattrocento Sans"/>
          <w:color w:val="000000"/>
          <w:sz w:val="21"/>
          <w:szCs w:val="21"/>
          <w:highlight w:val="white"/>
        </w:rPr>
        <w:t xml:space="preserve"> </w:t>
      </w:r>
    </w:p>
    <w:p w14:paraId="11F03216"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Vegetable rice dhokla: </w:t>
      </w:r>
      <w:hyperlink r:id="rId558">
        <w:r>
          <w:rPr>
            <w:rFonts w:ascii="Cambria" w:eastAsia="Cambria" w:hAnsi="Cambria" w:cs="Cambria"/>
            <w:color w:val="0563C1"/>
            <w:sz w:val="24"/>
            <w:szCs w:val="24"/>
            <w:u w:val="single"/>
          </w:rPr>
          <w:t>https://youtu.be/p9IV5ZsalGQ?si=zr0QyHecJNH5hHmZ</w:t>
        </w:r>
      </w:hyperlink>
      <w:r>
        <w:rPr>
          <w:rFonts w:ascii="Cambria" w:eastAsia="Cambria" w:hAnsi="Cambria" w:cs="Cambria"/>
          <w:color w:val="000000"/>
          <w:sz w:val="24"/>
          <w:szCs w:val="24"/>
        </w:rPr>
        <w:t xml:space="preserve"> </w:t>
      </w:r>
    </w:p>
    <w:p w14:paraId="257AEFD7" w14:textId="2CE1B694" w:rsidR="00557E5A" w:rsidRDefault="00557E5A">
      <w:pPr>
        <w:numPr>
          <w:ilvl w:val="0"/>
          <w:numId w:val="18"/>
        </w:numPr>
        <w:pBdr>
          <w:top w:val="nil"/>
          <w:left w:val="nil"/>
          <w:bottom w:val="nil"/>
          <w:right w:val="nil"/>
          <w:between w:val="nil"/>
        </w:pBdr>
        <w:spacing w:after="0"/>
        <w:ind w:left="-426" w:hanging="359"/>
        <w:rPr>
          <w:rFonts w:ascii="Cambria" w:eastAsia="Cambria" w:hAnsi="Cambria" w:cs="Cambria"/>
          <w:color w:val="000000"/>
          <w:sz w:val="24"/>
          <w:szCs w:val="24"/>
        </w:rPr>
      </w:pPr>
      <w:proofErr w:type="spellStart"/>
      <w:r>
        <w:rPr>
          <w:rFonts w:ascii="Cambria" w:eastAsia="Cambria" w:hAnsi="Cambria" w:cs="Cambria"/>
          <w:color w:val="000000"/>
          <w:sz w:val="24"/>
          <w:szCs w:val="24"/>
        </w:rPr>
        <w:t>Chawli</w:t>
      </w:r>
      <w:proofErr w:type="spellEnd"/>
      <w:r>
        <w:rPr>
          <w:rFonts w:ascii="Cambria" w:eastAsia="Cambria" w:hAnsi="Cambria" w:cs="Cambria"/>
          <w:color w:val="000000"/>
          <w:sz w:val="24"/>
          <w:szCs w:val="24"/>
        </w:rPr>
        <w:t xml:space="preserve"> dal </w:t>
      </w:r>
      <w:proofErr w:type="spellStart"/>
      <w:r>
        <w:rPr>
          <w:rFonts w:ascii="Cambria" w:eastAsia="Cambria" w:hAnsi="Cambria" w:cs="Cambria"/>
          <w:color w:val="000000"/>
          <w:sz w:val="24"/>
          <w:szCs w:val="24"/>
        </w:rPr>
        <w:t>methi</w:t>
      </w:r>
      <w:proofErr w:type="spellEnd"/>
      <w:r>
        <w:rPr>
          <w:rFonts w:ascii="Cambria" w:eastAsia="Cambria" w:hAnsi="Cambria" w:cs="Cambria"/>
          <w:color w:val="000000"/>
          <w:sz w:val="24"/>
          <w:szCs w:val="24"/>
        </w:rPr>
        <w:t xml:space="preserve"> dhokla: </w:t>
      </w:r>
      <w:hyperlink r:id="rId559" w:history="1">
        <w:r w:rsidRPr="001D1FF6">
          <w:rPr>
            <w:rStyle w:val="Hyperlink"/>
            <w:rFonts w:ascii="Cambria" w:eastAsia="Cambria" w:hAnsi="Cambria" w:cs="Cambria"/>
            <w:sz w:val="24"/>
            <w:szCs w:val="24"/>
          </w:rPr>
          <w:t>https://www.</w:t>
        </w:r>
        <w:r w:rsidR="002B0409">
          <w:rPr>
            <w:rStyle w:val="Hyperlink"/>
            <w:rFonts w:ascii="Cambria" w:eastAsia="Cambria" w:hAnsi="Cambria" w:cs="Cambria"/>
            <w:sz w:val="24"/>
            <w:szCs w:val="24"/>
          </w:rPr>
          <w:t xml:space="preserve"> </w:t>
        </w:r>
        <w:r w:rsidRPr="001D1FF6">
          <w:rPr>
            <w:rStyle w:val="Hyperlink"/>
            <w:rFonts w:ascii="Cambria" w:eastAsia="Cambria" w:hAnsi="Cambria" w:cs="Cambria"/>
            <w:sz w:val="24"/>
            <w:szCs w:val="24"/>
          </w:rPr>
          <w:t>instagram.com/reel/DEB97gVorwE/?</w:t>
        </w:r>
        <w:proofErr w:type="spellStart"/>
        <w:r w:rsidRPr="001D1FF6">
          <w:rPr>
            <w:rStyle w:val="Hyperlink"/>
            <w:rFonts w:ascii="Cambria" w:eastAsia="Cambria" w:hAnsi="Cambria" w:cs="Cambria"/>
            <w:sz w:val="24"/>
            <w:szCs w:val="24"/>
          </w:rPr>
          <w:t>utm_source</w:t>
        </w:r>
        <w:proofErr w:type="spellEnd"/>
        <w:r w:rsidRPr="001D1FF6">
          <w:rPr>
            <w:rStyle w:val="Hyperlink"/>
            <w:rFonts w:ascii="Cambria" w:eastAsia="Cambria" w:hAnsi="Cambria" w:cs="Cambria"/>
            <w:sz w:val="24"/>
            <w:szCs w:val="24"/>
          </w:rPr>
          <w:t>=</w:t>
        </w:r>
        <w:proofErr w:type="spellStart"/>
        <w:r w:rsidRPr="001D1FF6">
          <w:rPr>
            <w:rStyle w:val="Hyperlink"/>
            <w:rFonts w:ascii="Cambria" w:eastAsia="Cambria" w:hAnsi="Cambria" w:cs="Cambria"/>
            <w:sz w:val="24"/>
            <w:szCs w:val="24"/>
          </w:rPr>
          <w:t>ig_web_copy_link</w:t>
        </w:r>
        <w:proofErr w:type="spellEnd"/>
      </w:hyperlink>
      <w:r>
        <w:rPr>
          <w:rFonts w:ascii="Cambria" w:eastAsia="Cambria" w:hAnsi="Cambria" w:cs="Cambria"/>
          <w:color w:val="000000"/>
          <w:sz w:val="24"/>
          <w:szCs w:val="24"/>
        </w:rPr>
        <w:t xml:space="preserve"> </w:t>
      </w:r>
    </w:p>
    <w:p w14:paraId="09636598" w14:textId="635207E7" w:rsidR="00A971B5" w:rsidRPr="00A2270D" w:rsidRDefault="00F75C53">
      <w:pPr>
        <w:numPr>
          <w:ilvl w:val="0"/>
          <w:numId w:val="1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Bajra palak </w:t>
      </w:r>
      <w:proofErr w:type="spellStart"/>
      <w:r>
        <w:rPr>
          <w:rFonts w:ascii="Cambria" w:eastAsia="Cambria" w:hAnsi="Cambria" w:cs="Cambria"/>
          <w:color w:val="000000"/>
          <w:sz w:val="24"/>
          <w:szCs w:val="24"/>
        </w:rPr>
        <w:t>idli</w:t>
      </w:r>
      <w:proofErr w:type="spellEnd"/>
      <w:r>
        <w:rPr>
          <w:rFonts w:ascii="Cambria" w:eastAsia="Cambria" w:hAnsi="Cambria" w:cs="Cambria"/>
          <w:color w:val="000000"/>
          <w:sz w:val="24"/>
          <w:szCs w:val="24"/>
        </w:rPr>
        <w:t xml:space="preserve">: </w:t>
      </w:r>
      <w:hyperlink r:id="rId560">
        <w:r>
          <w:rPr>
            <w:rFonts w:ascii="Cambria" w:eastAsia="Cambria" w:hAnsi="Cambria" w:cs="Cambria"/>
            <w:color w:val="0563C1"/>
            <w:sz w:val="24"/>
            <w:szCs w:val="24"/>
            <w:u w:val="single"/>
          </w:rPr>
          <w:t>https://youtu.be/Ly2ikqrD1Xw?si=Wz5FKzuEGv7QHFB-</w:t>
        </w:r>
      </w:hyperlink>
      <w:r>
        <w:rPr>
          <w:rFonts w:ascii="Cambria" w:eastAsia="Cambria" w:hAnsi="Cambria" w:cs="Cambria"/>
          <w:color w:val="000000"/>
          <w:sz w:val="24"/>
          <w:szCs w:val="24"/>
        </w:rPr>
        <w:t xml:space="preserve"> </w:t>
      </w:r>
    </w:p>
    <w:p w14:paraId="453D3D61" w14:textId="77777777" w:rsidR="00A971B5" w:rsidRDefault="00F75C53">
      <w:pPr>
        <w:numPr>
          <w:ilvl w:val="0"/>
          <w:numId w:val="1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Instant green peas dhokla: </w:t>
      </w:r>
      <w:hyperlink r:id="rId561">
        <w:r>
          <w:rPr>
            <w:rFonts w:ascii="Cambria" w:eastAsia="Cambria" w:hAnsi="Cambria" w:cs="Cambria"/>
            <w:color w:val="0563C1"/>
            <w:sz w:val="24"/>
            <w:szCs w:val="24"/>
            <w:u w:val="single"/>
          </w:rPr>
          <w:t>https://www.instagram.com/reel/C1hIEe1NCs_/?utm_source=ig_web_copy_link&amp;igsh=MzRlODBiNWFlZA==</w:t>
        </w:r>
      </w:hyperlink>
      <w:r>
        <w:rPr>
          <w:rFonts w:ascii="Cambria" w:eastAsia="Cambria" w:hAnsi="Cambria" w:cs="Cambria"/>
          <w:color w:val="000000"/>
          <w:sz w:val="24"/>
          <w:szCs w:val="24"/>
        </w:rPr>
        <w:t xml:space="preserve"> </w:t>
      </w:r>
    </w:p>
    <w:p w14:paraId="5121DF12" w14:textId="4C1130BF" w:rsidR="00280D80" w:rsidRPr="00B55D33" w:rsidRDefault="00280D80" w:rsidP="00B55D33">
      <w:pPr>
        <w:numPr>
          <w:ilvl w:val="0"/>
          <w:numId w:val="18"/>
        </w:numPr>
        <w:pBdr>
          <w:top w:val="nil"/>
          <w:left w:val="nil"/>
          <w:bottom w:val="nil"/>
          <w:right w:val="nil"/>
          <w:between w:val="nil"/>
        </w:pBdr>
        <w:ind w:left="-426" w:hanging="359"/>
        <w:rPr>
          <w:rFonts w:ascii="Cambria" w:eastAsia="Cambria" w:hAnsi="Cambria" w:cs="Cambria"/>
          <w:color w:val="000000"/>
          <w:sz w:val="24"/>
          <w:szCs w:val="24"/>
        </w:rPr>
      </w:pPr>
      <w:r w:rsidRPr="00B55D33">
        <w:rPr>
          <w:rFonts w:ascii="Cambria" w:eastAsia="Cambria" w:hAnsi="Cambria" w:cs="Cambria"/>
          <w:color w:val="000000"/>
          <w:sz w:val="24"/>
          <w:szCs w:val="24"/>
        </w:rPr>
        <w:t xml:space="preserve">Jowar dal </w:t>
      </w:r>
      <w:proofErr w:type="spellStart"/>
      <w:proofErr w:type="gramStart"/>
      <w:r w:rsidRPr="00B55D33">
        <w:rPr>
          <w:rFonts w:ascii="Cambria" w:eastAsia="Cambria" w:hAnsi="Cambria" w:cs="Cambria"/>
          <w:color w:val="000000"/>
          <w:sz w:val="24"/>
          <w:szCs w:val="24"/>
        </w:rPr>
        <w:t>dhokli</w:t>
      </w:r>
      <w:proofErr w:type="spellEnd"/>
      <w:r w:rsidRPr="00B55D33">
        <w:rPr>
          <w:rFonts w:ascii="Cambria" w:eastAsia="Cambria" w:hAnsi="Cambria" w:cs="Cambria"/>
          <w:color w:val="000000"/>
          <w:sz w:val="24"/>
          <w:szCs w:val="24"/>
        </w:rPr>
        <w:t>:</w:t>
      </w:r>
      <w:r w:rsidRPr="00B55D33">
        <w:rPr>
          <w:rFonts w:ascii="Cambria" w:hAnsi="Cambria" w:cstheme="minorHAnsi"/>
          <w:sz w:val="24"/>
          <w:szCs w:val="24"/>
        </w:rPr>
        <w:t>-</w:t>
      </w:r>
      <w:proofErr w:type="gramEnd"/>
      <w:r w:rsidRPr="00B55D33">
        <w:rPr>
          <w:rFonts w:ascii="Cambria" w:hAnsi="Cambria"/>
          <w:sz w:val="24"/>
          <w:szCs w:val="24"/>
        </w:rPr>
        <w:t xml:space="preserve"> </w:t>
      </w:r>
      <w:hyperlink r:id="rId562" w:history="1">
        <w:r w:rsidRPr="00B55D33">
          <w:rPr>
            <w:rStyle w:val="Hyperlink"/>
            <w:rFonts w:ascii="Cambria" w:hAnsi="Cambria"/>
            <w:sz w:val="24"/>
            <w:szCs w:val="24"/>
          </w:rPr>
          <w:t>https://www.youtube.com/watch?v=rhedtmabvj8</w:t>
        </w:r>
      </w:hyperlink>
      <w:r w:rsidRPr="00B55D33">
        <w:rPr>
          <w:rFonts w:ascii="Cambria" w:hAnsi="Cambria"/>
          <w:sz w:val="24"/>
          <w:szCs w:val="24"/>
        </w:rPr>
        <w:t xml:space="preserve"> </w:t>
      </w:r>
    </w:p>
    <w:p w14:paraId="2A7D8FAB" w14:textId="2DF7CAE6" w:rsidR="004E0E37" w:rsidRPr="0056613A" w:rsidRDefault="004E0E37">
      <w:pPr>
        <w:numPr>
          <w:ilvl w:val="0"/>
          <w:numId w:val="18"/>
        </w:numPr>
        <w:pBdr>
          <w:top w:val="nil"/>
          <w:left w:val="nil"/>
          <w:bottom w:val="nil"/>
          <w:right w:val="nil"/>
          <w:between w:val="nil"/>
        </w:pBdr>
        <w:ind w:left="-426" w:hanging="359"/>
        <w:rPr>
          <w:rFonts w:ascii="Cambria" w:eastAsia="Cambria" w:hAnsi="Cambria" w:cs="Cambria"/>
          <w:color w:val="000000"/>
          <w:sz w:val="24"/>
          <w:szCs w:val="24"/>
        </w:rPr>
      </w:pPr>
      <w:r>
        <w:rPr>
          <w:rFonts w:ascii="Cambria" w:hAnsi="Cambria"/>
          <w:sz w:val="24"/>
          <w:szCs w:val="24"/>
        </w:rPr>
        <w:t xml:space="preserve">Oats </w:t>
      </w:r>
      <w:proofErr w:type="spellStart"/>
      <w:r>
        <w:rPr>
          <w:rFonts w:ascii="Cambria" w:hAnsi="Cambria"/>
          <w:sz w:val="24"/>
          <w:szCs w:val="24"/>
        </w:rPr>
        <w:t>rava</w:t>
      </w:r>
      <w:proofErr w:type="spellEnd"/>
      <w:r>
        <w:rPr>
          <w:rFonts w:ascii="Cambria" w:hAnsi="Cambria"/>
          <w:sz w:val="24"/>
          <w:szCs w:val="24"/>
        </w:rPr>
        <w:t xml:space="preserve"> vegetable </w:t>
      </w:r>
      <w:proofErr w:type="spellStart"/>
      <w:r>
        <w:rPr>
          <w:rFonts w:ascii="Cambria" w:hAnsi="Cambria"/>
          <w:sz w:val="24"/>
          <w:szCs w:val="24"/>
        </w:rPr>
        <w:t>idli</w:t>
      </w:r>
      <w:proofErr w:type="spellEnd"/>
      <w:r>
        <w:rPr>
          <w:rFonts w:ascii="Cambria" w:hAnsi="Cambria"/>
          <w:sz w:val="24"/>
          <w:szCs w:val="24"/>
        </w:rPr>
        <w:t xml:space="preserve">: </w:t>
      </w:r>
      <w:hyperlink r:id="rId563" w:history="1">
        <w:r w:rsidRPr="00BD2F27">
          <w:rPr>
            <w:rStyle w:val="Hyperlink"/>
            <w:rFonts w:ascii="Cambria" w:hAnsi="Cambria"/>
            <w:sz w:val="24"/>
            <w:szCs w:val="24"/>
          </w:rPr>
          <w:t>https://youtu.be/yQSL_LFosDc?si=cIc46GOzGGaPqOK_</w:t>
        </w:r>
      </w:hyperlink>
      <w:r>
        <w:rPr>
          <w:rFonts w:ascii="Cambria" w:hAnsi="Cambria"/>
          <w:sz w:val="24"/>
          <w:szCs w:val="24"/>
        </w:rPr>
        <w:t xml:space="preserve"> </w:t>
      </w:r>
    </w:p>
    <w:p w14:paraId="5D712BF1" w14:textId="0FF867A1" w:rsidR="0056613A" w:rsidRDefault="0056613A">
      <w:pPr>
        <w:numPr>
          <w:ilvl w:val="0"/>
          <w:numId w:val="18"/>
        </w:numPr>
        <w:pBdr>
          <w:top w:val="nil"/>
          <w:left w:val="nil"/>
          <w:bottom w:val="nil"/>
          <w:right w:val="nil"/>
          <w:between w:val="nil"/>
        </w:pBdr>
        <w:ind w:left="-426" w:hanging="359"/>
        <w:rPr>
          <w:rFonts w:ascii="Cambria" w:eastAsia="Cambria" w:hAnsi="Cambria" w:cs="Cambria"/>
          <w:color w:val="000000"/>
          <w:sz w:val="24"/>
          <w:szCs w:val="24"/>
        </w:rPr>
      </w:pPr>
      <w:r>
        <w:rPr>
          <w:rFonts w:ascii="Cambria" w:hAnsi="Cambria"/>
          <w:sz w:val="24"/>
          <w:szCs w:val="24"/>
        </w:rPr>
        <w:t>Oats masoor dal dosa:</w:t>
      </w:r>
      <w:r>
        <w:rPr>
          <w:rFonts w:ascii="Cambria" w:eastAsia="Cambria" w:hAnsi="Cambria" w:cs="Cambria"/>
          <w:color w:val="000000"/>
          <w:sz w:val="24"/>
          <w:szCs w:val="24"/>
        </w:rPr>
        <w:t xml:space="preserve"> </w:t>
      </w:r>
      <w:hyperlink r:id="rId564" w:history="1">
        <w:r w:rsidRPr="00EB62EB">
          <w:rPr>
            <w:rStyle w:val="Hyperlink"/>
            <w:rFonts w:ascii="Cambria" w:eastAsia="Cambria" w:hAnsi="Cambria" w:cs="Cambria"/>
            <w:sz w:val="24"/>
            <w:szCs w:val="24"/>
          </w:rPr>
          <w:t>https://www.instagram.com/reel/C91lPyFS5yd/?utm_source=ig_web_copy_link&amp;igsh=MzRlODBiNWFlZA==</w:t>
        </w:r>
      </w:hyperlink>
      <w:r>
        <w:rPr>
          <w:rFonts w:ascii="Cambria" w:eastAsia="Cambria" w:hAnsi="Cambria" w:cs="Cambria"/>
          <w:color w:val="000000"/>
          <w:sz w:val="24"/>
          <w:szCs w:val="24"/>
        </w:rPr>
        <w:t xml:space="preserve"> </w:t>
      </w:r>
    </w:p>
    <w:p w14:paraId="5584C5D3" w14:textId="7C1E2E46" w:rsidR="00343E13" w:rsidRDefault="00343E13">
      <w:pPr>
        <w:numPr>
          <w:ilvl w:val="0"/>
          <w:numId w:val="18"/>
        </w:numPr>
        <w:pBdr>
          <w:top w:val="nil"/>
          <w:left w:val="nil"/>
          <w:bottom w:val="nil"/>
          <w:right w:val="nil"/>
          <w:between w:val="nil"/>
        </w:pBdr>
        <w:ind w:left="-426" w:hanging="359"/>
        <w:rPr>
          <w:rFonts w:ascii="Cambria" w:eastAsia="Cambria" w:hAnsi="Cambria" w:cs="Cambria"/>
          <w:color w:val="000000"/>
          <w:sz w:val="24"/>
          <w:szCs w:val="24"/>
        </w:rPr>
      </w:pPr>
      <w:r>
        <w:rPr>
          <w:rFonts w:ascii="Cambria" w:hAnsi="Cambria"/>
          <w:sz w:val="24"/>
          <w:szCs w:val="24"/>
        </w:rPr>
        <w:t xml:space="preserve">Soya </w:t>
      </w:r>
      <w:proofErr w:type="spellStart"/>
      <w:r>
        <w:rPr>
          <w:rFonts w:ascii="Cambria" w:hAnsi="Cambria"/>
          <w:sz w:val="24"/>
          <w:szCs w:val="24"/>
        </w:rPr>
        <w:t>uttapam</w:t>
      </w:r>
      <w:proofErr w:type="spellEnd"/>
      <w:r>
        <w:rPr>
          <w:rFonts w:ascii="Cambria" w:hAnsi="Cambria"/>
          <w:sz w:val="24"/>
          <w:szCs w:val="24"/>
        </w:rPr>
        <w:t>:</w:t>
      </w:r>
      <w:r>
        <w:rPr>
          <w:rFonts w:ascii="Cambria" w:eastAsia="Cambria" w:hAnsi="Cambria" w:cs="Cambria"/>
          <w:color w:val="000000"/>
          <w:sz w:val="24"/>
          <w:szCs w:val="24"/>
        </w:rPr>
        <w:t xml:space="preserve"> </w:t>
      </w:r>
      <w:hyperlink r:id="rId565" w:history="1">
        <w:r w:rsidRPr="00747359">
          <w:rPr>
            <w:rStyle w:val="Hyperlink"/>
            <w:rFonts w:ascii="Cambria" w:eastAsia="Cambria" w:hAnsi="Cambria" w:cs="Cambria"/>
            <w:sz w:val="24"/>
            <w:szCs w:val="24"/>
          </w:rPr>
          <w:t>https://www.instagram.com/reel/DJy3kfJIenB/?utm_source=ig_web_copy_link</w:t>
        </w:r>
      </w:hyperlink>
      <w:r>
        <w:rPr>
          <w:rFonts w:ascii="Cambria" w:eastAsia="Cambria" w:hAnsi="Cambria" w:cs="Cambria"/>
          <w:color w:val="000000"/>
          <w:sz w:val="24"/>
          <w:szCs w:val="24"/>
        </w:rPr>
        <w:t xml:space="preserve"> </w:t>
      </w:r>
    </w:p>
    <w:p w14:paraId="79B90411" w14:textId="77777777" w:rsidR="00343E13" w:rsidRDefault="00343E13">
      <w:pPr>
        <w:numPr>
          <w:ilvl w:val="0"/>
          <w:numId w:val="18"/>
        </w:numPr>
        <w:pBdr>
          <w:top w:val="nil"/>
          <w:left w:val="nil"/>
          <w:bottom w:val="nil"/>
          <w:right w:val="nil"/>
          <w:between w:val="nil"/>
        </w:pBdr>
        <w:ind w:left="-426" w:hanging="359"/>
        <w:rPr>
          <w:rFonts w:ascii="Cambria" w:eastAsia="Cambria" w:hAnsi="Cambria" w:cs="Cambria"/>
          <w:color w:val="000000"/>
          <w:sz w:val="24"/>
          <w:szCs w:val="24"/>
        </w:rPr>
      </w:pPr>
    </w:p>
    <w:p w14:paraId="18D5E3D5" w14:textId="77777777" w:rsidR="00A971B5" w:rsidRDefault="00A971B5">
      <w:pPr>
        <w:pBdr>
          <w:bottom w:val="single" w:sz="4" w:space="1" w:color="000000"/>
        </w:pBdr>
        <w:ind w:left="-426"/>
        <w:rPr>
          <w:rFonts w:ascii="Cambria" w:eastAsia="Cambria" w:hAnsi="Cambria" w:cs="Cambria"/>
          <w:color w:val="C00000"/>
          <w:sz w:val="24"/>
          <w:szCs w:val="24"/>
          <w:u w:val="single"/>
        </w:rPr>
      </w:pPr>
    </w:p>
    <w:p w14:paraId="609215EE" w14:textId="77777777" w:rsidR="00A971B5" w:rsidRDefault="00F75C53">
      <w:pPr>
        <w:ind w:left="-426"/>
        <w:rPr>
          <w:rFonts w:ascii="Cambria" w:eastAsia="Cambria" w:hAnsi="Cambria" w:cs="Cambria"/>
          <w:b/>
          <w:color w:val="002060"/>
          <w:sz w:val="24"/>
          <w:szCs w:val="24"/>
          <w:u w:val="single"/>
        </w:rPr>
      </w:pPr>
      <w:r>
        <w:rPr>
          <w:rFonts w:ascii="Cambria" w:eastAsia="Cambria" w:hAnsi="Cambria" w:cs="Cambria"/>
          <w:b/>
          <w:color w:val="002060"/>
          <w:sz w:val="24"/>
          <w:szCs w:val="24"/>
          <w:u w:val="single"/>
        </w:rPr>
        <w:t>PIZZA / PASTA / MOMOS</w:t>
      </w:r>
    </w:p>
    <w:p w14:paraId="5F602419" w14:textId="77777777" w:rsidR="00A971B5" w:rsidRDefault="00F75C53">
      <w:pPr>
        <w:ind w:left="-426"/>
        <w:rPr>
          <w:rFonts w:ascii="Cambria" w:eastAsia="Cambria" w:hAnsi="Cambria" w:cs="Cambria"/>
          <w:b/>
          <w:color w:val="00B050"/>
          <w:sz w:val="24"/>
          <w:szCs w:val="24"/>
          <w:u w:val="single"/>
        </w:rPr>
      </w:pPr>
      <w:r>
        <w:rPr>
          <w:rFonts w:ascii="Cambria" w:eastAsia="Cambria" w:hAnsi="Cambria" w:cs="Cambria"/>
          <w:b/>
          <w:color w:val="00B050"/>
          <w:sz w:val="24"/>
          <w:szCs w:val="24"/>
          <w:u w:val="single"/>
        </w:rPr>
        <w:lastRenderedPageBreak/>
        <w:t>VEG:</w:t>
      </w:r>
    </w:p>
    <w:p w14:paraId="0655CEB8"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PIZZA QUESADILLAS (RECIPE -</w:t>
      </w:r>
      <w:r>
        <w:rPr>
          <w:rFonts w:ascii="Cambria" w:eastAsia="Cambria" w:hAnsi="Cambria" w:cs="Cambria"/>
          <w:color w:val="000000"/>
          <w:sz w:val="24"/>
          <w:szCs w:val="24"/>
          <w:u w:val="single"/>
        </w:rPr>
        <w:t xml:space="preserve"> </w:t>
      </w:r>
      <w:hyperlink r:id="rId566">
        <w:r>
          <w:rPr>
            <w:rFonts w:ascii="Cambria" w:eastAsia="Cambria" w:hAnsi="Cambria" w:cs="Cambria"/>
            <w:color w:val="0563C1"/>
            <w:sz w:val="24"/>
            <w:szCs w:val="24"/>
            <w:u w:val="single"/>
          </w:rPr>
          <w:t>https://www.youtube.com/watch?v=W316PMEGDwE&amp;list=PL85AsjB6azqE1JTvQl3GOP979y-G3jzsK&amp;index=47</w:t>
        </w:r>
      </w:hyperlink>
      <w:r>
        <w:rPr>
          <w:rFonts w:ascii="Cambria" w:eastAsia="Cambria" w:hAnsi="Cambria" w:cs="Cambria"/>
          <w:color w:val="0563C1"/>
          <w:sz w:val="24"/>
          <w:szCs w:val="24"/>
          <w:u w:val="single"/>
        </w:rPr>
        <w:t xml:space="preserve"> )</w:t>
      </w:r>
    </w:p>
    <w:p w14:paraId="24E81115"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PASTA VEGETABLE SALAD (RECIPE</w:t>
      </w:r>
      <w:r>
        <w:rPr>
          <w:rFonts w:ascii="Cambria" w:eastAsia="Cambria" w:hAnsi="Cambria" w:cs="Cambria"/>
          <w:color w:val="0563C1"/>
          <w:sz w:val="24"/>
          <w:szCs w:val="24"/>
          <w:u w:val="single"/>
        </w:rPr>
        <w:t xml:space="preserve"> </w:t>
      </w:r>
      <w:r>
        <w:rPr>
          <w:rFonts w:ascii="Cambria" w:eastAsia="Cambria" w:hAnsi="Cambria" w:cs="Cambria"/>
          <w:color w:val="0563C1"/>
          <w:sz w:val="24"/>
          <w:szCs w:val="24"/>
        </w:rPr>
        <w:t xml:space="preserve">- </w:t>
      </w:r>
      <w:hyperlink r:id="rId567">
        <w:r>
          <w:rPr>
            <w:rFonts w:ascii="Cambria" w:eastAsia="Cambria" w:hAnsi="Cambria" w:cs="Cambria"/>
            <w:color w:val="1155CC"/>
            <w:sz w:val="24"/>
            <w:szCs w:val="24"/>
            <w:u w:val="single"/>
          </w:rPr>
          <w:t>https://youtube.com/shorts/EJY3ryIs0SI?si=4E1ngt0tr5GCPFHF</w:t>
        </w:r>
      </w:hyperlink>
      <w:r>
        <w:rPr>
          <w:rFonts w:ascii="Cambria" w:eastAsia="Cambria" w:hAnsi="Cambria" w:cs="Cambria"/>
          <w:color w:val="0563C1"/>
          <w:sz w:val="24"/>
          <w:szCs w:val="24"/>
        </w:rPr>
        <w:t xml:space="preserve"> </w:t>
      </w:r>
    </w:p>
    <w:p w14:paraId="75E41ADB"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CABBAGE MOMOS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568">
        <w:r>
          <w:rPr>
            <w:rFonts w:ascii="Cambria" w:eastAsia="Cambria" w:hAnsi="Cambria" w:cs="Cambria"/>
            <w:color w:val="0563C1"/>
            <w:sz w:val="24"/>
            <w:szCs w:val="24"/>
            <w:u w:val="single"/>
          </w:rPr>
          <w:t>https://www.youtube.com/watch?v=I5ooZp-iqcY</w:t>
        </w:r>
      </w:hyperlink>
      <w:r>
        <w:rPr>
          <w:rFonts w:ascii="Cambria" w:eastAsia="Cambria" w:hAnsi="Cambria" w:cs="Cambria"/>
          <w:color w:val="0563C1"/>
          <w:sz w:val="24"/>
          <w:szCs w:val="24"/>
          <w:u w:val="single"/>
        </w:rPr>
        <w:t xml:space="preserve"> )</w:t>
      </w:r>
    </w:p>
    <w:p w14:paraId="4AE747A8"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MUSHROOM PASTA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569">
        <w:r>
          <w:rPr>
            <w:rFonts w:ascii="Cambria" w:eastAsia="Cambria" w:hAnsi="Cambria" w:cs="Cambria"/>
            <w:color w:val="0563C1"/>
            <w:sz w:val="24"/>
            <w:szCs w:val="24"/>
            <w:u w:val="single"/>
          </w:rPr>
          <w:t>https://www.youtube.com/watch?v=8AFIFnh-f3U</w:t>
        </w:r>
      </w:hyperlink>
      <w:r>
        <w:rPr>
          <w:rFonts w:ascii="Cambria" w:eastAsia="Cambria" w:hAnsi="Cambria" w:cs="Cambria"/>
          <w:color w:val="0563C1"/>
          <w:sz w:val="24"/>
          <w:szCs w:val="24"/>
          <w:u w:val="single"/>
        </w:rPr>
        <w:t xml:space="preserve"> )</w:t>
      </w:r>
    </w:p>
    <w:p w14:paraId="25B4DADD"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CHEESE BELL PEPPER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hyperlink r:id="rId570">
        <w:r>
          <w:rPr>
            <w:rFonts w:ascii="Cambria" w:eastAsia="Cambria" w:hAnsi="Cambria" w:cs="Cambria"/>
            <w:color w:val="0563C1"/>
            <w:sz w:val="24"/>
            <w:szCs w:val="24"/>
            <w:u w:val="single"/>
          </w:rPr>
          <w:t>https://www.shelikesfood.com/vegetarian-stuffed-peppers/</w:t>
        </w:r>
      </w:hyperlink>
      <w:r>
        <w:rPr>
          <w:rFonts w:ascii="Cambria" w:eastAsia="Cambria" w:hAnsi="Cambria" w:cs="Cambria"/>
          <w:color w:val="0563C1"/>
          <w:sz w:val="24"/>
          <w:szCs w:val="24"/>
          <w:u w:val="single"/>
        </w:rPr>
        <w:t xml:space="preserve"> )</w:t>
      </w:r>
    </w:p>
    <w:p w14:paraId="263D1A2B"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KHAKRA PIZZA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571">
        <w:r>
          <w:rPr>
            <w:rFonts w:ascii="Cambria" w:eastAsia="Cambria" w:hAnsi="Cambria" w:cs="Cambria"/>
            <w:color w:val="0563C1"/>
            <w:sz w:val="24"/>
            <w:szCs w:val="24"/>
            <w:u w:val="single"/>
          </w:rPr>
          <w:t>https://www.youtube.com/watch?v=_oQrYThKeNM</w:t>
        </w:r>
      </w:hyperlink>
      <w:r>
        <w:rPr>
          <w:rFonts w:ascii="Cambria" w:eastAsia="Cambria" w:hAnsi="Cambria" w:cs="Cambria"/>
          <w:color w:val="0563C1"/>
          <w:sz w:val="24"/>
          <w:szCs w:val="24"/>
          <w:u w:val="single"/>
        </w:rPr>
        <w:t xml:space="preserve"> )</w:t>
      </w:r>
    </w:p>
    <w:p w14:paraId="292E32D2" w14:textId="7B4673F0" w:rsidR="004B3C6B" w:rsidRPr="004B3C6B" w:rsidRDefault="004B3C6B">
      <w:pPr>
        <w:numPr>
          <w:ilvl w:val="0"/>
          <w:numId w:val="2"/>
        </w:numPr>
        <w:pBdr>
          <w:top w:val="nil"/>
          <w:left w:val="nil"/>
          <w:bottom w:val="nil"/>
          <w:right w:val="nil"/>
          <w:between w:val="nil"/>
        </w:pBdr>
        <w:spacing w:after="0"/>
        <w:ind w:left="-426" w:hanging="359"/>
        <w:rPr>
          <w:rFonts w:ascii="Cambria" w:eastAsia="Cambria" w:hAnsi="Cambria" w:cs="Cambria"/>
          <w:color w:val="000000"/>
          <w:sz w:val="24"/>
          <w:szCs w:val="24"/>
        </w:rPr>
      </w:pPr>
      <w:r w:rsidRPr="004B3C6B">
        <w:rPr>
          <w:rFonts w:ascii="Cambria" w:eastAsia="Cambria" w:hAnsi="Cambria" w:cs="Cambria"/>
          <w:color w:val="000000"/>
          <w:sz w:val="24"/>
          <w:szCs w:val="24"/>
        </w:rPr>
        <w:t>Hummus</w:t>
      </w:r>
      <w:r>
        <w:rPr>
          <w:rFonts w:ascii="Cambria" w:eastAsia="Cambria" w:hAnsi="Cambria" w:cs="Cambria"/>
          <w:color w:val="000000"/>
          <w:sz w:val="24"/>
          <w:szCs w:val="24"/>
        </w:rPr>
        <w:t xml:space="preserve"> khakhra pizza: </w:t>
      </w:r>
      <w:hyperlink r:id="rId572" w:history="1">
        <w:r w:rsidRPr="00ED013B">
          <w:rPr>
            <w:rStyle w:val="Hyperlink"/>
            <w:rFonts w:ascii="Cambria" w:eastAsia="Cambria" w:hAnsi="Cambria" w:cs="Cambria"/>
            <w:sz w:val="24"/>
            <w:szCs w:val="24"/>
          </w:rPr>
          <w:t>https://youtube.com/shorts/zD5hFAu_yBc?si=18Rr0TwHhfs1-EkZ</w:t>
        </w:r>
      </w:hyperlink>
      <w:r>
        <w:rPr>
          <w:rFonts w:ascii="Cambria" w:eastAsia="Cambria" w:hAnsi="Cambria" w:cs="Cambria"/>
          <w:color w:val="000000"/>
          <w:sz w:val="24"/>
          <w:szCs w:val="24"/>
        </w:rPr>
        <w:t xml:space="preserve"> </w:t>
      </w:r>
    </w:p>
    <w:p w14:paraId="4850852E" w14:textId="7FC56A8D" w:rsidR="004B3C6B" w:rsidRPr="004B3C6B" w:rsidRDefault="004B3C6B">
      <w:pPr>
        <w:numPr>
          <w:ilvl w:val="0"/>
          <w:numId w:val="2"/>
        </w:numPr>
        <w:pBdr>
          <w:top w:val="nil"/>
          <w:left w:val="nil"/>
          <w:bottom w:val="nil"/>
          <w:right w:val="nil"/>
          <w:between w:val="nil"/>
        </w:pBdr>
        <w:spacing w:after="0"/>
        <w:ind w:left="-426" w:hanging="359"/>
        <w:rPr>
          <w:rFonts w:ascii="Cambria" w:eastAsia="Cambria" w:hAnsi="Cambria" w:cs="Cambria"/>
          <w:color w:val="000000"/>
          <w:sz w:val="24"/>
          <w:szCs w:val="24"/>
        </w:rPr>
      </w:pPr>
      <w:r w:rsidRPr="004B3C6B">
        <w:rPr>
          <w:rFonts w:ascii="Cambria" w:eastAsia="Cambria" w:hAnsi="Cambria" w:cs="Cambria"/>
          <w:color w:val="000000"/>
          <w:sz w:val="24"/>
          <w:szCs w:val="24"/>
        </w:rPr>
        <w:t>Khak</w:t>
      </w:r>
      <w:r>
        <w:rPr>
          <w:rFonts w:ascii="Cambria" w:eastAsia="Cambria" w:hAnsi="Cambria" w:cs="Cambria"/>
          <w:color w:val="000000"/>
          <w:sz w:val="24"/>
          <w:szCs w:val="24"/>
        </w:rPr>
        <w:t xml:space="preserve">hra hung curd sandwich: </w:t>
      </w:r>
      <w:hyperlink r:id="rId573" w:history="1">
        <w:r w:rsidRPr="00ED013B">
          <w:rPr>
            <w:rStyle w:val="Hyperlink"/>
            <w:rFonts w:ascii="Cambria" w:eastAsia="Cambria" w:hAnsi="Cambria" w:cs="Cambria"/>
            <w:sz w:val="24"/>
            <w:szCs w:val="24"/>
          </w:rPr>
          <w:t>https://youtube.com/shorts/T99wxvaz1R8?si=GFC0-E2uQNsdICVf</w:t>
        </w:r>
      </w:hyperlink>
      <w:r>
        <w:rPr>
          <w:rFonts w:ascii="Cambria" w:eastAsia="Cambria" w:hAnsi="Cambria" w:cs="Cambria"/>
          <w:color w:val="000000"/>
          <w:sz w:val="24"/>
          <w:szCs w:val="24"/>
        </w:rPr>
        <w:t xml:space="preserve"> </w:t>
      </w:r>
    </w:p>
    <w:p w14:paraId="11219AD9" w14:textId="1F48D643"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JOWAR BHAKRI PIZZA (RECIPE-</w:t>
      </w:r>
      <w:r>
        <w:rPr>
          <w:rFonts w:ascii="Cambria" w:eastAsia="Cambria" w:hAnsi="Cambria" w:cs="Cambria"/>
          <w:color w:val="0563C1"/>
          <w:sz w:val="24"/>
          <w:szCs w:val="24"/>
          <w:u w:val="single"/>
        </w:rPr>
        <w:t xml:space="preserve"> </w:t>
      </w:r>
      <w:hyperlink r:id="rId574">
        <w:r>
          <w:rPr>
            <w:rFonts w:ascii="Cambria" w:eastAsia="Cambria" w:hAnsi="Cambria" w:cs="Cambria"/>
            <w:color w:val="0563C1"/>
            <w:sz w:val="24"/>
            <w:szCs w:val="24"/>
            <w:u w:val="single"/>
          </w:rPr>
          <w:t>https://www.youtube.com/watch?v=AL1JPd-wCBw</w:t>
        </w:r>
      </w:hyperlink>
      <w:r>
        <w:rPr>
          <w:rFonts w:ascii="Cambria" w:eastAsia="Cambria" w:hAnsi="Cambria" w:cs="Cambria"/>
          <w:color w:val="0563C1"/>
          <w:sz w:val="24"/>
          <w:szCs w:val="24"/>
          <w:u w:val="single"/>
        </w:rPr>
        <w:t xml:space="preserve"> ) </w:t>
      </w:r>
    </w:p>
    <w:p w14:paraId="7A189A91" w14:textId="35D533D6" w:rsidR="00BB7500" w:rsidRDefault="00BB7500">
      <w:pPr>
        <w:numPr>
          <w:ilvl w:val="0"/>
          <w:numId w:val="2"/>
        </w:numPr>
        <w:pBdr>
          <w:top w:val="nil"/>
          <w:left w:val="nil"/>
          <w:bottom w:val="nil"/>
          <w:right w:val="nil"/>
          <w:between w:val="nil"/>
        </w:pBdr>
        <w:spacing w:after="0"/>
        <w:ind w:left="-426" w:hanging="359"/>
        <w:rPr>
          <w:rFonts w:ascii="Cambria" w:eastAsia="Cambria" w:hAnsi="Cambria" w:cs="Cambria"/>
          <w:color w:val="0563C1"/>
          <w:sz w:val="24"/>
          <w:szCs w:val="24"/>
          <w:u w:val="single"/>
        </w:rPr>
      </w:pPr>
      <w:r w:rsidRPr="005D1327">
        <w:rPr>
          <w:rFonts w:ascii="Cambria" w:hAnsi="Cambria" w:cstheme="minorHAnsi"/>
          <w:bCs/>
          <w:sz w:val="24"/>
          <w:szCs w:val="24"/>
        </w:rPr>
        <w:t>Healthy moong pizza:</w:t>
      </w:r>
      <w:r>
        <w:rPr>
          <w:rFonts w:ascii="Cambria" w:hAnsi="Cambria" w:cstheme="minorHAnsi"/>
          <w:bCs/>
          <w:sz w:val="24"/>
          <w:szCs w:val="24"/>
        </w:rPr>
        <w:t xml:space="preserve"> </w:t>
      </w:r>
      <w:hyperlink r:id="rId575" w:history="1">
        <w:r w:rsidRPr="002D313C">
          <w:rPr>
            <w:rStyle w:val="Hyperlink"/>
            <w:rFonts w:ascii="Cambria" w:hAnsi="Cambria" w:cstheme="minorHAnsi"/>
            <w:bCs/>
            <w:sz w:val="24"/>
            <w:szCs w:val="24"/>
          </w:rPr>
          <w:t>https://www.instagram.com/reel/C5V3FtpvZ_w/?utm_source=ig_web_copy_link&amp;igsh=MzRlODBiNWFlZA==</w:t>
        </w:r>
      </w:hyperlink>
    </w:p>
    <w:p w14:paraId="513E2549"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CHILLI PANEER PASTA (RECIPE- </w:t>
      </w:r>
      <w:hyperlink r:id="rId576">
        <w:r>
          <w:rPr>
            <w:rFonts w:ascii="Cambria" w:eastAsia="Cambria" w:hAnsi="Cambria" w:cs="Cambria"/>
            <w:color w:val="0563C1"/>
            <w:sz w:val="24"/>
            <w:szCs w:val="24"/>
            <w:u w:val="single"/>
          </w:rPr>
          <w:t>https://youtu.be/WY_qOhNPIag?si=qWNvluhQgHcTFhTB</w:t>
        </w:r>
      </w:hyperlink>
      <w:r>
        <w:rPr>
          <w:rFonts w:ascii="Cambria" w:eastAsia="Cambria" w:hAnsi="Cambria" w:cs="Cambria"/>
          <w:color w:val="000000"/>
          <w:sz w:val="24"/>
          <w:szCs w:val="24"/>
        </w:rPr>
        <w:t xml:space="preserve"> )</w:t>
      </w:r>
    </w:p>
    <w:p w14:paraId="58295309"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BEETROOT HUMMUS PASTA (RECIPE- </w:t>
      </w:r>
      <w:hyperlink r:id="rId577">
        <w:r>
          <w:rPr>
            <w:rFonts w:ascii="Cambria" w:eastAsia="Cambria" w:hAnsi="Cambria" w:cs="Cambria"/>
            <w:color w:val="0563C1"/>
            <w:sz w:val="24"/>
            <w:szCs w:val="24"/>
            <w:u w:val="single"/>
          </w:rPr>
          <w:t>https://www.instagram.com/reel/Cqsb_XXgaBN/?igshid=MzRlODBiNWFlZA==</w:t>
        </w:r>
      </w:hyperlink>
      <w:r>
        <w:rPr>
          <w:rFonts w:ascii="Cambria" w:eastAsia="Cambria" w:hAnsi="Cambria" w:cs="Cambria"/>
          <w:color w:val="000000"/>
          <w:sz w:val="24"/>
          <w:szCs w:val="24"/>
        </w:rPr>
        <w:t xml:space="preserve"> ) </w:t>
      </w:r>
    </w:p>
    <w:p w14:paraId="4463613A"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AVOCADO SPINACH PASTA (RECIPE- </w:t>
      </w:r>
      <w:hyperlink r:id="rId578">
        <w:r>
          <w:rPr>
            <w:rFonts w:ascii="Cambria" w:eastAsia="Cambria" w:hAnsi="Cambria" w:cs="Cambria"/>
            <w:color w:val="0563C1"/>
            <w:sz w:val="24"/>
            <w:szCs w:val="24"/>
            <w:u w:val="single"/>
          </w:rPr>
          <w:t>https://www.youtube.com/watch?v=Q-4NqVkgyQc</w:t>
        </w:r>
      </w:hyperlink>
      <w:r>
        <w:rPr>
          <w:rFonts w:ascii="Cambria" w:eastAsia="Cambria" w:hAnsi="Cambria" w:cs="Cambria"/>
          <w:color w:val="000000"/>
          <w:sz w:val="24"/>
          <w:szCs w:val="24"/>
        </w:rPr>
        <w:t xml:space="preserve"> )</w:t>
      </w:r>
    </w:p>
    <w:p w14:paraId="3395C98F"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MEXICAN PASTA SALAD (RECIPE- </w:t>
      </w:r>
      <w:hyperlink r:id="rId579">
        <w:r>
          <w:rPr>
            <w:rFonts w:ascii="Cambria" w:eastAsia="Cambria" w:hAnsi="Cambria" w:cs="Cambria"/>
            <w:color w:val="0563C1"/>
            <w:sz w:val="24"/>
            <w:szCs w:val="24"/>
            <w:u w:val="single"/>
          </w:rPr>
          <w:t>https://www.instagram.com/reel/Cra3PGkIY0A/?utm_source=ig_web_copy_link&amp;igshid=MzRlODBiNWFlZA==</w:t>
        </w:r>
      </w:hyperlink>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p>
    <w:p w14:paraId="14624479"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Pasta salad: </w:t>
      </w:r>
      <w:hyperlink r:id="rId580">
        <w:r>
          <w:rPr>
            <w:rFonts w:ascii="Cambria" w:eastAsia="Cambria" w:hAnsi="Cambria" w:cs="Cambria"/>
            <w:color w:val="0563C1"/>
            <w:sz w:val="24"/>
            <w:szCs w:val="24"/>
            <w:u w:val="single"/>
          </w:rPr>
          <w:t>https://youtube.com/shorts/HeUXIKTcuj4?si=NTkqiN93rZh6CYuF</w:t>
        </w:r>
      </w:hyperlink>
      <w:r>
        <w:rPr>
          <w:rFonts w:ascii="Cambria" w:eastAsia="Cambria" w:hAnsi="Cambria" w:cs="Cambria"/>
          <w:color w:val="000000"/>
          <w:sz w:val="24"/>
          <w:szCs w:val="24"/>
        </w:rPr>
        <w:t xml:space="preserve"> </w:t>
      </w:r>
    </w:p>
    <w:p w14:paraId="18E9A16A"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VEGETABLE RICE PAPER DUMPLINGS (RECIPE- </w:t>
      </w:r>
      <w:hyperlink r:id="rId581">
        <w:r>
          <w:rPr>
            <w:rFonts w:ascii="Cambria" w:eastAsia="Cambria" w:hAnsi="Cambria" w:cs="Cambria"/>
            <w:color w:val="0563C1"/>
            <w:sz w:val="24"/>
            <w:szCs w:val="24"/>
            <w:u w:val="single"/>
          </w:rPr>
          <w:t>https://www.youtube.com/watch?v=uxlg78aoprk</w:t>
        </w:r>
      </w:hyperlink>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p>
    <w:p w14:paraId="55E20F9C"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VEGGIE STUFFED ZUCCHINI (RECIPE- </w:t>
      </w:r>
      <w:hyperlink r:id="rId582">
        <w:r>
          <w:rPr>
            <w:rFonts w:ascii="Cambria" w:eastAsia="Cambria" w:hAnsi="Cambria" w:cs="Cambria"/>
            <w:color w:val="0563C1"/>
            <w:sz w:val="24"/>
            <w:szCs w:val="24"/>
            <w:u w:val="single"/>
          </w:rPr>
          <w:t>https://www.youtube.com/watch?v=Rkj3SkZn5tg</w:t>
        </w:r>
      </w:hyperlink>
      <w:r>
        <w:rPr>
          <w:rFonts w:ascii="Cambria" w:eastAsia="Cambria" w:hAnsi="Cambria" w:cs="Cambria"/>
          <w:color w:val="000000"/>
          <w:sz w:val="24"/>
          <w:szCs w:val="24"/>
        </w:rPr>
        <w:t xml:space="preserve"> ) </w:t>
      </w:r>
    </w:p>
    <w:p w14:paraId="5C7DC509"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AVOCADO SPINACH PASTA (RECIPE- </w:t>
      </w:r>
      <w:hyperlink r:id="rId583">
        <w:r>
          <w:rPr>
            <w:rFonts w:ascii="Cambria" w:eastAsia="Cambria" w:hAnsi="Cambria" w:cs="Cambria"/>
            <w:color w:val="0563C1"/>
            <w:sz w:val="24"/>
            <w:szCs w:val="24"/>
            <w:u w:val="single"/>
          </w:rPr>
          <w:t>https://www.youtube.com/watch?v=Q-4NqVkgyQc</w:t>
        </w:r>
      </w:hyperlink>
      <w:r>
        <w:rPr>
          <w:rFonts w:ascii="Cambria" w:eastAsia="Cambria" w:hAnsi="Cambria" w:cs="Cambria"/>
          <w:color w:val="000000"/>
          <w:sz w:val="24"/>
          <w:szCs w:val="24"/>
        </w:rPr>
        <w:t xml:space="preserve"> ) </w:t>
      </w:r>
    </w:p>
    <w:p w14:paraId="5FFCE3A7"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VEGETABLE PESTO PASTA (RECIPE- </w:t>
      </w:r>
      <w:hyperlink r:id="rId584">
        <w:r>
          <w:rPr>
            <w:rFonts w:ascii="Cambria" w:eastAsia="Cambria" w:hAnsi="Cambria" w:cs="Cambria"/>
            <w:color w:val="0563C1"/>
            <w:sz w:val="24"/>
            <w:szCs w:val="24"/>
            <w:u w:val="single"/>
          </w:rPr>
          <w:t>https://www.youtube.com/watch?v=TV0VF_rkcOI</w:t>
        </w:r>
      </w:hyperlink>
      <w:r>
        <w:rPr>
          <w:rFonts w:ascii="Cambria" w:eastAsia="Cambria" w:hAnsi="Cambria" w:cs="Cambria"/>
          <w:color w:val="000000"/>
          <w:sz w:val="24"/>
          <w:szCs w:val="24"/>
        </w:rPr>
        <w:t xml:space="preserve"> ) </w:t>
      </w:r>
    </w:p>
    <w:p w14:paraId="03B66167"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AVOCADO PESTO PASTA (RECIPE- </w:t>
      </w:r>
      <w:hyperlink r:id="rId585">
        <w:r>
          <w:rPr>
            <w:rFonts w:ascii="Cambria" w:eastAsia="Cambria" w:hAnsi="Cambria" w:cs="Cambria"/>
            <w:color w:val="0563C1"/>
            <w:sz w:val="24"/>
            <w:szCs w:val="24"/>
            <w:u w:val="single"/>
          </w:rPr>
          <w:t>https://www.youtube.com/watch?v=uz0ZmOqQBG8</w:t>
        </w:r>
      </w:hyperlink>
      <w:r>
        <w:rPr>
          <w:rFonts w:ascii="Cambria" w:eastAsia="Cambria" w:hAnsi="Cambria" w:cs="Cambria"/>
          <w:color w:val="000000"/>
          <w:sz w:val="24"/>
          <w:szCs w:val="24"/>
        </w:rPr>
        <w:t xml:space="preserve"> ) </w:t>
      </w:r>
    </w:p>
    <w:p w14:paraId="06C356D5"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RED SAUCE PASTA (RECIPE- </w:t>
      </w:r>
      <w:hyperlink r:id="rId586">
        <w:r>
          <w:rPr>
            <w:rFonts w:ascii="Cambria" w:eastAsia="Cambria" w:hAnsi="Cambria" w:cs="Cambria"/>
            <w:color w:val="0563C1"/>
            <w:sz w:val="24"/>
            <w:szCs w:val="24"/>
            <w:u w:val="single"/>
          </w:rPr>
          <w:t>https://www.youtube.com/shorts/srPVsub6JCo</w:t>
        </w:r>
      </w:hyperlink>
      <w:r>
        <w:rPr>
          <w:rFonts w:ascii="Cambria" w:eastAsia="Cambria" w:hAnsi="Cambria" w:cs="Cambria"/>
          <w:color w:val="000000"/>
          <w:sz w:val="24"/>
          <w:szCs w:val="24"/>
        </w:rPr>
        <w:t xml:space="preserve"> )</w:t>
      </w:r>
    </w:p>
    <w:p w14:paraId="0EE6D584" w14:textId="77777777" w:rsidR="00A971B5" w:rsidRDefault="00F75C53">
      <w:pPr>
        <w:numPr>
          <w:ilvl w:val="0"/>
          <w:numId w:val="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YOGURT VEGETABLE PASTA (RECIPE- </w:t>
      </w:r>
      <w:hyperlink r:id="rId587">
        <w:r>
          <w:rPr>
            <w:rFonts w:ascii="Cambria" w:eastAsia="Cambria" w:hAnsi="Cambria" w:cs="Cambria"/>
            <w:color w:val="0563C1"/>
            <w:sz w:val="24"/>
            <w:szCs w:val="24"/>
            <w:u w:val="single"/>
          </w:rPr>
          <w:t>https://www.youtube.com/shorts/EaNcEdccia0</w:t>
        </w:r>
      </w:hyperlink>
      <w:r>
        <w:rPr>
          <w:rFonts w:ascii="Cambria" w:eastAsia="Cambria" w:hAnsi="Cambria" w:cs="Cambria"/>
          <w:color w:val="000000"/>
          <w:sz w:val="24"/>
          <w:szCs w:val="24"/>
        </w:rPr>
        <w:t xml:space="preserve"> )  </w:t>
      </w:r>
    </w:p>
    <w:p w14:paraId="4899DBE7" w14:textId="77777777" w:rsidR="00A971B5" w:rsidRDefault="00F75C53" w:rsidP="00A719AB">
      <w:pPr>
        <w:numPr>
          <w:ilvl w:val="0"/>
          <w:numId w:val="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HEALTHY PASTA (RECIPE- </w:t>
      </w:r>
      <w:hyperlink r:id="rId588">
        <w:r>
          <w:rPr>
            <w:rFonts w:ascii="Cambria" w:eastAsia="Cambria" w:hAnsi="Cambria" w:cs="Cambria"/>
            <w:color w:val="0563C1"/>
            <w:sz w:val="24"/>
            <w:szCs w:val="24"/>
            <w:u w:val="single"/>
          </w:rPr>
          <w:t>https://www.instagram.com/p/C0TUdF4v9ye/</w:t>
        </w:r>
      </w:hyperlink>
      <w:r>
        <w:rPr>
          <w:rFonts w:ascii="Cambria" w:eastAsia="Cambria" w:hAnsi="Cambria" w:cs="Cambria"/>
          <w:color w:val="000000"/>
          <w:sz w:val="24"/>
          <w:szCs w:val="24"/>
        </w:rPr>
        <w:t xml:space="preserve"> )</w:t>
      </w:r>
    </w:p>
    <w:p w14:paraId="1028AAC9" w14:textId="032C9E9D" w:rsidR="00A719AB" w:rsidRPr="00B94653" w:rsidRDefault="00A719AB" w:rsidP="00A719AB">
      <w:pPr>
        <w:numPr>
          <w:ilvl w:val="0"/>
          <w:numId w:val="2"/>
        </w:numPr>
        <w:pBdr>
          <w:top w:val="nil"/>
          <w:left w:val="nil"/>
          <w:bottom w:val="nil"/>
          <w:right w:val="nil"/>
          <w:between w:val="nil"/>
        </w:pBdr>
        <w:spacing w:after="0"/>
        <w:ind w:left="-426" w:hanging="359"/>
        <w:rPr>
          <w:rStyle w:val="Hyperlink"/>
          <w:rFonts w:ascii="Cambria" w:eastAsia="Cambria" w:hAnsi="Cambria" w:cs="Cambria"/>
          <w:color w:val="000000"/>
          <w:sz w:val="24"/>
          <w:szCs w:val="24"/>
          <w:u w:val="none"/>
        </w:rPr>
      </w:pPr>
      <w:r>
        <w:rPr>
          <w:rFonts w:ascii="Cambria" w:hAnsi="Cambria"/>
          <w:sz w:val="24"/>
          <w:szCs w:val="24"/>
        </w:rPr>
        <w:t xml:space="preserve">Green goddess protein pasta: </w:t>
      </w:r>
      <w:hyperlink r:id="rId589" w:history="1">
        <w:r w:rsidRPr="00A0513C">
          <w:rPr>
            <w:rStyle w:val="Hyperlink"/>
            <w:rFonts w:ascii="Cambria" w:hAnsi="Cambria"/>
            <w:sz w:val="24"/>
            <w:szCs w:val="24"/>
          </w:rPr>
          <w:t>https://www.instagram.com/reel/C3m5iLvvHCp/?utm_source=ig_web_copy_link&amp;igsh=MzRlODBiNWFlZA==</w:t>
        </w:r>
      </w:hyperlink>
    </w:p>
    <w:p w14:paraId="5637D2C0" w14:textId="50D9467D" w:rsidR="00B94653" w:rsidRDefault="00B94653" w:rsidP="00A719AB">
      <w:pPr>
        <w:numPr>
          <w:ilvl w:val="0"/>
          <w:numId w:val="2"/>
        </w:numPr>
        <w:pBdr>
          <w:top w:val="nil"/>
          <w:left w:val="nil"/>
          <w:bottom w:val="nil"/>
          <w:right w:val="nil"/>
          <w:between w:val="nil"/>
        </w:pBdr>
        <w:spacing w:after="0"/>
        <w:ind w:left="-426" w:hanging="359"/>
        <w:rPr>
          <w:rFonts w:ascii="Cambria" w:hAnsi="Cambria"/>
          <w:sz w:val="24"/>
          <w:szCs w:val="24"/>
        </w:rPr>
      </w:pPr>
      <w:bookmarkStart w:id="92" w:name="_Hlk200556061"/>
      <w:bookmarkStart w:id="93" w:name="_Hlk167367538"/>
      <w:r w:rsidRPr="00B94653">
        <w:rPr>
          <w:rFonts w:ascii="Cambria" w:hAnsi="Cambria"/>
          <w:sz w:val="24"/>
          <w:szCs w:val="24"/>
        </w:rPr>
        <w:t>Shirataki noodles with gochujang sauce</w:t>
      </w:r>
      <w:bookmarkEnd w:id="92"/>
      <w:r w:rsidRPr="00B94653">
        <w:rPr>
          <w:rFonts w:ascii="Cambria" w:hAnsi="Cambria"/>
          <w:sz w:val="24"/>
          <w:szCs w:val="24"/>
        </w:rPr>
        <w:t>:</w:t>
      </w:r>
      <w:r>
        <w:rPr>
          <w:rFonts w:ascii="Cambria" w:hAnsi="Cambria"/>
          <w:sz w:val="24"/>
          <w:szCs w:val="24"/>
        </w:rPr>
        <w:t xml:space="preserve"> </w:t>
      </w:r>
      <w:hyperlink r:id="rId590" w:history="1">
        <w:r w:rsidRPr="001E185A">
          <w:rPr>
            <w:rStyle w:val="Hyperlink"/>
            <w:rFonts w:ascii="Cambria" w:hAnsi="Cambria"/>
            <w:sz w:val="24"/>
            <w:szCs w:val="24"/>
          </w:rPr>
          <w:t>https://www.instagram.com/reel/C1ZIffCpFie/?utm_source=ig_web_copy_link</w:t>
        </w:r>
      </w:hyperlink>
      <w:bookmarkEnd w:id="93"/>
      <w:r>
        <w:rPr>
          <w:rFonts w:ascii="Cambria" w:hAnsi="Cambria"/>
          <w:sz w:val="24"/>
          <w:szCs w:val="24"/>
        </w:rPr>
        <w:t xml:space="preserve"> </w:t>
      </w:r>
    </w:p>
    <w:p w14:paraId="5949D7AB" w14:textId="38B8D890" w:rsidR="00A30ECD" w:rsidRDefault="00A30ECD" w:rsidP="00A719AB">
      <w:pPr>
        <w:numPr>
          <w:ilvl w:val="0"/>
          <w:numId w:val="2"/>
        </w:numPr>
        <w:pBdr>
          <w:top w:val="nil"/>
          <w:left w:val="nil"/>
          <w:bottom w:val="nil"/>
          <w:right w:val="nil"/>
          <w:between w:val="nil"/>
        </w:pBdr>
        <w:spacing w:after="0"/>
        <w:ind w:left="-426" w:hanging="359"/>
        <w:rPr>
          <w:rFonts w:ascii="Cambria" w:hAnsi="Cambria"/>
          <w:sz w:val="24"/>
          <w:szCs w:val="24"/>
        </w:rPr>
      </w:pPr>
      <w:bookmarkStart w:id="94" w:name="_Hlk169794160"/>
      <w:r>
        <w:rPr>
          <w:rFonts w:ascii="Cambria" w:hAnsi="Cambria"/>
          <w:sz w:val="24"/>
          <w:szCs w:val="24"/>
        </w:rPr>
        <w:t xml:space="preserve">Shirataki paneer noodles: </w:t>
      </w:r>
      <w:hyperlink r:id="rId591" w:history="1">
        <w:r w:rsidRPr="00C52A1E">
          <w:rPr>
            <w:rStyle w:val="Hyperlink"/>
            <w:rFonts w:ascii="Cambria" w:hAnsi="Cambria"/>
            <w:sz w:val="24"/>
            <w:szCs w:val="24"/>
          </w:rPr>
          <w:t>https://youtube.com/shorts/Fy3qPD6ddZY?si=lYxRtG3V-_PNxJJ7</w:t>
        </w:r>
      </w:hyperlink>
      <w:r>
        <w:rPr>
          <w:rFonts w:ascii="Cambria" w:hAnsi="Cambria"/>
          <w:sz w:val="24"/>
          <w:szCs w:val="24"/>
        </w:rPr>
        <w:t xml:space="preserve"> </w:t>
      </w:r>
    </w:p>
    <w:p w14:paraId="5FF485FA" w14:textId="34F294F9" w:rsidR="00084ABB" w:rsidRDefault="00084ABB" w:rsidP="00A719AB">
      <w:pPr>
        <w:numPr>
          <w:ilvl w:val="0"/>
          <w:numId w:val="2"/>
        </w:numPr>
        <w:pBdr>
          <w:top w:val="nil"/>
          <w:left w:val="nil"/>
          <w:bottom w:val="nil"/>
          <w:right w:val="nil"/>
          <w:between w:val="nil"/>
        </w:pBdr>
        <w:spacing w:after="0"/>
        <w:ind w:left="-426" w:hanging="359"/>
        <w:rPr>
          <w:rFonts w:ascii="Cambria" w:hAnsi="Cambria"/>
          <w:sz w:val="24"/>
          <w:szCs w:val="24"/>
        </w:rPr>
      </w:pPr>
      <w:r>
        <w:rPr>
          <w:rFonts w:ascii="Cambria" w:hAnsi="Cambria"/>
          <w:sz w:val="24"/>
          <w:szCs w:val="24"/>
        </w:rPr>
        <w:t xml:space="preserve">Chicken Caesar pizza: </w:t>
      </w:r>
      <w:hyperlink r:id="rId592" w:history="1">
        <w:r w:rsidRPr="00F61779">
          <w:rPr>
            <w:rStyle w:val="Hyperlink"/>
            <w:rFonts w:ascii="Cambria" w:hAnsi="Cambria"/>
            <w:sz w:val="24"/>
            <w:szCs w:val="24"/>
          </w:rPr>
          <w:t>https://www.instagram.com/reel/C6KosFNRtU4/?utm_source=ig_web_copy_link</w:t>
        </w:r>
      </w:hyperlink>
      <w:bookmarkEnd w:id="94"/>
      <w:r>
        <w:rPr>
          <w:rFonts w:ascii="Cambria" w:hAnsi="Cambria"/>
          <w:sz w:val="24"/>
          <w:szCs w:val="24"/>
        </w:rPr>
        <w:t xml:space="preserve"> </w:t>
      </w:r>
    </w:p>
    <w:p w14:paraId="105E4C8D" w14:textId="5DF69DEC" w:rsidR="00ED1E37" w:rsidRDefault="00ED1E37" w:rsidP="00A719AB">
      <w:pPr>
        <w:numPr>
          <w:ilvl w:val="0"/>
          <w:numId w:val="2"/>
        </w:numPr>
        <w:pBdr>
          <w:top w:val="nil"/>
          <w:left w:val="nil"/>
          <w:bottom w:val="nil"/>
          <w:right w:val="nil"/>
          <w:between w:val="nil"/>
        </w:pBdr>
        <w:spacing w:after="0"/>
        <w:ind w:left="-426" w:hanging="359"/>
        <w:rPr>
          <w:rFonts w:ascii="Cambria" w:hAnsi="Cambria"/>
          <w:sz w:val="24"/>
          <w:szCs w:val="24"/>
        </w:rPr>
      </w:pPr>
      <w:bookmarkStart w:id="95" w:name="_Hlk166774056"/>
      <w:r>
        <w:rPr>
          <w:rFonts w:ascii="Cambria" w:hAnsi="Cambria"/>
          <w:sz w:val="24"/>
          <w:szCs w:val="24"/>
        </w:rPr>
        <w:lastRenderedPageBreak/>
        <w:t xml:space="preserve">Low carb chicken pizza: </w:t>
      </w:r>
      <w:hyperlink r:id="rId593" w:history="1">
        <w:r w:rsidR="00DC7E94" w:rsidRPr="00812A6E">
          <w:rPr>
            <w:rStyle w:val="Hyperlink"/>
            <w:rFonts w:ascii="Cambria" w:hAnsi="Cambria"/>
            <w:sz w:val="24"/>
            <w:szCs w:val="24"/>
          </w:rPr>
          <w:t>https://www.instagram.com/reel/DOjgd0lEiGY/?utm_source=ig_web_copy_link</w:t>
        </w:r>
      </w:hyperlink>
      <w:r w:rsidR="00DC7E94">
        <w:rPr>
          <w:rFonts w:ascii="Cambria" w:hAnsi="Cambria"/>
          <w:sz w:val="24"/>
          <w:szCs w:val="24"/>
        </w:rPr>
        <w:t xml:space="preserve"> </w:t>
      </w:r>
      <w:r>
        <w:rPr>
          <w:rFonts w:ascii="Cambria" w:hAnsi="Cambria"/>
          <w:sz w:val="24"/>
          <w:szCs w:val="24"/>
        </w:rPr>
        <w:t xml:space="preserve"> </w:t>
      </w:r>
      <w:r w:rsidR="00DC7E94">
        <w:rPr>
          <w:rFonts w:ascii="Cambria" w:hAnsi="Cambria"/>
          <w:sz w:val="24"/>
          <w:szCs w:val="24"/>
        </w:rPr>
        <w:t xml:space="preserve"> </w:t>
      </w:r>
    </w:p>
    <w:p w14:paraId="5F5B0558" w14:textId="6E035199" w:rsidR="00CC696D" w:rsidRDefault="00CC696D" w:rsidP="00A719AB">
      <w:pPr>
        <w:numPr>
          <w:ilvl w:val="0"/>
          <w:numId w:val="2"/>
        </w:numPr>
        <w:pBdr>
          <w:top w:val="nil"/>
          <w:left w:val="nil"/>
          <w:bottom w:val="nil"/>
          <w:right w:val="nil"/>
          <w:between w:val="nil"/>
        </w:pBdr>
        <w:spacing w:after="0"/>
        <w:ind w:left="-426" w:hanging="359"/>
        <w:rPr>
          <w:rFonts w:ascii="Cambria" w:hAnsi="Cambria"/>
          <w:sz w:val="24"/>
          <w:szCs w:val="24"/>
        </w:rPr>
      </w:pPr>
      <w:r>
        <w:rPr>
          <w:rFonts w:ascii="Cambria" w:hAnsi="Cambria"/>
          <w:sz w:val="24"/>
          <w:szCs w:val="24"/>
        </w:rPr>
        <w:t xml:space="preserve">Jowar paneer pizza (recipe- </w:t>
      </w:r>
      <w:hyperlink r:id="rId594" w:history="1">
        <w:r w:rsidRPr="001E7EAD">
          <w:rPr>
            <w:rStyle w:val="Hyperlink"/>
            <w:rFonts w:ascii="Cambria" w:hAnsi="Cambria"/>
            <w:sz w:val="24"/>
            <w:szCs w:val="24"/>
          </w:rPr>
          <w:t>https://youtu.be/mHb-IfKMDrs?si=wotuKCt5eGHQOqNK</w:t>
        </w:r>
      </w:hyperlink>
      <w:bookmarkEnd w:id="95"/>
      <w:r>
        <w:rPr>
          <w:rFonts w:ascii="Cambria" w:hAnsi="Cambria"/>
          <w:sz w:val="24"/>
          <w:szCs w:val="24"/>
        </w:rPr>
        <w:t xml:space="preserve"> )</w:t>
      </w:r>
    </w:p>
    <w:p w14:paraId="5F2334F0" w14:textId="4F8BDF5A" w:rsidR="00746938" w:rsidRDefault="00746938" w:rsidP="00A719AB">
      <w:pPr>
        <w:numPr>
          <w:ilvl w:val="0"/>
          <w:numId w:val="2"/>
        </w:numPr>
        <w:pBdr>
          <w:top w:val="nil"/>
          <w:left w:val="nil"/>
          <w:bottom w:val="nil"/>
          <w:right w:val="nil"/>
          <w:between w:val="nil"/>
        </w:pBdr>
        <w:spacing w:after="0"/>
        <w:ind w:left="-426" w:hanging="359"/>
        <w:rPr>
          <w:rFonts w:ascii="Cambria" w:hAnsi="Cambria"/>
          <w:sz w:val="24"/>
          <w:szCs w:val="24"/>
        </w:rPr>
      </w:pPr>
      <w:r>
        <w:rPr>
          <w:rFonts w:ascii="Cambria" w:hAnsi="Cambria"/>
          <w:sz w:val="24"/>
          <w:szCs w:val="24"/>
        </w:rPr>
        <w:t xml:space="preserve">Healthy </w:t>
      </w:r>
      <w:r w:rsidR="00FB38D7">
        <w:rPr>
          <w:rFonts w:ascii="Cambria" w:hAnsi="Cambria"/>
          <w:sz w:val="24"/>
          <w:szCs w:val="24"/>
        </w:rPr>
        <w:t xml:space="preserve">moong </w:t>
      </w:r>
      <w:r>
        <w:rPr>
          <w:rFonts w:ascii="Cambria" w:hAnsi="Cambria"/>
          <w:sz w:val="24"/>
          <w:szCs w:val="24"/>
        </w:rPr>
        <w:t xml:space="preserve">pizza: </w:t>
      </w:r>
      <w:hyperlink r:id="rId595" w:history="1">
        <w:r w:rsidRPr="00C86880">
          <w:rPr>
            <w:rStyle w:val="Hyperlink"/>
            <w:rFonts w:ascii="Cambria" w:hAnsi="Cambria"/>
            <w:sz w:val="24"/>
            <w:szCs w:val="24"/>
          </w:rPr>
          <w:t>https://www.instagram.com/reel/C5V3FtpvZ_w/?igsh=MWk0dnliYXF2cjk3bg==</w:t>
        </w:r>
      </w:hyperlink>
      <w:r>
        <w:rPr>
          <w:rFonts w:ascii="Cambria" w:hAnsi="Cambria"/>
          <w:sz w:val="24"/>
          <w:szCs w:val="24"/>
        </w:rPr>
        <w:t xml:space="preserve"> </w:t>
      </w:r>
    </w:p>
    <w:p w14:paraId="7F7F168D" w14:textId="1B829954" w:rsidR="00217772" w:rsidRDefault="00217772" w:rsidP="00A719AB">
      <w:pPr>
        <w:numPr>
          <w:ilvl w:val="0"/>
          <w:numId w:val="2"/>
        </w:numPr>
        <w:pBdr>
          <w:top w:val="nil"/>
          <w:left w:val="nil"/>
          <w:bottom w:val="nil"/>
          <w:right w:val="nil"/>
          <w:between w:val="nil"/>
        </w:pBdr>
        <w:spacing w:after="0"/>
        <w:ind w:left="-426" w:hanging="359"/>
        <w:rPr>
          <w:rFonts w:ascii="Cambria" w:hAnsi="Cambria"/>
          <w:sz w:val="24"/>
          <w:szCs w:val="24"/>
        </w:rPr>
      </w:pPr>
      <w:r>
        <w:rPr>
          <w:rFonts w:ascii="Cambria" w:hAnsi="Cambria"/>
          <w:sz w:val="24"/>
          <w:szCs w:val="24"/>
        </w:rPr>
        <w:t xml:space="preserve">Healthy white sauce pasta: </w:t>
      </w:r>
      <w:hyperlink r:id="rId596" w:history="1">
        <w:r w:rsidRPr="004D5831">
          <w:rPr>
            <w:rStyle w:val="Hyperlink"/>
            <w:rFonts w:ascii="Cambria" w:hAnsi="Cambria"/>
            <w:sz w:val="24"/>
            <w:szCs w:val="24"/>
          </w:rPr>
          <w:t>https://www.instagram.com/reel/C9CbN6soyop/?utm_source=ig_web_copy_link&amp;igsh=MzRlODBiNWFlZA==</w:t>
        </w:r>
      </w:hyperlink>
      <w:r>
        <w:rPr>
          <w:rFonts w:ascii="Cambria" w:hAnsi="Cambria"/>
          <w:sz w:val="24"/>
          <w:szCs w:val="24"/>
        </w:rPr>
        <w:t xml:space="preserve"> </w:t>
      </w:r>
    </w:p>
    <w:p w14:paraId="1C7C246B" w14:textId="63DD0E56" w:rsidR="0092316F" w:rsidRDefault="0092316F" w:rsidP="00A719AB">
      <w:pPr>
        <w:numPr>
          <w:ilvl w:val="0"/>
          <w:numId w:val="2"/>
        </w:numPr>
        <w:pBdr>
          <w:top w:val="nil"/>
          <w:left w:val="nil"/>
          <w:bottom w:val="nil"/>
          <w:right w:val="nil"/>
          <w:between w:val="nil"/>
        </w:pBdr>
        <w:spacing w:after="0"/>
        <w:ind w:left="-426" w:hanging="359"/>
        <w:rPr>
          <w:rFonts w:ascii="Cambria" w:hAnsi="Cambria"/>
          <w:sz w:val="24"/>
          <w:szCs w:val="24"/>
        </w:rPr>
      </w:pPr>
      <w:r>
        <w:rPr>
          <w:rFonts w:ascii="Cambria" w:hAnsi="Cambria"/>
          <w:sz w:val="24"/>
          <w:szCs w:val="24"/>
        </w:rPr>
        <w:t xml:space="preserve">Healthy cheesy pasta: </w:t>
      </w:r>
      <w:hyperlink r:id="rId597" w:history="1">
        <w:r w:rsidRPr="003D5AFD">
          <w:rPr>
            <w:rStyle w:val="Hyperlink"/>
            <w:rFonts w:ascii="Cambria" w:hAnsi="Cambria"/>
            <w:sz w:val="24"/>
            <w:szCs w:val="24"/>
          </w:rPr>
          <w:t>https://www.instagram.com/reel/C9PEIX1xy4C/?utm_source=ig_web_copy_link&amp;igsh=MzRlODBiNWFlZA==</w:t>
        </w:r>
      </w:hyperlink>
      <w:r>
        <w:rPr>
          <w:rFonts w:ascii="Cambria" w:hAnsi="Cambria"/>
          <w:sz w:val="24"/>
          <w:szCs w:val="24"/>
        </w:rPr>
        <w:t xml:space="preserve"> </w:t>
      </w:r>
    </w:p>
    <w:p w14:paraId="2F007063" w14:textId="3BAB5119" w:rsidR="00125783" w:rsidRDefault="00E76181" w:rsidP="00A719AB">
      <w:pPr>
        <w:numPr>
          <w:ilvl w:val="0"/>
          <w:numId w:val="2"/>
        </w:numPr>
        <w:pBdr>
          <w:top w:val="nil"/>
          <w:left w:val="nil"/>
          <w:bottom w:val="nil"/>
          <w:right w:val="nil"/>
          <w:between w:val="nil"/>
        </w:pBdr>
        <w:spacing w:after="0"/>
        <w:ind w:left="-426" w:hanging="359"/>
        <w:rPr>
          <w:rFonts w:ascii="Cambria" w:hAnsi="Cambria"/>
          <w:sz w:val="24"/>
          <w:szCs w:val="24"/>
        </w:rPr>
      </w:pPr>
      <w:r>
        <w:rPr>
          <w:rFonts w:ascii="Cambria" w:hAnsi="Cambria"/>
          <w:sz w:val="24"/>
          <w:szCs w:val="24"/>
        </w:rPr>
        <w:t xml:space="preserve">Low carb eggplant pizza: </w:t>
      </w:r>
      <w:hyperlink r:id="rId598" w:history="1">
        <w:r w:rsidRPr="00061B6A">
          <w:rPr>
            <w:rStyle w:val="Hyperlink"/>
            <w:rFonts w:ascii="Cambria" w:hAnsi="Cambria"/>
            <w:sz w:val="24"/>
            <w:szCs w:val="24"/>
          </w:rPr>
          <w:t>https://www.instagram.com/reel/DCVz-s8SNt8/?igsh=MXI4M3Q2dGQ2aDdmdQ==</w:t>
        </w:r>
      </w:hyperlink>
      <w:r>
        <w:rPr>
          <w:rFonts w:ascii="Cambria" w:hAnsi="Cambria"/>
          <w:sz w:val="24"/>
          <w:szCs w:val="24"/>
        </w:rPr>
        <w:t xml:space="preserve"> </w:t>
      </w:r>
    </w:p>
    <w:p w14:paraId="266F4361" w14:textId="25B64F26" w:rsidR="005C19A4" w:rsidRDefault="005C19A4" w:rsidP="00A719AB">
      <w:pPr>
        <w:numPr>
          <w:ilvl w:val="0"/>
          <w:numId w:val="2"/>
        </w:numPr>
        <w:pBdr>
          <w:top w:val="nil"/>
          <w:left w:val="nil"/>
          <w:bottom w:val="nil"/>
          <w:right w:val="nil"/>
          <w:between w:val="nil"/>
        </w:pBdr>
        <w:spacing w:after="0"/>
        <w:ind w:left="-426" w:hanging="359"/>
        <w:rPr>
          <w:rFonts w:ascii="Cambria" w:hAnsi="Cambria"/>
          <w:sz w:val="24"/>
          <w:szCs w:val="24"/>
        </w:rPr>
      </w:pPr>
      <w:r>
        <w:rPr>
          <w:rFonts w:ascii="Cambria" w:hAnsi="Cambria"/>
          <w:sz w:val="24"/>
          <w:szCs w:val="24"/>
        </w:rPr>
        <w:t xml:space="preserve">Spinach pesto pasta: </w:t>
      </w:r>
      <w:hyperlink r:id="rId599" w:history="1">
        <w:r w:rsidRPr="00061B6A">
          <w:rPr>
            <w:rStyle w:val="Hyperlink"/>
            <w:rFonts w:ascii="Cambria" w:hAnsi="Cambria"/>
            <w:sz w:val="24"/>
            <w:szCs w:val="24"/>
          </w:rPr>
          <w:t>https://www.instagram.com/reel/DC3kJfeyw6m/?utm_source=ig_web_copy_link&amp;igsh=MzRlODBiNWFlZA==</w:t>
        </w:r>
      </w:hyperlink>
      <w:r>
        <w:rPr>
          <w:rFonts w:ascii="Cambria" w:hAnsi="Cambria"/>
          <w:sz w:val="24"/>
          <w:szCs w:val="24"/>
        </w:rPr>
        <w:t xml:space="preserve"> </w:t>
      </w:r>
    </w:p>
    <w:p w14:paraId="45B0B6E2" w14:textId="55F90E78" w:rsidR="005C19A4" w:rsidRDefault="005C19A4" w:rsidP="00A719AB">
      <w:pPr>
        <w:numPr>
          <w:ilvl w:val="0"/>
          <w:numId w:val="2"/>
        </w:numPr>
        <w:pBdr>
          <w:top w:val="nil"/>
          <w:left w:val="nil"/>
          <w:bottom w:val="nil"/>
          <w:right w:val="nil"/>
          <w:between w:val="nil"/>
        </w:pBdr>
        <w:spacing w:after="0"/>
        <w:ind w:left="-426" w:hanging="359"/>
        <w:rPr>
          <w:rFonts w:ascii="Cambria" w:hAnsi="Cambria"/>
          <w:sz w:val="24"/>
          <w:szCs w:val="24"/>
        </w:rPr>
      </w:pPr>
      <w:r>
        <w:rPr>
          <w:rFonts w:ascii="Cambria" w:hAnsi="Cambria"/>
          <w:sz w:val="24"/>
          <w:szCs w:val="24"/>
        </w:rPr>
        <w:t xml:space="preserve">Sneaky veggies pasta: </w:t>
      </w:r>
      <w:hyperlink r:id="rId600" w:history="1">
        <w:r w:rsidRPr="00061B6A">
          <w:rPr>
            <w:rStyle w:val="Hyperlink"/>
            <w:rFonts w:ascii="Cambria" w:hAnsi="Cambria"/>
            <w:sz w:val="24"/>
            <w:szCs w:val="24"/>
          </w:rPr>
          <w:t>https://www.instagram.com/reel/DC3SkjUSHtu/?utm_source=ig_web_copy_link&amp;igsh=MzRlODBiNWFlZA==</w:t>
        </w:r>
      </w:hyperlink>
      <w:r>
        <w:rPr>
          <w:rFonts w:ascii="Cambria" w:hAnsi="Cambria"/>
          <w:sz w:val="24"/>
          <w:szCs w:val="24"/>
        </w:rPr>
        <w:t xml:space="preserve"> </w:t>
      </w:r>
    </w:p>
    <w:p w14:paraId="4C686173" w14:textId="533E80C4" w:rsidR="007760E1" w:rsidRDefault="007760E1" w:rsidP="00A719AB">
      <w:pPr>
        <w:numPr>
          <w:ilvl w:val="0"/>
          <w:numId w:val="2"/>
        </w:numPr>
        <w:pBdr>
          <w:top w:val="nil"/>
          <w:left w:val="nil"/>
          <w:bottom w:val="nil"/>
          <w:right w:val="nil"/>
          <w:between w:val="nil"/>
        </w:pBdr>
        <w:spacing w:after="0"/>
        <w:ind w:left="-426" w:hanging="359"/>
        <w:rPr>
          <w:rFonts w:ascii="Cambria" w:hAnsi="Cambria"/>
          <w:sz w:val="24"/>
          <w:szCs w:val="24"/>
        </w:rPr>
      </w:pPr>
      <w:r>
        <w:rPr>
          <w:rFonts w:ascii="Cambria" w:hAnsi="Cambria"/>
          <w:sz w:val="24"/>
          <w:szCs w:val="24"/>
        </w:rPr>
        <w:t xml:space="preserve">Healthy moong dal pizza: </w:t>
      </w:r>
      <w:hyperlink r:id="rId601" w:history="1">
        <w:r w:rsidRPr="00AF2C8A">
          <w:rPr>
            <w:rStyle w:val="Hyperlink"/>
            <w:rFonts w:ascii="Cambria" w:hAnsi="Cambria"/>
            <w:sz w:val="24"/>
            <w:szCs w:val="24"/>
          </w:rPr>
          <w:t>https://www.instagram.com/reel/DFKrzz6RLL6/?igsh=MTJiNXQxMmdzODI0Yw==</w:t>
        </w:r>
      </w:hyperlink>
      <w:r>
        <w:rPr>
          <w:rFonts w:ascii="Cambria" w:hAnsi="Cambria"/>
          <w:sz w:val="24"/>
          <w:szCs w:val="24"/>
        </w:rPr>
        <w:t xml:space="preserve"> </w:t>
      </w:r>
    </w:p>
    <w:p w14:paraId="297061A0" w14:textId="32345731" w:rsidR="00F72420" w:rsidRDefault="00F72420" w:rsidP="00A719AB">
      <w:pPr>
        <w:numPr>
          <w:ilvl w:val="0"/>
          <w:numId w:val="2"/>
        </w:numPr>
        <w:pBdr>
          <w:top w:val="nil"/>
          <w:left w:val="nil"/>
          <w:bottom w:val="nil"/>
          <w:right w:val="nil"/>
          <w:between w:val="nil"/>
        </w:pBdr>
        <w:spacing w:after="0"/>
        <w:ind w:left="-426" w:hanging="359"/>
        <w:rPr>
          <w:rFonts w:ascii="Cambria" w:hAnsi="Cambria"/>
          <w:sz w:val="24"/>
          <w:szCs w:val="24"/>
        </w:rPr>
      </w:pPr>
      <w:r>
        <w:rPr>
          <w:rFonts w:ascii="Cambria" w:hAnsi="Cambria"/>
          <w:sz w:val="24"/>
          <w:szCs w:val="24"/>
        </w:rPr>
        <w:t xml:space="preserve">Zucchini noodles with paneer: </w:t>
      </w:r>
      <w:hyperlink r:id="rId602" w:history="1">
        <w:r w:rsidRPr="000F5AA7">
          <w:rPr>
            <w:rStyle w:val="Hyperlink"/>
            <w:rFonts w:ascii="Cambria" w:hAnsi="Cambria"/>
            <w:sz w:val="24"/>
            <w:szCs w:val="24"/>
          </w:rPr>
          <w:t>https://youtube.com/shorts/CMymY0lhy3M?si=FoD8tpUC83ETd55T</w:t>
        </w:r>
      </w:hyperlink>
      <w:r>
        <w:rPr>
          <w:rFonts w:ascii="Cambria" w:hAnsi="Cambria"/>
          <w:sz w:val="24"/>
          <w:szCs w:val="24"/>
        </w:rPr>
        <w:t xml:space="preserve"> </w:t>
      </w:r>
    </w:p>
    <w:p w14:paraId="17EA5972" w14:textId="427EA5CA" w:rsidR="00F72420" w:rsidRDefault="00B46F79" w:rsidP="00A719AB">
      <w:pPr>
        <w:numPr>
          <w:ilvl w:val="0"/>
          <w:numId w:val="2"/>
        </w:numPr>
        <w:pBdr>
          <w:top w:val="nil"/>
          <w:left w:val="nil"/>
          <w:bottom w:val="nil"/>
          <w:right w:val="nil"/>
          <w:between w:val="nil"/>
        </w:pBdr>
        <w:spacing w:after="0"/>
        <w:ind w:left="-426" w:hanging="359"/>
        <w:rPr>
          <w:rFonts w:ascii="Cambria" w:hAnsi="Cambria"/>
          <w:sz w:val="24"/>
          <w:szCs w:val="24"/>
        </w:rPr>
      </w:pPr>
      <w:r>
        <w:rPr>
          <w:rFonts w:ascii="Cambria" w:hAnsi="Cambria"/>
          <w:sz w:val="24"/>
          <w:szCs w:val="24"/>
        </w:rPr>
        <w:t xml:space="preserve">Paneer pizza: </w:t>
      </w:r>
      <w:hyperlink r:id="rId603" w:history="1">
        <w:r w:rsidRPr="007C5C31">
          <w:rPr>
            <w:rStyle w:val="Hyperlink"/>
            <w:rFonts w:ascii="Cambria" w:hAnsi="Cambria"/>
            <w:sz w:val="24"/>
            <w:szCs w:val="24"/>
          </w:rPr>
          <w:t>https://www.instagram.com/reel/DNSKpzLvgjd/?igsh=bGczcTJ2bXVwbjB1</w:t>
        </w:r>
      </w:hyperlink>
    </w:p>
    <w:p w14:paraId="387F0FB4" w14:textId="156B438A" w:rsidR="00B46F79" w:rsidRDefault="005D56F8" w:rsidP="00A719AB">
      <w:pPr>
        <w:numPr>
          <w:ilvl w:val="0"/>
          <w:numId w:val="2"/>
        </w:numPr>
        <w:pBdr>
          <w:top w:val="nil"/>
          <w:left w:val="nil"/>
          <w:bottom w:val="nil"/>
          <w:right w:val="nil"/>
          <w:between w:val="nil"/>
        </w:pBdr>
        <w:spacing w:after="0"/>
        <w:ind w:left="-426" w:hanging="359"/>
        <w:rPr>
          <w:rFonts w:ascii="Cambria" w:hAnsi="Cambria"/>
          <w:sz w:val="24"/>
          <w:szCs w:val="24"/>
        </w:rPr>
      </w:pPr>
      <w:r>
        <w:rPr>
          <w:rFonts w:ascii="Cambria" w:hAnsi="Cambria"/>
          <w:sz w:val="24"/>
          <w:szCs w:val="24"/>
        </w:rPr>
        <w:t xml:space="preserve">Zero oil pasta: </w:t>
      </w:r>
      <w:hyperlink r:id="rId604" w:history="1">
        <w:r w:rsidRPr="00F44C7A">
          <w:rPr>
            <w:rStyle w:val="Hyperlink"/>
            <w:rFonts w:ascii="Cambria" w:hAnsi="Cambria"/>
            <w:sz w:val="24"/>
            <w:szCs w:val="24"/>
          </w:rPr>
          <w:t>https://www.instagram.com/reel/DYGZYCOz8yJ/?utm_source=ig_web_copy_link</w:t>
        </w:r>
      </w:hyperlink>
    </w:p>
    <w:p w14:paraId="5119DB0D" w14:textId="77777777" w:rsidR="005D56F8" w:rsidRPr="00B94653" w:rsidRDefault="005D56F8" w:rsidP="00A719AB">
      <w:pPr>
        <w:numPr>
          <w:ilvl w:val="0"/>
          <w:numId w:val="2"/>
        </w:numPr>
        <w:pBdr>
          <w:top w:val="nil"/>
          <w:left w:val="nil"/>
          <w:bottom w:val="nil"/>
          <w:right w:val="nil"/>
          <w:between w:val="nil"/>
        </w:pBdr>
        <w:spacing w:after="0"/>
        <w:ind w:left="-426" w:hanging="359"/>
        <w:rPr>
          <w:rFonts w:ascii="Cambria" w:hAnsi="Cambria"/>
          <w:sz w:val="24"/>
          <w:szCs w:val="24"/>
        </w:rPr>
      </w:pPr>
    </w:p>
    <w:p w14:paraId="51961A8A" w14:textId="77777777" w:rsidR="00A971B5" w:rsidRDefault="00F75C53">
      <w:pPr>
        <w:ind w:left="-426"/>
        <w:rPr>
          <w:rFonts w:ascii="Cambria" w:eastAsia="Cambria" w:hAnsi="Cambria" w:cs="Cambria"/>
          <w:color w:val="0563C1"/>
          <w:sz w:val="24"/>
          <w:szCs w:val="24"/>
          <w:u w:val="single"/>
        </w:rPr>
      </w:pPr>
      <w:r>
        <w:rPr>
          <w:rFonts w:ascii="Cambria" w:eastAsia="Cambria" w:hAnsi="Cambria" w:cs="Cambria"/>
          <w:sz w:val="24"/>
          <w:szCs w:val="24"/>
        </w:rPr>
        <w:t xml:space="preserve"> </w:t>
      </w:r>
    </w:p>
    <w:p w14:paraId="0684F003" w14:textId="77777777" w:rsidR="00A971B5" w:rsidRDefault="00F75C53">
      <w:pPr>
        <w:ind w:left="-426"/>
        <w:rPr>
          <w:rFonts w:ascii="Cambria" w:eastAsia="Cambria" w:hAnsi="Cambria" w:cs="Cambria"/>
          <w:b/>
          <w:color w:val="FF0000"/>
          <w:sz w:val="24"/>
          <w:szCs w:val="24"/>
          <w:u w:val="single"/>
        </w:rPr>
      </w:pPr>
      <w:r>
        <w:rPr>
          <w:rFonts w:ascii="Cambria" w:eastAsia="Cambria" w:hAnsi="Cambria" w:cs="Cambria"/>
          <w:b/>
          <w:color w:val="FF0000"/>
          <w:sz w:val="24"/>
          <w:szCs w:val="24"/>
          <w:u w:val="single"/>
        </w:rPr>
        <w:t>NON-VEG:</w:t>
      </w:r>
    </w:p>
    <w:p w14:paraId="34F84855"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CHICKEN STIR FRIED PASTA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605">
        <w:r>
          <w:rPr>
            <w:rFonts w:ascii="Cambria" w:eastAsia="Cambria" w:hAnsi="Cambria" w:cs="Cambria"/>
            <w:color w:val="0563C1"/>
            <w:sz w:val="24"/>
            <w:szCs w:val="24"/>
            <w:u w:val="single"/>
          </w:rPr>
          <w:t>https://www.youtube.com/watch?v=mp0CPJk_BDE</w:t>
        </w:r>
      </w:hyperlink>
      <w:r>
        <w:rPr>
          <w:rFonts w:ascii="Cambria" w:eastAsia="Cambria" w:hAnsi="Cambria" w:cs="Cambria"/>
          <w:color w:val="0563C1"/>
          <w:sz w:val="24"/>
          <w:szCs w:val="24"/>
          <w:u w:val="single"/>
        </w:rPr>
        <w:t xml:space="preserve">  )</w:t>
      </w:r>
    </w:p>
    <w:p w14:paraId="33FBA2EC"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chicken soba noodles (recipe: </w:t>
      </w:r>
      <w:hyperlink r:id="rId606">
        <w:r>
          <w:rPr>
            <w:rFonts w:ascii="Cambria" w:eastAsia="Cambria" w:hAnsi="Cambria" w:cs="Cambria"/>
            <w:color w:val="0563C1"/>
            <w:sz w:val="24"/>
            <w:szCs w:val="24"/>
            <w:u w:val="single"/>
          </w:rPr>
          <w:t>https://youtube.com/shorts/UAiR9ZsKBvM?si=t2ZkXUXkBD_6L8M1</w:t>
        </w:r>
      </w:hyperlink>
    </w:p>
    <w:p w14:paraId="57A5FA7F" w14:textId="77777777" w:rsidR="00A971B5" w:rsidRDefault="00F75C53">
      <w:pPr>
        <w:numPr>
          <w:ilvl w:val="0"/>
          <w:numId w:val="4"/>
        </w:numPr>
        <w:pBdr>
          <w:top w:val="nil"/>
          <w:left w:val="nil"/>
          <w:bottom w:val="nil"/>
          <w:right w:val="nil"/>
          <w:between w:val="nil"/>
        </w:pBdr>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chicken alfredo pasta (recipe- </w:t>
      </w:r>
      <w:hyperlink r:id="rId607">
        <w:r>
          <w:rPr>
            <w:rFonts w:ascii="Cambria" w:eastAsia="Cambria" w:hAnsi="Cambria" w:cs="Cambria"/>
            <w:color w:val="0563C1"/>
            <w:sz w:val="24"/>
            <w:szCs w:val="24"/>
            <w:u w:val="single"/>
          </w:rPr>
          <w:t>https://youtu.be/HC9k6y9bLmM?si=ymOfD73a1LouQdha</w:t>
        </w:r>
      </w:hyperlink>
    </w:p>
    <w:p w14:paraId="1587ADE9" w14:textId="77777777" w:rsidR="00A971B5" w:rsidRDefault="00A971B5">
      <w:pPr>
        <w:pBdr>
          <w:bottom w:val="single" w:sz="4" w:space="1" w:color="000000"/>
        </w:pBdr>
        <w:ind w:left="-426"/>
        <w:rPr>
          <w:rFonts w:ascii="Cambria" w:eastAsia="Cambria" w:hAnsi="Cambria" w:cs="Cambria"/>
          <w:color w:val="FF0000"/>
          <w:sz w:val="24"/>
          <w:szCs w:val="24"/>
          <w:u w:val="single"/>
        </w:rPr>
      </w:pPr>
    </w:p>
    <w:p w14:paraId="112779F9" w14:textId="77777777" w:rsidR="00A971B5" w:rsidRDefault="00A971B5">
      <w:pPr>
        <w:ind w:left="-426"/>
        <w:rPr>
          <w:rFonts w:ascii="Cambria" w:eastAsia="Cambria" w:hAnsi="Cambria" w:cs="Cambria"/>
          <w:b/>
          <w:color w:val="002060"/>
          <w:sz w:val="24"/>
          <w:szCs w:val="24"/>
          <w:u w:val="single"/>
        </w:rPr>
      </w:pPr>
    </w:p>
    <w:p w14:paraId="327EED05" w14:textId="77777777" w:rsidR="00A971B5" w:rsidRDefault="00F75C53">
      <w:pPr>
        <w:ind w:left="-426"/>
        <w:rPr>
          <w:rFonts w:ascii="Cambria" w:eastAsia="Cambria" w:hAnsi="Cambria" w:cs="Cambria"/>
          <w:b/>
          <w:color w:val="002060"/>
          <w:sz w:val="24"/>
          <w:szCs w:val="24"/>
          <w:u w:val="single"/>
        </w:rPr>
      </w:pPr>
      <w:r>
        <w:rPr>
          <w:rFonts w:ascii="Cambria" w:eastAsia="Cambria" w:hAnsi="Cambria" w:cs="Cambria"/>
          <w:b/>
          <w:color w:val="002060"/>
          <w:sz w:val="24"/>
          <w:szCs w:val="24"/>
          <w:u w:val="single"/>
        </w:rPr>
        <w:t>SANDWICH / BREAD / TOAST</w:t>
      </w:r>
    </w:p>
    <w:p w14:paraId="4A57AF0F" w14:textId="77777777" w:rsidR="00A971B5" w:rsidRDefault="00F75C53">
      <w:pPr>
        <w:ind w:left="-426"/>
        <w:rPr>
          <w:rFonts w:ascii="Cambria" w:eastAsia="Cambria" w:hAnsi="Cambria" w:cs="Cambria"/>
          <w:b/>
          <w:color w:val="00B050"/>
          <w:sz w:val="24"/>
          <w:szCs w:val="24"/>
          <w:u w:val="single"/>
        </w:rPr>
      </w:pPr>
      <w:r>
        <w:rPr>
          <w:rFonts w:ascii="Cambria" w:eastAsia="Cambria" w:hAnsi="Cambria" w:cs="Cambria"/>
          <w:b/>
          <w:color w:val="00B050"/>
          <w:sz w:val="24"/>
          <w:szCs w:val="24"/>
          <w:u w:val="single"/>
        </w:rPr>
        <w:t>VEG:</w:t>
      </w:r>
    </w:p>
    <w:p w14:paraId="20E3AEEA"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GARLIC BREAD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608">
        <w:r>
          <w:rPr>
            <w:rFonts w:ascii="Cambria" w:eastAsia="Cambria" w:hAnsi="Cambria" w:cs="Cambria"/>
            <w:color w:val="0563C1"/>
            <w:sz w:val="24"/>
            <w:szCs w:val="24"/>
            <w:u w:val="single"/>
          </w:rPr>
          <w:t>https://www.youtube.com/watch?v=_eTreGxOjfk</w:t>
        </w:r>
      </w:hyperlink>
      <w:r>
        <w:rPr>
          <w:rFonts w:ascii="Cambria" w:eastAsia="Cambria" w:hAnsi="Cambria" w:cs="Cambria"/>
          <w:color w:val="0563C1"/>
          <w:sz w:val="24"/>
          <w:szCs w:val="24"/>
          <w:u w:val="single"/>
        </w:rPr>
        <w:t xml:space="preserve"> )</w:t>
      </w:r>
    </w:p>
    <w:p w14:paraId="59BA0007"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BEANS ON MULTIGRAIN TOAST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609">
        <w:r>
          <w:rPr>
            <w:rFonts w:ascii="Cambria" w:eastAsia="Cambria" w:hAnsi="Cambria" w:cs="Cambria"/>
            <w:color w:val="0563C1"/>
            <w:sz w:val="24"/>
            <w:szCs w:val="24"/>
            <w:u w:val="single"/>
          </w:rPr>
          <w:t>https://www.youtube.com/watch?v=fj-MLLIMmnk</w:t>
        </w:r>
      </w:hyperlink>
      <w:r>
        <w:rPr>
          <w:rFonts w:ascii="Cambria" w:eastAsia="Cambria" w:hAnsi="Cambria" w:cs="Cambria"/>
          <w:color w:val="0563C1"/>
          <w:sz w:val="24"/>
          <w:szCs w:val="24"/>
          <w:u w:val="single"/>
        </w:rPr>
        <w:t xml:space="preserve"> )</w:t>
      </w:r>
    </w:p>
    <w:p w14:paraId="4F9FEF26"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AVOCADO TOAST (RECIPE</w:t>
      </w:r>
      <w:r>
        <w:rPr>
          <w:rFonts w:ascii="Cambria" w:eastAsia="Cambria" w:hAnsi="Cambria" w:cs="Cambria"/>
          <w:color w:val="0563C1"/>
          <w:sz w:val="24"/>
          <w:szCs w:val="24"/>
          <w:u w:val="single"/>
        </w:rPr>
        <w:t xml:space="preserve">- </w:t>
      </w:r>
      <w:hyperlink r:id="rId610">
        <w:r>
          <w:rPr>
            <w:rFonts w:ascii="Cambria" w:eastAsia="Cambria" w:hAnsi="Cambria" w:cs="Cambria"/>
            <w:color w:val="0563C1"/>
            <w:sz w:val="24"/>
            <w:szCs w:val="24"/>
            <w:u w:val="single"/>
          </w:rPr>
          <w:t>https://www.youtube.com/shorts/fqxbd_kl260</w:t>
        </w:r>
      </w:hyperlink>
      <w:r>
        <w:rPr>
          <w:rFonts w:ascii="Cambria" w:eastAsia="Cambria" w:hAnsi="Cambria" w:cs="Cambria"/>
          <w:color w:val="0563C1"/>
          <w:sz w:val="24"/>
          <w:szCs w:val="24"/>
          <w:u w:val="single"/>
        </w:rPr>
        <w:t xml:space="preserve"> )</w:t>
      </w:r>
    </w:p>
    <w:p w14:paraId="275386A4" w14:textId="5F44D82C" w:rsidR="00F76DBE" w:rsidRDefault="00F76DBE">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lastRenderedPageBreak/>
        <w:t>High protein avocado toast</w:t>
      </w:r>
      <w:r w:rsidRPr="00F76DBE">
        <w:rPr>
          <w:rFonts w:ascii="Cambria" w:eastAsia="Cambria" w:hAnsi="Cambria" w:cs="Cambria"/>
          <w:color w:val="0563C1"/>
          <w:sz w:val="24"/>
          <w:szCs w:val="24"/>
        </w:rPr>
        <w:t>:</w:t>
      </w:r>
      <w:r>
        <w:rPr>
          <w:rFonts w:ascii="Cambria" w:eastAsia="Cambria" w:hAnsi="Cambria" w:cs="Cambria"/>
          <w:color w:val="0563C1"/>
          <w:sz w:val="24"/>
          <w:szCs w:val="24"/>
        </w:rPr>
        <w:t xml:space="preserve"> </w:t>
      </w:r>
      <w:hyperlink r:id="rId611" w:history="1">
        <w:r w:rsidRPr="003275DE">
          <w:rPr>
            <w:rStyle w:val="Hyperlink"/>
            <w:rFonts w:ascii="Cambria" w:eastAsia="Cambria" w:hAnsi="Cambria" w:cs="Cambria"/>
            <w:sz w:val="24"/>
            <w:szCs w:val="24"/>
          </w:rPr>
          <w:t>https://www.instagram.com/reel/C_-iVEwvSpE/?igsh=ZmdxNzBpZ2p4dDhy</w:t>
        </w:r>
      </w:hyperlink>
      <w:r>
        <w:rPr>
          <w:rFonts w:ascii="Cambria" w:eastAsia="Cambria" w:hAnsi="Cambria" w:cs="Cambria"/>
          <w:color w:val="0563C1"/>
          <w:sz w:val="24"/>
          <w:szCs w:val="24"/>
        </w:rPr>
        <w:t xml:space="preserve"> </w:t>
      </w:r>
    </w:p>
    <w:p w14:paraId="45A66024"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AVOCADO HUMMUS TOAST (REVIPE</w:t>
      </w:r>
      <w:r>
        <w:rPr>
          <w:rFonts w:ascii="Cambria" w:eastAsia="Cambria" w:hAnsi="Cambria" w:cs="Cambria"/>
          <w:color w:val="0563C1"/>
          <w:sz w:val="24"/>
          <w:szCs w:val="24"/>
          <w:u w:val="single"/>
        </w:rPr>
        <w:t xml:space="preserve">- </w:t>
      </w:r>
      <w:hyperlink r:id="rId612">
        <w:r>
          <w:rPr>
            <w:rFonts w:ascii="Cambria" w:eastAsia="Cambria" w:hAnsi="Cambria" w:cs="Cambria"/>
            <w:color w:val="0563C1"/>
            <w:sz w:val="24"/>
            <w:szCs w:val="24"/>
            <w:u w:val="single"/>
          </w:rPr>
          <w:t>https://www.youtube.com/shorts/q16m8pi6xBM</w:t>
        </w:r>
      </w:hyperlink>
      <w:r>
        <w:rPr>
          <w:rFonts w:ascii="Cambria" w:eastAsia="Cambria" w:hAnsi="Cambria" w:cs="Cambria"/>
          <w:color w:val="0563C1"/>
          <w:sz w:val="24"/>
          <w:szCs w:val="24"/>
          <w:u w:val="single"/>
        </w:rPr>
        <w:t xml:space="preserve"> ) </w:t>
      </w:r>
    </w:p>
    <w:p w14:paraId="3F55F89C" w14:textId="28EDE466" w:rsidR="006B17CD" w:rsidRPr="006B17CD" w:rsidRDefault="006B17CD">
      <w:pPr>
        <w:numPr>
          <w:ilvl w:val="0"/>
          <w:numId w:val="4"/>
        </w:numPr>
        <w:pBdr>
          <w:top w:val="nil"/>
          <w:left w:val="nil"/>
          <w:bottom w:val="nil"/>
          <w:right w:val="nil"/>
          <w:between w:val="nil"/>
        </w:pBdr>
        <w:spacing w:after="0"/>
        <w:ind w:left="-426" w:hanging="359"/>
        <w:rPr>
          <w:rFonts w:ascii="Cambria" w:eastAsiaTheme="minorEastAsia" w:hAnsi="Cambria" w:cstheme="minorHAnsi"/>
          <w:bCs/>
          <w:sz w:val="24"/>
          <w:szCs w:val="24"/>
          <w:lang w:val="en-US"/>
        </w:rPr>
      </w:pPr>
      <w:r w:rsidRPr="006B17CD">
        <w:rPr>
          <w:rFonts w:ascii="Cambria" w:eastAsiaTheme="minorEastAsia" w:hAnsi="Cambria" w:cstheme="minorHAnsi"/>
          <w:bCs/>
          <w:sz w:val="24"/>
          <w:szCs w:val="24"/>
          <w:lang w:val="en-US"/>
        </w:rPr>
        <w:t>Hummus toasts</w:t>
      </w:r>
      <w:r>
        <w:rPr>
          <w:rFonts w:ascii="Cambria" w:eastAsiaTheme="minorEastAsia" w:hAnsi="Cambria" w:cstheme="minorHAnsi"/>
          <w:bCs/>
          <w:sz w:val="24"/>
          <w:szCs w:val="24"/>
          <w:lang w:val="en-US"/>
        </w:rPr>
        <w:t xml:space="preserve">: </w:t>
      </w:r>
      <w:hyperlink r:id="rId613" w:history="1">
        <w:r w:rsidRPr="0000205D">
          <w:rPr>
            <w:rStyle w:val="Hyperlink"/>
            <w:rFonts w:ascii="Cambria" w:eastAsiaTheme="minorEastAsia" w:hAnsi="Cambria" w:cstheme="minorHAnsi"/>
            <w:bCs/>
            <w:sz w:val="24"/>
            <w:szCs w:val="24"/>
            <w:lang w:val="en-US"/>
          </w:rPr>
          <w:t>https://youtube.com/shorts/StGLwtRSn9E?si=JjJnO8f0MfwC6ZPp</w:t>
        </w:r>
      </w:hyperlink>
      <w:r>
        <w:rPr>
          <w:rFonts w:ascii="Cambria" w:eastAsiaTheme="minorEastAsia" w:hAnsi="Cambria" w:cstheme="minorHAnsi"/>
          <w:bCs/>
          <w:sz w:val="24"/>
          <w:szCs w:val="24"/>
          <w:lang w:val="en-US"/>
        </w:rPr>
        <w:t xml:space="preserve"> </w:t>
      </w:r>
    </w:p>
    <w:p w14:paraId="1AC32F08" w14:textId="6299BF8A"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AVOCADO BEAN TOAST (RECIPE</w:t>
      </w:r>
      <w:r>
        <w:rPr>
          <w:rFonts w:ascii="Cambria" w:eastAsia="Cambria" w:hAnsi="Cambria" w:cs="Cambria"/>
          <w:color w:val="0563C1"/>
          <w:sz w:val="24"/>
          <w:szCs w:val="24"/>
          <w:u w:val="single"/>
        </w:rPr>
        <w:t xml:space="preserve">- </w:t>
      </w:r>
      <w:hyperlink r:id="rId614">
        <w:r>
          <w:rPr>
            <w:rFonts w:ascii="Cambria" w:eastAsia="Cambria" w:hAnsi="Cambria" w:cs="Cambria"/>
            <w:color w:val="0563C1"/>
            <w:sz w:val="24"/>
            <w:szCs w:val="24"/>
            <w:u w:val="single"/>
          </w:rPr>
          <w:t>https://www.youtube.com/watch?v=vpEe26tFRmc</w:t>
        </w:r>
      </w:hyperlink>
      <w:r>
        <w:rPr>
          <w:rFonts w:ascii="Cambria" w:eastAsia="Cambria" w:hAnsi="Cambria" w:cs="Cambria"/>
          <w:color w:val="0563C1"/>
          <w:sz w:val="24"/>
          <w:szCs w:val="24"/>
          <w:u w:val="single"/>
        </w:rPr>
        <w:t xml:space="preserve"> ) </w:t>
      </w:r>
    </w:p>
    <w:p w14:paraId="4CEFF33D"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AVOCADO MUSHROOM TOAST (RECIPE</w:t>
      </w:r>
      <w:r>
        <w:rPr>
          <w:rFonts w:ascii="Cambria" w:eastAsia="Cambria" w:hAnsi="Cambria" w:cs="Cambria"/>
          <w:color w:val="0563C1"/>
          <w:sz w:val="24"/>
          <w:szCs w:val="24"/>
        </w:rPr>
        <w:t xml:space="preserve"> - </w:t>
      </w:r>
      <w:hyperlink r:id="rId615">
        <w:r>
          <w:rPr>
            <w:rFonts w:ascii="Cambria" w:eastAsia="Cambria" w:hAnsi="Cambria" w:cs="Cambria"/>
            <w:color w:val="1155CC"/>
            <w:sz w:val="24"/>
            <w:szCs w:val="24"/>
            <w:u w:val="single"/>
          </w:rPr>
          <w:t>https://youtu.be/mWr8APnT42w?si=J9im09Z9LxOvEGwu</w:t>
        </w:r>
      </w:hyperlink>
      <w:r>
        <w:rPr>
          <w:rFonts w:ascii="Cambria" w:eastAsia="Cambria" w:hAnsi="Cambria" w:cs="Cambria"/>
          <w:color w:val="0563C1"/>
          <w:sz w:val="24"/>
          <w:szCs w:val="24"/>
        </w:rPr>
        <w:t xml:space="preserve"> )</w:t>
      </w:r>
      <w:r>
        <w:rPr>
          <w:rFonts w:ascii="Cambria" w:eastAsia="Cambria" w:hAnsi="Cambria" w:cs="Cambria"/>
          <w:color w:val="0563C1"/>
          <w:sz w:val="24"/>
          <w:szCs w:val="24"/>
          <w:u w:val="single"/>
        </w:rPr>
        <w:t xml:space="preserve"> </w:t>
      </w:r>
    </w:p>
    <w:p w14:paraId="2C5340E1"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AVOCADO PANEER SANDWICH (RECIPE</w:t>
      </w:r>
      <w:r>
        <w:rPr>
          <w:rFonts w:ascii="Cambria" w:eastAsia="Cambria" w:hAnsi="Cambria" w:cs="Cambria"/>
          <w:color w:val="0563C1"/>
          <w:sz w:val="24"/>
          <w:szCs w:val="24"/>
          <w:u w:val="single"/>
        </w:rPr>
        <w:t xml:space="preserve">- </w:t>
      </w:r>
      <w:hyperlink r:id="rId616">
        <w:r>
          <w:rPr>
            <w:rFonts w:ascii="Cambria" w:eastAsia="Cambria" w:hAnsi="Cambria" w:cs="Cambria"/>
            <w:color w:val="0563C1"/>
            <w:sz w:val="24"/>
            <w:szCs w:val="24"/>
            <w:u w:val="single"/>
          </w:rPr>
          <w:t>https://www.youtube.com/watch?v=q1ckU2NyUHs</w:t>
        </w:r>
      </w:hyperlink>
      <w:r>
        <w:rPr>
          <w:rFonts w:ascii="Cambria" w:eastAsia="Cambria" w:hAnsi="Cambria" w:cs="Cambria"/>
          <w:color w:val="0563C1"/>
          <w:sz w:val="24"/>
          <w:szCs w:val="24"/>
          <w:u w:val="single"/>
        </w:rPr>
        <w:t xml:space="preserve"> ) </w:t>
      </w:r>
    </w:p>
    <w:p w14:paraId="10ECC9CA" w14:textId="7B330979"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PANEER SANDWICH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hyperlink r:id="rId617">
        <w:r>
          <w:rPr>
            <w:rFonts w:ascii="Cambria" w:eastAsia="Cambria" w:hAnsi="Cambria" w:cs="Cambria"/>
            <w:color w:val="0563C1"/>
            <w:sz w:val="24"/>
            <w:szCs w:val="24"/>
            <w:u w:val="single"/>
          </w:rPr>
          <w:t>https://www.youtube.com/watch?v=6ZORIKVMG38</w:t>
        </w:r>
      </w:hyperlink>
      <w:r>
        <w:rPr>
          <w:rFonts w:ascii="Cambria" w:eastAsia="Cambria" w:hAnsi="Cambria" w:cs="Cambria"/>
          <w:color w:val="0563C1"/>
          <w:sz w:val="24"/>
          <w:szCs w:val="24"/>
          <w:u w:val="single"/>
        </w:rPr>
        <w:t xml:space="preserve"> )</w:t>
      </w:r>
      <w:r w:rsidR="00305642">
        <w:rPr>
          <w:rFonts w:ascii="Cambria" w:eastAsia="Cambria" w:hAnsi="Cambria" w:cs="Cambria"/>
          <w:color w:val="0563C1"/>
          <w:sz w:val="24"/>
          <w:szCs w:val="24"/>
          <w:u w:val="single"/>
        </w:rPr>
        <w:t xml:space="preserve"> </w:t>
      </w:r>
      <w:r w:rsidR="00305642" w:rsidRPr="00305642">
        <w:rPr>
          <w:rFonts w:ascii="Cambria" w:eastAsia="Cambria" w:hAnsi="Cambria" w:cs="Cambria"/>
          <w:color w:val="0563C1"/>
          <w:sz w:val="24"/>
          <w:szCs w:val="24"/>
        </w:rPr>
        <w:t xml:space="preserve">/ </w:t>
      </w:r>
      <w:hyperlink r:id="rId618" w:history="1">
        <w:r w:rsidR="00305642" w:rsidRPr="00B55380">
          <w:rPr>
            <w:rStyle w:val="Hyperlink"/>
            <w:rFonts w:ascii="Cambria" w:eastAsia="Cambria" w:hAnsi="Cambria" w:cs="Cambria"/>
            <w:sz w:val="24"/>
            <w:szCs w:val="24"/>
          </w:rPr>
          <w:t>https://youtube.com/shorts/So0CeiJrkbY?si=U2WR53WSEcO5DVMp</w:t>
        </w:r>
      </w:hyperlink>
      <w:r w:rsidR="00305642">
        <w:rPr>
          <w:rFonts w:ascii="Cambria" w:eastAsia="Cambria" w:hAnsi="Cambria" w:cs="Cambria"/>
          <w:color w:val="0563C1"/>
          <w:sz w:val="24"/>
          <w:szCs w:val="24"/>
        </w:rPr>
        <w:t xml:space="preserve"> </w:t>
      </w:r>
    </w:p>
    <w:p w14:paraId="6705F9E3"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MOONG TOAST SANDWICH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619">
        <w:r>
          <w:rPr>
            <w:rFonts w:ascii="Cambria" w:eastAsia="Cambria" w:hAnsi="Cambria" w:cs="Cambria"/>
            <w:color w:val="0563C1"/>
            <w:sz w:val="24"/>
            <w:szCs w:val="24"/>
            <w:u w:val="single"/>
          </w:rPr>
          <w:t>https://www.youtube.com/watch?v=jaPwFXmOZvA</w:t>
        </w:r>
      </w:hyperlink>
      <w:r>
        <w:rPr>
          <w:rFonts w:ascii="Cambria" w:eastAsia="Cambria" w:hAnsi="Cambria" w:cs="Cambria"/>
          <w:color w:val="0563C1"/>
          <w:sz w:val="24"/>
          <w:szCs w:val="24"/>
          <w:u w:val="single"/>
        </w:rPr>
        <w:t xml:space="preserve"> )</w:t>
      </w:r>
    </w:p>
    <w:p w14:paraId="6B505972"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JOWAR PITA POCKET BREAD (RECIPE</w:t>
      </w:r>
      <w:r>
        <w:rPr>
          <w:rFonts w:ascii="Cambria" w:eastAsia="Cambria" w:hAnsi="Cambria" w:cs="Cambria"/>
          <w:color w:val="0563C1"/>
          <w:sz w:val="24"/>
          <w:szCs w:val="24"/>
          <w:u w:val="single"/>
        </w:rPr>
        <w:t xml:space="preserve">- </w:t>
      </w:r>
      <w:hyperlink r:id="rId620">
        <w:r>
          <w:rPr>
            <w:rFonts w:ascii="Cambria" w:eastAsia="Cambria" w:hAnsi="Cambria" w:cs="Cambria"/>
            <w:color w:val="0563C1"/>
            <w:sz w:val="24"/>
            <w:szCs w:val="24"/>
            <w:u w:val="single"/>
          </w:rPr>
          <w:t>https://www.youtube.com/watch?v=GfQ4bLiMaGs</w:t>
        </w:r>
      </w:hyperlink>
      <w:r>
        <w:rPr>
          <w:rFonts w:ascii="Cambria" w:eastAsia="Cambria" w:hAnsi="Cambria" w:cs="Cambria"/>
          <w:color w:val="0563C1"/>
          <w:sz w:val="24"/>
          <w:szCs w:val="24"/>
          <w:u w:val="single"/>
        </w:rPr>
        <w:t xml:space="preserve"> )</w:t>
      </w:r>
    </w:p>
    <w:p w14:paraId="04845E68" w14:textId="3BAFA861"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96" w:name="_44sinio" w:colFirst="0" w:colLast="0"/>
      <w:bookmarkEnd w:id="96"/>
      <w:r>
        <w:rPr>
          <w:rFonts w:ascii="Cambria" w:eastAsia="Cambria" w:hAnsi="Cambria" w:cs="Cambria"/>
          <w:color w:val="000000"/>
          <w:sz w:val="24"/>
          <w:szCs w:val="24"/>
        </w:rPr>
        <w:t>HUMMUS VEGGIE SANDWICH (RECIPE</w:t>
      </w:r>
      <w:r w:rsidRPr="007B5C60">
        <w:rPr>
          <w:rFonts w:ascii="Cambria" w:eastAsia="Cambria" w:hAnsi="Cambria" w:cs="Cambria"/>
          <w:color w:val="000000"/>
          <w:sz w:val="24"/>
          <w:szCs w:val="24"/>
        </w:rPr>
        <w:t xml:space="preserve"> - </w:t>
      </w:r>
      <w:hyperlink r:id="rId621" w:history="1">
        <w:r w:rsidR="007B5C60" w:rsidRPr="00BC4130">
          <w:rPr>
            <w:rStyle w:val="Hyperlink"/>
            <w:rFonts w:ascii="Cambria" w:eastAsia="Cambria" w:hAnsi="Cambria" w:cs="Cambria"/>
            <w:sz w:val="24"/>
            <w:szCs w:val="24"/>
          </w:rPr>
          <w:t>https://youtu.be/23OuiJF9KTY?si=hVyzxcPl7bzCs0mY</w:t>
        </w:r>
      </w:hyperlink>
      <w:r w:rsidR="007B5C60">
        <w:rPr>
          <w:rFonts w:ascii="Cambria" w:eastAsia="Cambria" w:hAnsi="Cambria" w:cs="Cambria"/>
          <w:color w:val="000000"/>
          <w:sz w:val="24"/>
          <w:szCs w:val="24"/>
        </w:rPr>
        <w:t xml:space="preserve"> / </w:t>
      </w:r>
      <w:hyperlink r:id="rId622" w:history="1">
        <w:r w:rsidR="007B5C60" w:rsidRPr="00BC4130">
          <w:rPr>
            <w:rStyle w:val="Hyperlink"/>
            <w:rFonts w:ascii="Cambria" w:eastAsia="Cambria" w:hAnsi="Cambria" w:cs="Cambria"/>
            <w:sz w:val="24"/>
            <w:szCs w:val="24"/>
          </w:rPr>
          <w:t>https://youtube.com/shorts/Yrh60j4KI14?si=Dh4S-njUXYnyHiKx</w:t>
        </w:r>
      </w:hyperlink>
      <w:r w:rsidR="007B5C60">
        <w:rPr>
          <w:rFonts w:ascii="Cambria" w:eastAsia="Cambria" w:hAnsi="Cambria" w:cs="Cambria"/>
          <w:color w:val="0563C1"/>
          <w:sz w:val="24"/>
          <w:szCs w:val="24"/>
        </w:rPr>
        <w:t xml:space="preserve"> </w:t>
      </w:r>
    </w:p>
    <w:p w14:paraId="65267626"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MOONG TOAST (RECIPE</w:t>
      </w:r>
      <w:r>
        <w:rPr>
          <w:rFonts w:ascii="Cambria" w:eastAsia="Cambria" w:hAnsi="Cambria" w:cs="Cambria"/>
          <w:color w:val="0563C1"/>
          <w:sz w:val="24"/>
          <w:szCs w:val="24"/>
          <w:u w:val="single"/>
        </w:rPr>
        <w:t xml:space="preserve">- </w:t>
      </w:r>
      <w:hyperlink r:id="rId623">
        <w:r>
          <w:rPr>
            <w:rFonts w:ascii="Cambria" w:eastAsia="Cambria" w:hAnsi="Cambria" w:cs="Cambria"/>
            <w:color w:val="0563C1"/>
            <w:sz w:val="24"/>
            <w:szCs w:val="24"/>
            <w:u w:val="single"/>
          </w:rPr>
          <w:t>https://www.youtube.com/watch?v=SPqc8sFjeuk</w:t>
        </w:r>
      </w:hyperlink>
      <w:r>
        <w:rPr>
          <w:rFonts w:ascii="Cambria" w:eastAsia="Cambria" w:hAnsi="Cambria" w:cs="Cambria"/>
          <w:color w:val="0563C1"/>
          <w:sz w:val="24"/>
          <w:szCs w:val="24"/>
          <w:u w:val="single"/>
        </w:rPr>
        <w:t xml:space="preserve"> )</w:t>
      </w:r>
    </w:p>
    <w:p w14:paraId="0F8F7CC1" w14:textId="60F85441"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VEGETABLE SANDWICH (RECIPE</w:t>
      </w:r>
      <w:r w:rsidR="008E4657" w:rsidRPr="008E4657">
        <w:rPr>
          <w:rFonts w:ascii="Cambria" w:eastAsia="Cambria" w:hAnsi="Cambria" w:cs="Cambria"/>
          <w:color w:val="0563C1"/>
          <w:sz w:val="24"/>
          <w:szCs w:val="24"/>
        </w:rPr>
        <w:t xml:space="preserve">- </w:t>
      </w:r>
      <w:hyperlink r:id="rId624" w:history="1">
        <w:r w:rsidR="008E4657" w:rsidRPr="00B55380">
          <w:rPr>
            <w:rStyle w:val="Hyperlink"/>
            <w:rFonts w:ascii="Cambria" w:eastAsia="Cambria" w:hAnsi="Cambria" w:cs="Cambria"/>
            <w:sz w:val="24"/>
            <w:szCs w:val="24"/>
          </w:rPr>
          <w:t>https://youtube.com/shorts/AB4kYl2GSfk?si=xWBIi4Fx6d5N1E8w</w:t>
        </w:r>
      </w:hyperlink>
      <w:r w:rsidR="008E4657">
        <w:rPr>
          <w:rFonts w:ascii="Cambria" w:eastAsia="Cambria" w:hAnsi="Cambria" w:cs="Cambria"/>
          <w:color w:val="0563C1"/>
          <w:sz w:val="24"/>
          <w:szCs w:val="24"/>
        </w:rPr>
        <w:t xml:space="preserve"> / </w:t>
      </w:r>
    </w:p>
    <w:p w14:paraId="0EB1AFA3"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AVOCADO SANDWICH (RECIPE</w:t>
      </w:r>
      <w:r>
        <w:rPr>
          <w:rFonts w:ascii="Cambria" w:eastAsia="Cambria" w:hAnsi="Cambria" w:cs="Cambria"/>
          <w:color w:val="0563C1"/>
          <w:sz w:val="24"/>
          <w:szCs w:val="24"/>
          <w:u w:val="single"/>
        </w:rPr>
        <w:t xml:space="preserve">- </w:t>
      </w:r>
      <w:hyperlink r:id="rId625">
        <w:r>
          <w:rPr>
            <w:rFonts w:ascii="Cambria" w:eastAsia="Cambria" w:hAnsi="Cambria" w:cs="Cambria"/>
            <w:color w:val="0563C1"/>
            <w:sz w:val="24"/>
            <w:szCs w:val="24"/>
            <w:u w:val="single"/>
          </w:rPr>
          <w:t>https://www.youtube.com/watch?v=NjuK-zB7KDs</w:t>
        </w:r>
      </w:hyperlink>
      <w:r>
        <w:rPr>
          <w:rFonts w:ascii="Cambria" w:eastAsia="Cambria" w:hAnsi="Cambria" w:cs="Cambria"/>
          <w:color w:val="0563C1"/>
          <w:sz w:val="24"/>
          <w:szCs w:val="24"/>
          <w:u w:val="single"/>
        </w:rPr>
        <w:t xml:space="preserve"> )</w:t>
      </w:r>
    </w:p>
    <w:p w14:paraId="08ED3C0F" w14:textId="458A2635" w:rsidR="0094013A" w:rsidRPr="00F152FF" w:rsidRDefault="0094013A">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Avocado vegetable sandwich</w:t>
      </w:r>
      <w:r w:rsidR="00F152FF">
        <w:rPr>
          <w:rFonts w:ascii="Cambria" w:eastAsia="Cambria" w:hAnsi="Cambria" w:cs="Cambria"/>
          <w:color w:val="000000"/>
          <w:sz w:val="24"/>
          <w:szCs w:val="24"/>
        </w:rPr>
        <w:t xml:space="preserve">- </w:t>
      </w:r>
      <w:hyperlink r:id="rId626" w:history="1">
        <w:r w:rsidR="00F152FF" w:rsidRPr="00FB7A0E">
          <w:rPr>
            <w:rStyle w:val="Hyperlink"/>
            <w:rFonts w:ascii="Cambria" w:eastAsia="Cambria" w:hAnsi="Cambria" w:cs="Cambria"/>
            <w:sz w:val="24"/>
            <w:szCs w:val="24"/>
          </w:rPr>
          <w:t>https://youtu.be/RrvqWCOWgCc?si=ciTBVKl2busLS8PD</w:t>
        </w:r>
      </w:hyperlink>
      <w:r w:rsidR="00F152FF">
        <w:rPr>
          <w:rFonts w:ascii="Cambria" w:eastAsia="Cambria" w:hAnsi="Cambria" w:cs="Cambria"/>
          <w:color w:val="000000"/>
          <w:sz w:val="24"/>
          <w:szCs w:val="24"/>
        </w:rPr>
        <w:t xml:space="preserve"> </w:t>
      </w:r>
      <w:r w:rsidR="00F152FF" w:rsidRPr="00F152FF">
        <w:rPr>
          <w:rFonts w:ascii="Cambria" w:eastAsia="Cambria" w:hAnsi="Cambria" w:cs="Cambria"/>
          <w:color w:val="0563C1"/>
          <w:sz w:val="24"/>
          <w:szCs w:val="24"/>
        </w:rPr>
        <w:t xml:space="preserve"> </w:t>
      </w:r>
    </w:p>
    <w:p w14:paraId="51ABCA8B"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TOFU SANDWICH (RECIPE</w:t>
      </w:r>
      <w:r>
        <w:rPr>
          <w:rFonts w:ascii="Cambria" w:eastAsia="Cambria" w:hAnsi="Cambria" w:cs="Cambria"/>
          <w:color w:val="0563C1"/>
          <w:sz w:val="24"/>
          <w:szCs w:val="24"/>
          <w:u w:val="single"/>
        </w:rPr>
        <w:t xml:space="preserve">- </w:t>
      </w:r>
      <w:hyperlink r:id="rId627">
        <w:r>
          <w:rPr>
            <w:rFonts w:ascii="Cambria" w:eastAsia="Cambria" w:hAnsi="Cambria" w:cs="Cambria"/>
            <w:color w:val="0563C1"/>
            <w:sz w:val="24"/>
            <w:szCs w:val="24"/>
            <w:u w:val="single"/>
          </w:rPr>
          <w:t>https://www.youtube.com/watch?v=GfT7gu7nqtY</w:t>
        </w:r>
      </w:hyperlink>
      <w:r>
        <w:rPr>
          <w:rFonts w:ascii="Cambria" w:eastAsia="Cambria" w:hAnsi="Cambria" w:cs="Cambria"/>
          <w:color w:val="0563C1"/>
          <w:sz w:val="24"/>
          <w:szCs w:val="24"/>
          <w:u w:val="single"/>
        </w:rPr>
        <w:t xml:space="preserve"> )</w:t>
      </w:r>
    </w:p>
    <w:p w14:paraId="46861787"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MOONG TOAST WITHOUT BREAD (RECIPE</w:t>
      </w:r>
      <w:r>
        <w:rPr>
          <w:rFonts w:ascii="Cambria" w:eastAsia="Cambria" w:hAnsi="Cambria" w:cs="Cambria"/>
          <w:color w:val="0563C1"/>
          <w:sz w:val="24"/>
          <w:szCs w:val="24"/>
          <w:u w:val="single"/>
        </w:rPr>
        <w:t xml:space="preserve">- </w:t>
      </w:r>
      <w:hyperlink r:id="rId628">
        <w:r>
          <w:rPr>
            <w:rFonts w:ascii="Cambria" w:eastAsia="Cambria" w:hAnsi="Cambria" w:cs="Cambria"/>
            <w:color w:val="0563C1"/>
            <w:sz w:val="24"/>
            <w:szCs w:val="24"/>
            <w:u w:val="single"/>
          </w:rPr>
          <w:t>https://www.youtube.com/watch?v=GaWif9YegrI</w:t>
        </w:r>
      </w:hyperlink>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p>
    <w:p w14:paraId="21417880"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97" w:name="_2jxsxqh" w:colFirst="0" w:colLast="0"/>
      <w:bookmarkEnd w:id="97"/>
      <w:r>
        <w:rPr>
          <w:rFonts w:ascii="Cambria" w:eastAsia="Cambria" w:hAnsi="Cambria" w:cs="Cambria"/>
          <w:color w:val="000000"/>
          <w:sz w:val="24"/>
          <w:szCs w:val="24"/>
        </w:rPr>
        <w:t xml:space="preserve">SPINACH MUSHROOM PANEER TOAST (RECIPE- </w:t>
      </w:r>
      <w:hyperlink r:id="rId629">
        <w:r>
          <w:rPr>
            <w:rFonts w:ascii="Cambria" w:eastAsia="Cambria" w:hAnsi="Cambria" w:cs="Cambria"/>
            <w:color w:val="0563C1"/>
            <w:sz w:val="24"/>
            <w:szCs w:val="24"/>
            <w:u w:val="single"/>
          </w:rPr>
          <w:t>https://www.instagram.com/p/CyPwItQI80s/</w:t>
        </w:r>
      </w:hyperlink>
      <w:r>
        <w:rPr>
          <w:rFonts w:ascii="Cambria" w:eastAsia="Cambria" w:hAnsi="Cambria" w:cs="Cambria"/>
          <w:color w:val="000000"/>
          <w:sz w:val="24"/>
          <w:szCs w:val="24"/>
        </w:rPr>
        <w:t xml:space="preserve"> )</w:t>
      </w:r>
    </w:p>
    <w:p w14:paraId="67B893E6" w14:textId="77777777" w:rsidR="00A971B5" w:rsidRDefault="00F75C53">
      <w:pPr>
        <w:numPr>
          <w:ilvl w:val="0"/>
          <w:numId w:val="4"/>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SPINACH ONION WAFFLES (RECIPE- </w:t>
      </w:r>
      <w:hyperlink r:id="rId630">
        <w:r>
          <w:rPr>
            <w:rFonts w:ascii="Cambria" w:eastAsia="Cambria" w:hAnsi="Cambria" w:cs="Cambria"/>
            <w:color w:val="0563C1"/>
            <w:sz w:val="24"/>
            <w:szCs w:val="24"/>
            <w:u w:val="single"/>
          </w:rPr>
          <w:t>https://www.instagram.com/p/CzqCrUeIv2p/</w:t>
        </w:r>
      </w:hyperlink>
      <w:r>
        <w:rPr>
          <w:rFonts w:ascii="Cambria" w:eastAsia="Cambria" w:hAnsi="Cambria" w:cs="Cambria"/>
          <w:color w:val="000000"/>
          <w:sz w:val="24"/>
          <w:szCs w:val="24"/>
        </w:rPr>
        <w:t xml:space="preserve"> )</w:t>
      </w:r>
    </w:p>
    <w:p w14:paraId="2F0ED0BF" w14:textId="77777777" w:rsidR="00A971B5" w:rsidRDefault="00F75C53">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Zucchini paneer waffles: </w:t>
      </w:r>
      <w:hyperlink r:id="rId631">
        <w:r>
          <w:rPr>
            <w:rFonts w:ascii="Cambria" w:eastAsia="Cambria" w:hAnsi="Cambria" w:cs="Cambria"/>
            <w:color w:val="0563C1"/>
            <w:sz w:val="24"/>
            <w:szCs w:val="24"/>
            <w:u w:val="single"/>
          </w:rPr>
          <w:t>https://www.instagram.com/reel/C0MinQ8uSTf/?utm_source=ig_web_button_share_sheet</w:t>
        </w:r>
      </w:hyperlink>
      <w:r>
        <w:rPr>
          <w:rFonts w:ascii="Cambria" w:eastAsia="Cambria" w:hAnsi="Cambria" w:cs="Cambria"/>
          <w:color w:val="000000"/>
          <w:sz w:val="24"/>
          <w:szCs w:val="24"/>
        </w:rPr>
        <w:t xml:space="preserve"> </w:t>
      </w:r>
    </w:p>
    <w:p w14:paraId="42487ABB" w14:textId="55247F25" w:rsidR="006341B4" w:rsidRDefault="006341B4">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Chana dal waffles: </w:t>
      </w:r>
      <w:hyperlink r:id="rId632" w:history="1">
        <w:r w:rsidRPr="00DF35EC">
          <w:rPr>
            <w:rStyle w:val="Hyperlink"/>
            <w:rFonts w:ascii="Cambria" w:eastAsia="Cambria" w:hAnsi="Cambria" w:cs="Cambria"/>
            <w:sz w:val="24"/>
            <w:szCs w:val="24"/>
          </w:rPr>
          <w:t>https://www.instagram.com/reel/C3Fu3kkrKMA/?utm_source=ig_web_copy_link</w:t>
        </w:r>
      </w:hyperlink>
      <w:r>
        <w:rPr>
          <w:rFonts w:ascii="Cambria" w:eastAsia="Cambria" w:hAnsi="Cambria" w:cs="Cambria"/>
          <w:color w:val="000000"/>
          <w:sz w:val="24"/>
          <w:szCs w:val="24"/>
        </w:rPr>
        <w:t xml:space="preserve"> </w:t>
      </w:r>
    </w:p>
    <w:p w14:paraId="471D04CF" w14:textId="4EEB5F66" w:rsidR="00A2270D" w:rsidRDefault="00A2270D">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No bread sandwich: </w:t>
      </w:r>
      <w:hyperlink r:id="rId633" w:history="1">
        <w:r w:rsidRPr="001E7EAD">
          <w:rPr>
            <w:rStyle w:val="Hyperlink"/>
            <w:rFonts w:ascii="Cambria" w:eastAsia="Cambria" w:hAnsi="Cambria" w:cs="Cambria"/>
            <w:sz w:val="24"/>
            <w:szCs w:val="24"/>
          </w:rPr>
          <w:t>https://www.instagram.com/reel/C6WAB43ihXc/?igsh=bmo2NHRvaXgxbnU2</w:t>
        </w:r>
      </w:hyperlink>
    </w:p>
    <w:p w14:paraId="4AD57BF3" w14:textId="7B00F955" w:rsidR="00A2270D" w:rsidRPr="000C789F" w:rsidRDefault="00A2270D">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Rava dhokla sandwich: </w:t>
      </w:r>
      <w:hyperlink r:id="rId634" w:history="1">
        <w:r>
          <w:rPr>
            <w:rFonts w:ascii="Cambria" w:eastAsia="Cambria" w:hAnsi="Cambria" w:cs="Cambria"/>
            <w:color w:val="0563C1"/>
            <w:sz w:val="24"/>
            <w:szCs w:val="24"/>
            <w:u w:val="single"/>
          </w:rPr>
          <w:t>https://youtube.com/shorts/h9ni-o5ckIk?si=2EUgw84c30hcJVSW</w:t>
        </w:r>
      </w:hyperlink>
    </w:p>
    <w:p w14:paraId="643D2528" w14:textId="0436878E" w:rsidR="000C789F" w:rsidRDefault="000C789F">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sidRPr="000C789F">
        <w:rPr>
          <w:rFonts w:ascii="Cambria" w:eastAsia="Cambria" w:hAnsi="Cambria" w:cs="Cambria"/>
          <w:color w:val="000000"/>
          <w:sz w:val="24"/>
          <w:szCs w:val="24"/>
        </w:rPr>
        <w:t>No bread sprouts paneer sandwich:</w:t>
      </w:r>
      <w:r>
        <w:rPr>
          <w:rFonts w:ascii="Cambria" w:eastAsia="Cambria" w:hAnsi="Cambria" w:cs="Cambria"/>
          <w:color w:val="000000"/>
          <w:sz w:val="24"/>
          <w:szCs w:val="24"/>
        </w:rPr>
        <w:t xml:space="preserve"> </w:t>
      </w:r>
      <w:hyperlink r:id="rId635" w:history="1">
        <w:r w:rsidRPr="004B653E">
          <w:rPr>
            <w:rStyle w:val="Hyperlink"/>
            <w:rFonts w:ascii="Cambria" w:eastAsia="Cambria" w:hAnsi="Cambria" w:cs="Cambria"/>
            <w:sz w:val="24"/>
            <w:szCs w:val="24"/>
          </w:rPr>
          <w:t>https://www.instagram.com/reel/C9Pj7y2o31-/?utm_source=ig_web_copy_link&amp;igsh=MzRlODBiNWFlZA==</w:t>
        </w:r>
      </w:hyperlink>
      <w:r>
        <w:rPr>
          <w:rFonts w:ascii="Cambria" w:eastAsia="Cambria" w:hAnsi="Cambria" w:cs="Cambria"/>
          <w:color w:val="000000"/>
          <w:sz w:val="24"/>
          <w:szCs w:val="24"/>
        </w:rPr>
        <w:t xml:space="preserve"> </w:t>
      </w:r>
    </w:p>
    <w:p w14:paraId="4A30107A" w14:textId="70E95845" w:rsidR="000C789F" w:rsidRDefault="003E4EF6">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Avocado paneer toast: </w:t>
      </w:r>
      <w:hyperlink r:id="rId636" w:history="1">
        <w:r w:rsidRPr="00AC67D7">
          <w:rPr>
            <w:rStyle w:val="Hyperlink"/>
            <w:rFonts w:ascii="Cambria" w:eastAsia="Cambria" w:hAnsi="Cambria" w:cs="Cambria"/>
            <w:sz w:val="24"/>
            <w:szCs w:val="24"/>
          </w:rPr>
          <w:t>https://youtu.be/b3eLbdN2V20?si=gJ_ckbIt2lxJJ9Ad</w:t>
        </w:r>
      </w:hyperlink>
      <w:r>
        <w:rPr>
          <w:rFonts w:ascii="Cambria" w:eastAsia="Cambria" w:hAnsi="Cambria" w:cs="Cambria"/>
          <w:color w:val="000000"/>
          <w:sz w:val="24"/>
          <w:szCs w:val="24"/>
        </w:rPr>
        <w:t xml:space="preserve"> </w:t>
      </w:r>
    </w:p>
    <w:p w14:paraId="0589A1D5" w14:textId="1CF781E7" w:rsidR="002123E9" w:rsidRDefault="002123E9">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Hummus paneer sandwich: </w:t>
      </w:r>
      <w:hyperlink r:id="rId637" w:history="1">
        <w:r w:rsidRPr="00961723">
          <w:rPr>
            <w:rStyle w:val="Hyperlink"/>
            <w:rFonts w:ascii="Cambria" w:eastAsia="Cambria" w:hAnsi="Cambria" w:cs="Cambria"/>
            <w:sz w:val="24"/>
            <w:szCs w:val="24"/>
          </w:rPr>
          <w:t>https://youtube.com/shorts/KuAbpeo-7CE?si=k38krFQmOrzGsWaW</w:t>
        </w:r>
      </w:hyperlink>
      <w:r>
        <w:rPr>
          <w:rFonts w:ascii="Cambria" w:eastAsia="Cambria" w:hAnsi="Cambria" w:cs="Cambria"/>
          <w:color w:val="000000"/>
          <w:sz w:val="24"/>
          <w:szCs w:val="24"/>
        </w:rPr>
        <w:t xml:space="preserve"> </w:t>
      </w:r>
    </w:p>
    <w:p w14:paraId="4303D0E7" w14:textId="5F70025D" w:rsidR="00B03767" w:rsidRPr="00E83035" w:rsidRDefault="00B03767">
      <w:pPr>
        <w:numPr>
          <w:ilvl w:val="0"/>
          <w:numId w:val="4"/>
        </w:numPr>
        <w:pBdr>
          <w:top w:val="nil"/>
          <w:left w:val="nil"/>
          <w:bottom w:val="nil"/>
          <w:right w:val="nil"/>
          <w:between w:val="nil"/>
        </w:pBdr>
        <w:ind w:left="-426" w:hanging="359"/>
        <w:rPr>
          <w:rStyle w:val="Hyperlink"/>
          <w:rFonts w:ascii="Cambria" w:eastAsia="Cambria" w:hAnsi="Cambria" w:cs="Cambria"/>
          <w:color w:val="000000"/>
          <w:sz w:val="24"/>
          <w:szCs w:val="24"/>
          <w:u w:val="none"/>
        </w:rPr>
      </w:pPr>
      <w:r>
        <w:rPr>
          <w:rFonts w:ascii="Cambria" w:eastAsia="Cambria" w:hAnsi="Cambria" w:cs="Cambria"/>
          <w:color w:val="000000"/>
          <w:sz w:val="24"/>
          <w:szCs w:val="24"/>
        </w:rPr>
        <w:lastRenderedPageBreak/>
        <w:t xml:space="preserve">Yoghurt sandwich: </w:t>
      </w:r>
      <w:hyperlink r:id="rId638" w:history="1">
        <w:r w:rsidR="007C2C68" w:rsidRPr="00CF3144">
          <w:rPr>
            <w:rStyle w:val="Hyperlink"/>
            <w:rFonts w:ascii="Cambria" w:eastAsia="Cambria" w:hAnsi="Cambria" w:cs="Cambria"/>
            <w:sz w:val="24"/>
            <w:szCs w:val="24"/>
          </w:rPr>
          <w:t>https://youtube.com/shorts/SVsfaY4_2Nk?si=M4cvHzQHMPQZvO7F</w:t>
        </w:r>
      </w:hyperlink>
      <w:r w:rsidR="007C2C68">
        <w:rPr>
          <w:rFonts w:ascii="Cambria" w:eastAsia="Cambria" w:hAnsi="Cambria" w:cs="Cambria"/>
          <w:color w:val="000000"/>
          <w:sz w:val="24"/>
          <w:szCs w:val="24"/>
        </w:rPr>
        <w:t xml:space="preserve"> </w:t>
      </w:r>
      <w:r w:rsidR="007E3D4D">
        <w:rPr>
          <w:rFonts w:ascii="Cambria" w:eastAsia="Cambria" w:hAnsi="Cambria" w:cs="Cambria"/>
          <w:color w:val="000000"/>
          <w:sz w:val="24"/>
          <w:szCs w:val="24"/>
        </w:rPr>
        <w:t xml:space="preserve">/ </w:t>
      </w:r>
      <w:hyperlink r:id="rId639" w:history="1">
        <w:r w:rsidR="007E3D4D" w:rsidRPr="00AC6098">
          <w:rPr>
            <w:rStyle w:val="Hyperlink"/>
            <w:rFonts w:ascii="Cambria" w:eastAsia="Cambria" w:hAnsi="Cambria" w:cs="Cambria"/>
            <w:sz w:val="24"/>
            <w:szCs w:val="24"/>
          </w:rPr>
          <w:t>https://youtube.com/shorts/IxswwUZxSbE?si=ewjfEw5WF4j2_B4J</w:t>
        </w:r>
      </w:hyperlink>
      <w:r w:rsidR="007E3D4D">
        <w:rPr>
          <w:rFonts w:ascii="Cambria" w:eastAsia="Cambria" w:hAnsi="Cambria" w:cs="Cambria"/>
          <w:color w:val="000000"/>
          <w:sz w:val="24"/>
          <w:szCs w:val="24"/>
        </w:rPr>
        <w:t xml:space="preserve"> </w:t>
      </w:r>
    </w:p>
    <w:p w14:paraId="3386E7A1" w14:textId="71803B7A" w:rsidR="00E83035" w:rsidRDefault="00E83035">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No bread sprouted moong sandwich: </w:t>
      </w:r>
      <w:hyperlink r:id="rId640" w:history="1">
        <w:r w:rsidRPr="00E62F72">
          <w:rPr>
            <w:rStyle w:val="Hyperlink"/>
            <w:rFonts w:ascii="Cambria" w:eastAsia="Cambria" w:hAnsi="Cambria" w:cs="Cambria"/>
            <w:sz w:val="24"/>
            <w:szCs w:val="24"/>
          </w:rPr>
          <w:t>https://www.instagram.com/reel/C9U7uKryWp_/?utm_source=ig_web_copy_link</w:t>
        </w:r>
      </w:hyperlink>
      <w:r>
        <w:rPr>
          <w:rFonts w:ascii="Cambria" w:eastAsia="Cambria" w:hAnsi="Cambria" w:cs="Cambria"/>
          <w:color w:val="000000"/>
          <w:sz w:val="24"/>
          <w:szCs w:val="24"/>
        </w:rPr>
        <w:t xml:space="preserve"> </w:t>
      </w:r>
    </w:p>
    <w:p w14:paraId="43631A3B" w14:textId="2C791AE3" w:rsidR="00EA58E4" w:rsidRDefault="00EA58E4">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Avocado tofu toast: </w:t>
      </w:r>
      <w:hyperlink r:id="rId641" w:history="1">
        <w:r w:rsidRPr="00974949">
          <w:rPr>
            <w:rStyle w:val="Hyperlink"/>
            <w:rFonts w:ascii="Cambria" w:eastAsia="Cambria" w:hAnsi="Cambria" w:cs="Cambria"/>
            <w:sz w:val="24"/>
            <w:szCs w:val="24"/>
          </w:rPr>
          <w:t>https://youtu.be/3LaQ478oBFM?si=tj3MGyZSljiQMhpT</w:t>
        </w:r>
      </w:hyperlink>
      <w:r>
        <w:rPr>
          <w:rFonts w:ascii="Cambria" w:eastAsia="Cambria" w:hAnsi="Cambria" w:cs="Cambria"/>
          <w:color w:val="000000"/>
          <w:sz w:val="24"/>
          <w:szCs w:val="24"/>
        </w:rPr>
        <w:t xml:space="preserve"> </w:t>
      </w:r>
    </w:p>
    <w:p w14:paraId="62D9B2AC" w14:textId="09BE4699" w:rsidR="00B50F86" w:rsidRDefault="00B50F86">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Quinoa paneer sandwich: </w:t>
      </w:r>
      <w:hyperlink r:id="rId642" w:history="1">
        <w:r w:rsidRPr="000F71E7">
          <w:rPr>
            <w:rStyle w:val="Hyperlink"/>
            <w:rFonts w:ascii="Cambria" w:eastAsia="Cambria" w:hAnsi="Cambria" w:cs="Cambria"/>
            <w:sz w:val="24"/>
            <w:szCs w:val="24"/>
          </w:rPr>
          <w:t>https://www.instagram.com/reel/DDoQw8XSw8c/?igsh=MWtkb2p2cXRqOHg1</w:t>
        </w:r>
      </w:hyperlink>
      <w:r>
        <w:rPr>
          <w:rFonts w:ascii="Cambria" w:eastAsia="Cambria" w:hAnsi="Cambria" w:cs="Cambria"/>
          <w:color w:val="000000"/>
          <w:sz w:val="24"/>
          <w:szCs w:val="24"/>
        </w:rPr>
        <w:t xml:space="preserve"> </w:t>
      </w:r>
    </w:p>
    <w:p w14:paraId="31D47036" w14:textId="39E5658E" w:rsidR="001C506A" w:rsidRDefault="001C506A">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Khakhra hummus toast: </w:t>
      </w:r>
      <w:hyperlink r:id="rId643" w:history="1">
        <w:r w:rsidRPr="001D1FF6">
          <w:rPr>
            <w:rStyle w:val="Hyperlink"/>
            <w:rFonts w:ascii="Cambria" w:eastAsia="Cambria" w:hAnsi="Cambria" w:cs="Cambria"/>
            <w:sz w:val="24"/>
            <w:szCs w:val="24"/>
          </w:rPr>
          <w:t>https://youtube.com/shorts/zD5hFAu_yBc?si=0IEeXHvgyLvKxGCh</w:t>
        </w:r>
      </w:hyperlink>
      <w:r>
        <w:rPr>
          <w:rFonts w:ascii="Cambria" w:eastAsia="Cambria" w:hAnsi="Cambria" w:cs="Cambria"/>
          <w:color w:val="000000"/>
          <w:sz w:val="24"/>
          <w:szCs w:val="24"/>
        </w:rPr>
        <w:t xml:space="preserve"> </w:t>
      </w:r>
    </w:p>
    <w:p w14:paraId="1F015990" w14:textId="11715549" w:rsidR="006038F7" w:rsidRDefault="00006F05">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Creamy cucumber cold sandwich: </w:t>
      </w:r>
      <w:hyperlink r:id="rId644" w:history="1">
        <w:r w:rsidRPr="005F341A">
          <w:rPr>
            <w:rStyle w:val="Hyperlink"/>
            <w:rFonts w:ascii="Cambria" w:eastAsia="Cambria" w:hAnsi="Cambria" w:cs="Cambria"/>
            <w:sz w:val="24"/>
            <w:szCs w:val="24"/>
          </w:rPr>
          <w:t>https://www.instagram.com/reel/DH2xNUrI7DI/?igsh=MWI4cDY4d3RjMXNjMQ==</w:t>
        </w:r>
      </w:hyperlink>
      <w:r>
        <w:rPr>
          <w:rFonts w:ascii="Cambria" w:eastAsia="Cambria" w:hAnsi="Cambria" w:cs="Cambria"/>
          <w:color w:val="000000"/>
          <w:sz w:val="24"/>
          <w:szCs w:val="24"/>
        </w:rPr>
        <w:t xml:space="preserve"> </w:t>
      </w:r>
    </w:p>
    <w:p w14:paraId="40D4387C" w14:textId="4DC10732" w:rsidR="00006F05" w:rsidRDefault="00DE0222">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Italian yoghurt sandwich: </w:t>
      </w:r>
      <w:hyperlink r:id="rId645" w:history="1">
        <w:r w:rsidRPr="004E726D">
          <w:rPr>
            <w:rStyle w:val="Hyperlink"/>
            <w:rFonts w:ascii="Cambria" w:eastAsia="Cambria" w:hAnsi="Cambria" w:cs="Cambria"/>
            <w:sz w:val="24"/>
            <w:szCs w:val="24"/>
          </w:rPr>
          <w:t>https://www.instagram.com/reel/DHDOgT6yRJf/?utm_source=ig_web_copy_link</w:t>
        </w:r>
      </w:hyperlink>
    </w:p>
    <w:p w14:paraId="374D5AE8" w14:textId="430BB866" w:rsidR="00DE0222" w:rsidRDefault="002E6699">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Dahi tadka paneer sandwich: </w:t>
      </w:r>
      <w:hyperlink r:id="rId646" w:history="1">
        <w:r w:rsidRPr="00F045ED">
          <w:rPr>
            <w:rStyle w:val="Hyperlink"/>
            <w:rFonts w:ascii="Cambria" w:eastAsia="Cambria" w:hAnsi="Cambria" w:cs="Cambria"/>
            <w:sz w:val="24"/>
            <w:szCs w:val="24"/>
          </w:rPr>
          <w:t>https://www.instagram.com/reel/DJZBiegTCm4/?igsh=eWhtNDQ3ZmpmY3N0</w:t>
        </w:r>
      </w:hyperlink>
      <w:r>
        <w:rPr>
          <w:rFonts w:ascii="Cambria" w:eastAsia="Cambria" w:hAnsi="Cambria" w:cs="Cambria"/>
          <w:color w:val="000000"/>
          <w:sz w:val="24"/>
          <w:szCs w:val="24"/>
        </w:rPr>
        <w:t xml:space="preserve"> </w:t>
      </w:r>
    </w:p>
    <w:p w14:paraId="7721D137" w14:textId="53D5B451" w:rsidR="007F28A1" w:rsidRDefault="007F28A1">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No bread protein sandwich: </w:t>
      </w:r>
      <w:hyperlink r:id="rId647" w:history="1">
        <w:r w:rsidRPr="002D312E">
          <w:rPr>
            <w:rStyle w:val="Hyperlink"/>
            <w:rFonts w:ascii="Cambria" w:eastAsia="Cambria" w:hAnsi="Cambria" w:cs="Cambria"/>
            <w:sz w:val="24"/>
            <w:szCs w:val="24"/>
          </w:rPr>
          <w:t>https://www.instagram.com/reel/DKwIkCWyOdD/?igsh=MXJtaHZvbXZrcDQxeg==</w:t>
        </w:r>
      </w:hyperlink>
      <w:r>
        <w:rPr>
          <w:rFonts w:ascii="Cambria" w:eastAsia="Cambria" w:hAnsi="Cambria" w:cs="Cambria"/>
          <w:color w:val="000000"/>
          <w:sz w:val="24"/>
          <w:szCs w:val="24"/>
        </w:rPr>
        <w:t xml:space="preserve"> </w:t>
      </w:r>
    </w:p>
    <w:p w14:paraId="06BFC382" w14:textId="25FA619E" w:rsidR="007F28A1" w:rsidRDefault="002D6A2A">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Spinach egg sandwich: </w:t>
      </w:r>
      <w:hyperlink r:id="rId648" w:history="1">
        <w:r w:rsidRPr="00BA687B">
          <w:rPr>
            <w:rStyle w:val="Hyperlink"/>
            <w:rFonts w:ascii="Cambria" w:eastAsia="Cambria" w:hAnsi="Cambria" w:cs="Cambria"/>
            <w:sz w:val="24"/>
            <w:szCs w:val="24"/>
          </w:rPr>
          <w:t>https://youtube.com/shorts/sVUMDD9uL0o?si=0RbkpaDponvadEkg</w:t>
        </w:r>
      </w:hyperlink>
    </w:p>
    <w:p w14:paraId="4DAE8F4D" w14:textId="55EE956F" w:rsidR="002D6A2A" w:rsidRDefault="00E65A8D">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Edamame hummus toasts: </w:t>
      </w:r>
      <w:hyperlink r:id="rId649" w:history="1">
        <w:r w:rsidRPr="00E6010F">
          <w:rPr>
            <w:rStyle w:val="Hyperlink"/>
            <w:rFonts w:ascii="Cambria" w:eastAsia="Cambria" w:hAnsi="Cambria" w:cs="Cambria"/>
            <w:sz w:val="24"/>
            <w:szCs w:val="24"/>
          </w:rPr>
          <w:t>https://www.instagram.com/reel/DTpyY0tiLHN/?utm_source=ig_web_copy_link&amp;igsh=NTc4MTIwNjQ2YQ==</w:t>
        </w:r>
      </w:hyperlink>
    </w:p>
    <w:p w14:paraId="6A355ABC" w14:textId="0C3753A9" w:rsidR="00E65A8D" w:rsidRDefault="00A61579">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Broccoli bread sandwich</w:t>
      </w:r>
      <w:r w:rsidR="00A76584">
        <w:rPr>
          <w:rFonts w:ascii="Cambria" w:eastAsia="Cambria" w:hAnsi="Cambria" w:cs="Cambria"/>
          <w:color w:val="000000"/>
          <w:sz w:val="24"/>
          <w:szCs w:val="24"/>
        </w:rPr>
        <w:t xml:space="preserve"> </w:t>
      </w:r>
      <w:r w:rsidR="00A76584" w:rsidRPr="00A76584">
        <w:rPr>
          <w:rFonts w:ascii="Cambria" w:eastAsiaTheme="minorEastAsia" w:hAnsi="Cambria" w:cstheme="minorHAnsi"/>
          <w:bCs/>
          <w:color w:val="EE0000"/>
          <w:sz w:val="24"/>
          <w:szCs w:val="24"/>
        </w:rPr>
        <w:t>(has eggs)</w:t>
      </w:r>
      <w:r>
        <w:rPr>
          <w:rFonts w:ascii="Cambria" w:eastAsia="Cambria" w:hAnsi="Cambria" w:cs="Cambria"/>
          <w:color w:val="000000"/>
          <w:sz w:val="24"/>
          <w:szCs w:val="24"/>
        </w:rPr>
        <w:t xml:space="preserve">: </w:t>
      </w:r>
      <w:hyperlink r:id="rId650" w:history="1">
        <w:r w:rsidRPr="00787E20">
          <w:rPr>
            <w:rStyle w:val="Hyperlink"/>
            <w:rFonts w:ascii="Cambria" w:eastAsia="Cambria" w:hAnsi="Cambria" w:cs="Cambria"/>
            <w:sz w:val="24"/>
            <w:szCs w:val="24"/>
          </w:rPr>
          <w:t>https://www.instagram.com/reel/DUfFwngExB_/?utm_source=ig_web_copy_link</w:t>
        </w:r>
      </w:hyperlink>
      <w:r w:rsidR="00A76584">
        <w:t xml:space="preserve"> </w:t>
      </w:r>
    </w:p>
    <w:p w14:paraId="0319989E" w14:textId="713677C1" w:rsidR="00A61579" w:rsidRDefault="000334A6">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Vegetable pancake sandwich: </w:t>
      </w:r>
      <w:hyperlink r:id="rId651" w:history="1">
        <w:r w:rsidRPr="00976F11">
          <w:rPr>
            <w:rStyle w:val="Hyperlink"/>
            <w:rFonts w:ascii="Cambria" w:eastAsia="Cambria" w:hAnsi="Cambria" w:cs="Cambria"/>
            <w:sz w:val="24"/>
            <w:szCs w:val="24"/>
          </w:rPr>
          <w:t>https://www.instagram.com/reel/DWMDCJPjmHe/?utm_source=ig_web_copy_link&amp;igsh=MzRlODBiNWFlZA==</w:t>
        </w:r>
      </w:hyperlink>
    </w:p>
    <w:p w14:paraId="00981527" w14:textId="0301960B" w:rsidR="000334A6" w:rsidRDefault="00380271">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Avocado mango toast: </w:t>
      </w:r>
      <w:hyperlink r:id="rId652" w:history="1">
        <w:r w:rsidRPr="00C24F94">
          <w:rPr>
            <w:rStyle w:val="Hyperlink"/>
            <w:rFonts w:ascii="Cambria" w:eastAsia="Cambria" w:hAnsi="Cambria" w:cs="Cambria"/>
            <w:sz w:val="24"/>
            <w:szCs w:val="24"/>
          </w:rPr>
          <w:t>https://www.instagram.com/reel/DXCVKGEguY5/?utm_source=ig_web_copy_link</w:t>
        </w:r>
      </w:hyperlink>
    </w:p>
    <w:p w14:paraId="75AB5750" w14:textId="0700D44D" w:rsidR="00380271" w:rsidRDefault="003617B3">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Paneer open toasts: </w:t>
      </w:r>
      <w:hyperlink r:id="rId653" w:history="1">
        <w:r w:rsidRPr="007633A7">
          <w:rPr>
            <w:rStyle w:val="Hyperlink"/>
            <w:rFonts w:ascii="Cambria" w:eastAsia="Cambria" w:hAnsi="Cambria" w:cs="Cambria"/>
            <w:sz w:val="24"/>
            <w:szCs w:val="24"/>
          </w:rPr>
          <w:t>https://youtube.com/shorts/mNWF1rjkRKg?si=HcqCH6kenpF6SPm-</w:t>
        </w:r>
      </w:hyperlink>
    </w:p>
    <w:p w14:paraId="01AF0912" w14:textId="77777777" w:rsidR="003617B3" w:rsidRPr="000C789F" w:rsidRDefault="003617B3">
      <w:pPr>
        <w:numPr>
          <w:ilvl w:val="0"/>
          <w:numId w:val="4"/>
        </w:numPr>
        <w:pBdr>
          <w:top w:val="nil"/>
          <w:left w:val="nil"/>
          <w:bottom w:val="nil"/>
          <w:right w:val="nil"/>
          <w:between w:val="nil"/>
        </w:pBdr>
        <w:ind w:left="-426" w:hanging="359"/>
        <w:rPr>
          <w:rFonts w:ascii="Cambria" w:eastAsia="Cambria" w:hAnsi="Cambria" w:cs="Cambria"/>
          <w:color w:val="000000"/>
          <w:sz w:val="24"/>
          <w:szCs w:val="24"/>
        </w:rPr>
      </w:pPr>
    </w:p>
    <w:p w14:paraId="666B0255" w14:textId="77777777" w:rsidR="00A971B5" w:rsidRDefault="00F75C53">
      <w:pPr>
        <w:ind w:left="-426"/>
        <w:rPr>
          <w:rFonts w:ascii="Cambria" w:eastAsia="Cambria" w:hAnsi="Cambria" w:cs="Cambria"/>
          <w:b/>
          <w:color w:val="FF0000"/>
          <w:sz w:val="24"/>
          <w:szCs w:val="24"/>
          <w:u w:val="single"/>
        </w:rPr>
      </w:pPr>
      <w:r>
        <w:rPr>
          <w:rFonts w:ascii="Cambria" w:eastAsia="Cambria" w:hAnsi="Cambria" w:cs="Cambria"/>
          <w:b/>
          <w:color w:val="FF0000"/>
          <w:sz w:val="24"/>
          <w:szCs w:val="24"/>
          <w:u w:val="single"/>
        </w:rPr>
        <w:t>NON-VEG:</w:t>
      </w:r>
    </w:p>
    <w:p w14:paraId="324553A4" w14:textId="760AEFA7" w:rsidR="00A971B5" w:rsidRDefault="00F75C53">
      <w:pPr>
        <w:numPr>
          <w:ilvl w:val="0"/>
          <w:numId w:val="10"/>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CHICKEN SANDWICH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654">
        <w:r>
          <w:rPr>
            <w:rFonts w:ascii="Cambria" w:eastAsia="Cambria" w:hAnsi="Cambria" w:cs="Cambria"/>
            <w:color w:val="0563C1"/>
            <w:sz w:val="24"/>
            <w:szCs w:val="24"/>
            <w:u w:val="single"/>
          </w:rPr>
          <w:t>https://www.youtube.com/watch?v=oS84GXq-FAk</w:t>
        </w:r>
      </w:hyperlink>
      <w:r w:rsidR="00C51271">
        <w:t xml:space="preserve"> / </w:t>
      </w:r>
      <w:hyperlink r:id="rId655" w:history="1">
        <w:r w:rsidR="00C51271" w:rsidRPr="00AC6098">
          <w:rPr>
            <w:rStyle w:val="Hyperlink"/>
          </w:rPr>
          <w:t>https://youtube.com/shorts/NbqDJvPbats?si=14UmINMjdp6INxgd</w:t>
        </w:r>
      </w:hyperlink>
      <w:r w:rsidR="00C51271">
        <w:t xml:space="preserve"> </w:t>
      </w:r>
    </w:p>
    <w:p w14:paraId="28A68F79" w14:textId="2F18BE40" w:rsidR="00A971B5" w:rsidRDefault="00F75C53">
      <w:pPr>
        <w:numPr>
          <w:ilvl w:val="0"/>
          <w:numId w:val="10"/>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EGG SANDWICH (RECIPE</w:t>
      </w:r>
      <w:r w:rsidR="009A6AF7">
        <w:rPr>
          <w:rFonts w:ascii="Cambria" w:eastAsia="Cambria" w:hAnsi="Cambria" w:cs="Cambria"/>
          <w:color w:val="000000"/>
          <w:sz w:val="24"/>
          <w:szCs w:val="24"/>
        </w:rPr>
        <w:t xml:space="preserve">: </w:t>
      </w:r>
      <w:hyperlink r:id="rId656" w:history="1">
        <w:r w:rsidR="009A6AF7" w:rsidRPr="00141938">
          <w:rPr>
            <w:rStyle w:val="Hyperlink"/>
            <w:rFonts w:ascii="Cambria" w:eastAsia="Cambria" w:hAnsi="Cambria" w:cs="Cambria"/>
            <w:sz w:val="24"/>
            <w:szCs w:val="24"/>
          </w:rPr>
          <w:t>https://youtube.com/shorts/PUf2lPujfSE?si=Kup5LsYggMefbVJj</w:t>
        </w:r>
      </w:hyperlink>
      <w:r w:rsidR="009A6AF7">
        <w:rPr>
          <w:rFonts w:ascii="Cambria" w:eastAsia="Cambria" w:hAnsi="Cambria" w:cs="Cambria"/>
          <w:color w:val="000000"/>
          <w:sz w:val="24"/>
          <w:szCs w:val="24"/>
        </w:rPr>
        <w:t xml:space="preserve"> )</w:t>
      </w:r>
    </w:p>
    <w:p w14:paraId="18DAE715" w14:textId="77777777" w:rsidR="00A971B5" w:rsidRDefault="00F75C53">
      <w:pPr>
        <w:numPr>
          <w:ilvl w:val="0"/>
          <w:numId w:val="10"/>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EGG TOAST (RECIPE</w:t>
      </w:r>
      <w:r>
        <w:rPr>
          <w:rFonts w:ascii="Cambria" w:eastAsia="Cambria" w:hAnsi="Cambria" w:cs="Cambria"/>
          <w:color w:val="0563C1"/>
          <w:sz w:val="24"/>
          <w:szCs w:val="24"/>
          <w:u w:val="single"/>
        </w:rPr>
        <w:t xml:space="preserve">- </w:t>
      </w:r>
      <w:hyperlink r:id="rId657">
        <w:r>
          <w:rPr>
            <w:rFonts w:ascii="Cambria" w:eastAsia="Cambria" w:hAnsi="Cambria" w:cs="Cambria"/>
            <w:color w:val="0563C1"/>
            <w:sz w:val="24"/>
            <w:szCs w:val="24"/>
            <w:u w:val="single"/>
          </w:rPr>
          <w:t>https://www.youtube.com/watch?v=X_SC3xoSZ4Q&amp;t=8s</w:t>
        </w:r>
      </w:hyperlink>
      <w:r>
        <w:rPr>
          <w:rFonts w:ascii="Cambria" w:eastAsia="Cambria" w:hAnsi="Cambria" w:cs="Cambria"/>
          <w:color w:val="0563C1"/>
          <w:sz w:val="24"/>
          <w:szCs w:val="24"/>
          <w:u w:val="single"/>
        </w:rPr>
        <w:t xml:space="preserve"> )</w:t>
      </w:r>
    </w:p>
    <w:p w14:paraId="20DFC71B" w14:textId="77777777" w:rsidR="00A971B5" w:rsidRDefault="00F75C53">
      <w:pPr>
        <w:numPr>
          <w:ilvl w:val="0"/>
          <w:numId w:val="10"/>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AVOCADO EGG TOAST (RECIPE</w:t>
      </w:r>
      <w:r>
        <w:rPr>
          <w:rFonts w:ascii="Cambria" w:eastAsia="Cambria" w:hAnsi="Cambria" w:cs="Cambria"/>
          <w:color w:val="0563C1"/>
          <w:sz w:val="24"/>
          <w:szCs w:val="24"/>
          <w:u w:val="single"/>
        </w:rPr>
        <w:t xml:space="preserve">- </w:t>
      </w:r>
      <w:hyperlink r:id="rId658">
        <w:r>
          <w:rPr>
            <w:rFonts w:ascii="Cambria" w:eastAsia="Cambria" w:hAnsi="Cambria" w:cs="Cambria"/>
            <w:color w:val="0563C1"/>
            <w:sz w:val="24"/>
            <w:szCs w:val="24"/>
            <w:u w:val="single"/>
          </w:rPr>
          <w:t>https://www.youtube.com/watch?v=iCC048JhvYA</w:t>
        </w:r>
      </w:hyperlink>
      <w:r>
        <w:rPr>
          <w:rFonts w:ascii="Cambria" w:eastAsia="Cambria" w:hAnsi="Cambria" w:cs="Cambria"/>
          <w:color w:val="0563C1"/>
          <w:sz w:val="24"/>
          <w:szCs w:val="24"/>
          <w:u w:val="single"/>
        </w:rPr>
        <w:t xml:space="preserve"> ) </w:t>
      </w:r>
    </w:p>
    <w:p w14:paraId="43E60C4F" w14:textId="77777777" w:rsidR="00A971B5" w:rsidRPr="00A30E01" w:rsidRDefault="00F75C53">
      <w:pPr>
        <w:numPr>
          <w:ilvl w:val="0"/>
          <w:numId w:val="10"/>
        </w:numPr>
        <w:pBdr>
          <w:top w:val="nil"/>
          <w:left w:val="nil"/>
          <w:bottom w:val="nil"/>
          <w:right w:val="nil"/>
          <w:between w:val="nil"/>
        </w:pBdr>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lastRenderedPageBreak/>
        <w:t xml:space="preserve">MUSHROOM EGG TOAST (RECIPE- </w:t>
      </w:r>
      <w:hyperlink r:id="rId659">
        <w:r>
          <w:rPr>
            <w:rFonts w:ascii="Cambria" w:eastAsia="Cambria" w:hAnsi="Cambria" w:cs="Cambria"/>
            <w:color w:val="0563C1"/>
            <w:sz w:val="24"/>
            <w:szCs w:val="24"/>
            <w:u w:val="single"/>
          </w:rPr>
          <w:t>https://youtube.com/shorts/4zhAcbawNcs?si=SYJcS8wt7TLEs1ft</w:t>
        </w:r>
      </w:hyperlink>
      <w:r>
        <w:rPr>
          <w:rFonts w:ascii="Cambria" w:eastAsia="Cambria" w:hAnsi="Cambria" w:cs="Cambria"/>
          <w:color w:val="000000"/>
          <w:sz w:val="24"/>
          <w:szCs w:val="24"/>
        </w:rPr>
        <w:t xml:space="preserve"> )</w:t>
      </w:r>
    </w:p>
    <w:p w14:paraId="5FC3C446" w14:textId="4ADC0B4F" w:rsidR="00A30E01" w:rsidRPr="00CE5A27" w:rsidRDefault="00A30E01">
      <w:pPr>
        <w:numPr>
          <w:ilvl w:val="0"/>
          <w:numId w:val="10"/>
        </w:numPr>
        <w:pBdr>
          <w:top w:val="nil"/>
          <w:left w:val="nil"/>
          <w:bottom w:val="nil"/>
          <w:right w:val="nil"/>
          <w:between w:val="nil"/>
        </w:pBdr>
        <w:ind w:left="-426" w:hanging="359"/>
        <w:rPr>
          <w:rFonts w:ascii="Cambria" w:eastAsia="Cambria" w:hAnsi="Cambria" w:cs="Cambria"/>
          <w:color w:val="0563C1"/>
          <w:sz w:val="24"/>
          <w:szCs w:val="24"/>
          <w:u w:val="single"/>
        </w:rPr>
      </w:pPr>
      <w:bookmarkStart w:id="98" w:name="_Hlk168484654"/>
      <w:r>
        <w:rPr>
          <w:rFonts w:ascii="Cambria" w:eastAsia="Cambria" w:hAnsi="Cambria" w:cs="Cambria"/>
          <w:color w:val="000000"/>
          <w:sz w:val="24"/>
          <w:szCs w:val="24"/>
        </w:rPr>
        <w:t xml:space="preserve">Eggs with spinach and mushroom: </w:t>
      </w:r>
      <w:hyperlink r:id="rId660" w:history="1">
        <w:r w:rsidRPr="008125D2">
          <w:rPr>
            <w:rStyle w:val="Hyperlink"/>
            <w:rFonts w:ascii="Cambria" w:eastAsia="Cambria" w:hAnsi="Cambria" w:cs="Cambria"/>
            <w:sz w:val="24"/>
            <w:szCs w:val="24"/>
          </w:rPr>
          <w:t>https://youtube.com/shorts/N8sRkSXdxuo?si=CNpxgAuhDpzGKDy5</w:t>
        </w:r>
      </w:hyperlink>
      <w:bookmarkEnd w:id="98"/>
      <w:r>
        <w:rPr>
          <w:rFonts w:ascii="Cambria" w:eastAsia="Cambria" w:hAnsi="Cambria" w:cs="Cambria"/>
          <w:color w:val="000000"/>
          <w:sz w:val="24"/>
          <w:szCs w:val="24"/>
        </w:rPr>
        <w:t xml:space="preserve"> </w:t>
      </w:r>
    </w:p>
    <w:p w14:paraId="172AAECE" w14:textId="704F0E33" w:rsidR="00CE5A27" w:rsidRPr="00181EB1" w:rsidRDefault="00CE5A27">
      <w:pPr>
        <w:numPr>
          <w:ilvl w:val="0"/>
          <w:numId w:val="10"/>
        </w:numPr>
        <w:pBdr>
          <w:top w:val="nil"/>
          <w:left w:val="nil"/>
          <w:bottom w:val="nil"/>
          <w:right w:val="nil"/>
          <w:between w:val="nil"/>
        </w:pBdr>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Broccoli eggs: </w:t>
      </w:r>
      <w:hyperlink r:id="rId661" w:history="1">
        <w:r w:rsidRPr="00F24A6A">
          <w:rPr>
            <w:rStyle w:val="Hyperlink"/>
            <w:rFonts w:ascii="Cambria" w:eastAsia="Cambria" w:hAnsi="Cambria" w:cs="Cambria"/>
            <w:sz w:val="24"/>
            <w:szCs w:val="24"/>
          </w:rPr>
          <w:t>https://youtube.com/shorts/ABiNDMBljLc?si=hOhVkKiL1BZfxcOy</w:t>
        </w:r>
      </w:hyperlink>
      <w:r>
        <w:rPr>
          <w:rFonts w:ascii="Cambria" w:eastAsia="Cambria" w:hAnsi="Cambria" w:cs="Cambria"/>
          <w:color w:val="000000"/>
          <w:sz w:val="24"/>
          <w:szCs w:val="24"/>
        </w:rPr>
        <w:t xml:space="preserve"> </w:t>
      </w:r>
    </w:p>
    <w:p w14:paraId="6854D383" w14:textId="50F93056" w:rsidR="00181EB1" w:rsidRPr="00181EB1" w:rsidRDefault="00181EB1">
      <w:pPr>
        <w:numPr>
          <w:ilvl w:val="0"/>
          <w:numId w:val="10"/>
        </w:numPr>
        <w:pBdr>
          <w:top w:val="nil"/>
          <w:left w:val="nil"/>
          <w:bottom w:val="nil"/>
          <w:right w:val="nil"/>
          <w:between w:val="nil"/>
        </w:pBdr>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Avocado egg sandwich: </w:t>
      </w:r>
      <w:hyperlink r:id="rId662" w:history="1">
        <w:r w:rsidRPr="00EE6A97">
          <w:rPr>
            <w:rStyle w:val="Hyperlink"/>
            <w:rFonts w:ascii="Cambria" w:eastAsia="Cambria" w:hAnsi="Cambria" w:cs="Cambria"/>
            <w:sz w:val="24"/>
            <w:szCs w:val="24"/>
          </w:rPr>
          <w:t>https://www.instagram.com/reel/DNxqnmH2mgY/?utm_source=ig_web_copy_link</w:t>
        </w:r>
      </w:hyperlink>
    </w:p>
    <w:p w14:paraId="07E29CD0" w14:textId="77777777" w:rsidR="00181EB1" w:rsidRDefault="00181EB1">
      <w:pPr>
        <w:numPr>
          <w:ilvl w:val="0"/>
          <w:numId w:val="10"/>
        </w:numPr>
        <w:pBdr>
          <w:top w:val="nil"/>
          <w:left w:val="nil"/>
          <w:bottom w:val="nil"/>
          <w:right w:val="nil"/>
          <w:between w:val="nil"/>
        </w:pBdr>
        <w:ind w:left="-426" w:hanging="359"/>
        <w:rPr>
          <w:rFonts w:ascii="Cambria" w:eastAsia="Cambria" w:hAnsi="Cambria" w:cs="Cambria"/>
          <w:color w:val="0563C1"/>
          <w:sz w:val="24"/>
          <w:szCs w:val="24"/>
          <w:u w:val="single"/>
        </w:rPr>
      </w:pPr>
    </w:p>
    <w:p w14:paraId="6B7300B2" w14:textId="77777777" w:rsidR="00A971B5" w:rsidRDefault="00A971B5">
      <w:pPr>
        <w:pBdr>
          <w:bottom w:val="single" w:sz="4" w:space="1" w:color="000000"/>
        </w:pBdr>
        <w:ind w:left="-426"/>
        <w:rPr>
          <w:rFonts w:ascii="Cambria" w:eastAsia="Cambria" w:hAnsi="Cambria" w:cs="Cambria"/>
          <w:color w:val="FF0000"/>
          <w:sz w:val="24"/>
          <w:szCs w:val="24"/>
          <w:u w:val="single"/>
        </w:rPr>
      </w:pPr>
    </w:p>
    <w:p w14:paraId="35EEB03D" w14:textId="77777777" w:rsidR="00A971B5" w:rsidRDefault="00F75C53">
      <w:pPr>
        <w:ind w:left="-426"/>
        <w:rPr>
          <w:rFonts w:ascii="Cambria" w:eastAsia="Cambria" w:hAnsi="Cambria" w:cs="Cambria"/>
          <w:b/>
          <w:color w:val="002060"/>
          <w:sz w:val="24"/>
          <w:szCs w:val="24"/>
          <w:u w:val="single"/>
        </w:rPr>
      </w:pPr>
      <w:r>
        <w:rPr>
          <w:rFonts w:ascii="Cambria" w:eastAsia="Cambria" w:hAnsi="Cambria" w:cs="Cambria"/>
          <w:b/>
          <w:color w:val="002060"/>
          <w:sz w:val="24"/>
          <w:szCs w:val="24"/>
          <w:u w:val="single"/>
        </w:rPr>
        <w:t>CUTLETS / TIKKA / ROLLS</w:t>
      </w:r>
    </w:p>
    <w:p w14:paraId="20EBEC81"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PANEER CUTLET (RECIPE</w:t>
      </w:r>
      <w:r>
        <w:rPr>
          <w:rFonts w:ascii="Cambria" w:eastAsia="Cambria" w:hAnsi="Cambria" w:cs="Cambria"/>
          <w:color w:val="0563C1"/>
          <w:sz w:val="24"/>
          <w:szCs w:val="24"/>
          <w:u w:val="single"/>
        </w:rPr>
        <w:t xml:space="preserve">- </w:t>
      </w:r>
      <w:hyperlink r:id="rId663">
        <w:r>
          <w:rPr>
            <w:rFonts w:ascii="Cambria" w:eastAsia="Cambria" w:hAnsi="Cambria" w:cs="Cambria"/>
            <w:color w:val="0563C1"/>
            <w:sz w:val="24"/>
            <w:szCs w:val="24"/>
            <w:u w:val="single"/>
          </w:rPr>
          <w:t>https://www.youtube.com/watch?v=1KZDuWGmeg8</w:t>
        </w:r>
      </w:hyperlink>
      <w:r>
        <w:rPr>
          <w:rFonts w:ascii="Cambria" w:eastAsia="Cambria" w:hAnsi="Cambria" w:cs="Cambria"/>
          <w:color w:val="0563C1"/>
          <w:sz w:val="24"/>
          <w:szCs w:val="24"/>
          <w:u w:val="single"/>
        </w:rPr>
        <w:t xml:space="preserve"> )</w:t>
      </w:r>
    </w:p>
    <w:p w14:paraId="15DCCA43"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BROCCOLI TIKKA (REIPE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664">
        <w:r>
          <w:rPr>
            <w:rFonts w:ascii="Cambria" w:eastAsia="Cambria" w:hAnsi="Cambria" w:cs="Cambria"/>
            <w:color w:val="0563C1"/>
            <w:sz w:val="24"/>
            <w:szCs w:val="24"/>
            <w:u w:val="single"/>
          </w:rPr>
          <w:t>https://youtu.be/cJx_z_ev3gY</w:t>
        </w:r>
      </w:hyperlink>
      <w:r>
        <w:rPr>
          <w:rFonts w:ascii="Cambria" w:eastAsia="Cambria" w:hAnsi="Cambria" w:cs="Cambria"/>
          <w:color w:val="0563C1"/>
          <w:sz w:val="24"/>
          <w:szCs w:val="24"/>
          <w:u w:val="single"/>
        </w:rPr>
        <w:t xml:space="preserve"> )</w:t>
      </w:r>
    </w:p>
    <w:p w14:paraId="5248250F"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VEGETABLE CUTLET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665">
        <w:r>
          <w:rPr>
            <w:rFonts w:ascii="Cambria" w:eastAsia="Cambria" w:hAnsi="Cambria" w:cs="Cambria"/>
            <w:color w:val="0563C1"/>
            <w:sz w:val="24"/>
            <w:szCs w:val="24"/>
            <w:u w:val="single"/>
          </w:rPr>
          <w:t>https://www.youtube.com/watch?v=LU7QCiEUnGU</w:t>
        </w:r>
      </w:hyperlink>
      <w:r>
        <w:rPr>
          <w:rFonts w:ascii="Cambria" w:eastAsia="Cambria" w:hAnsi="Cambria" w:cs="Cambria"/>
          <w:color w:val="0563C1"/>
          <w:sz w:val="24"/>
          <w:szCs w:val="24"/>
          <w:u w:val="single"/>
        </w:rPr>
        <w:t xml:space="preserve"> </w:t>
      </w:r>
    </w:p>
    <w:p w14:paraId="34C29D8C"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LAUKI PANEER TIKKI (RECIPE</w:t>
      </w:r>
      <w:r>
        <w:rPr>
          <w:rFonts w:ascii="Cambria" w:eastAsia="Cambria" w:hAnsi="Cambria" w:cs="Cambria"/>
          <w:color w:val="0563C1"/>
          <w:sz w:val="24"/>
          <w:szCs w:val="24"/>
          <w:u w:val="single"/>
        </w:rPr>
        <w:t xml:space="preserve">- </w:t>
      </w:r>
      <w:hyperlink r:id="rId666">
        <w:r>
          <w:rPr>
            <w:rFonts w:ascii="Cambria" w:eastAsia="Cambria" w:hAnsi="Cambria" w:cs="Cambria"/>
            <w:color w:val="0563C1"/>
            <w:sz w:val="24"/>
            <w:szCs w:val="24"/>
            <w:u w:val="single"/>
          </w:rPr>
          <w:t>https://www.youtube.com/watch?v=rvPa3rlUvs0</w:t>
        </w:r>
      </w:hyperlink>
      <w:r>
        <w:rPr>
          <w:rFonts w:ascii="Cambria" w:eastAsia="Cambria" w:hAnsi="Cambria" w:cs="Cambria"/>
          <w:color w:val="0563C1"/>
          <w:sz w:val="24"/>
          <w:szCs w:val="24"/>
          <w:u w:val="single"/>
        </w:rPr>
        <w:t xml:space="preserve"> )</w:t>
      </w:r>
    </w:p>
    <w:p w14:paraId="2922C952"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99" w:name="_z337ya" w:colFirst="0" w:colLast="0"/>
      <w:bookmarkEnd w:id="99"/>
      <w:r>
        <w:rPr>
          <w:rFonts w:ascii="Cambria" w:eastAsia="Cambria" w:hAnsi="Cambria" w:cs="Cambria"/>
          <w:color w:val="000000"/>
          <w:sz w:val="24"/>
          <w:szCs w:val="24"/>
        </w:rPr>
        <w:t>PALAK CHOLE CHEESE (RECIPE</w:t>
      </w:r>
      <w:r>
        <w:rPr>
          <w:rFonts w:ascii="Cambria" w:eastAsia="Cambria" w:hAnsi="Cambria" w:cs="Cambria"/>
          <w:color w:val="0563C1"/>
          <w:sz w:val="24"/>
          <w:szCs w:val="24"/>
          <w:u w:val="single"/>
        </w:rPr>
        <w:t xml:space="preserve">- </w:t>
      </w:r>
      <w:hyperlink r:id="rId667">
        <w:r>
          <w:rPr>
            <w:rFonts w:ascii="Cambria" w:eastAsia="Cambria" w:hAnsi="Cambria" w:cs="Cambria"/>
            <w:color w:val="0563C1"/>
            <w:sz w:val="24"/>
            <w:szCs w:val="24"/>
            <w:u w:val="single"/>
          </w:rPr>
          <w:t>https://www.youtube.com/watch?v=EANJ8U_GJ6c</w:t>
        </w:r>
      </w:hyperlink>
      <w:r>
        <w:rPr>
          <w:rFonts w:ascii="Cambria" w:eastAsia="Cambria" w:hAnsi="Cambria" w:cs="Cambria"/>
          <w:color w:val="0563C1"/>
          <w:sz w:val="24"/>
          <w:szCs w:val="24"/>
          <w:u w:val="single"/>
        </w:rPr>
        <w:t xml:space="preserve"> )</w:t>
      </w:r>
    </w:p>
    <w:p w14:paraId="369210E0"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POHA TIKKI (RECIPE</w:t>
      </w:r>
      <w:r>
        <w:rPr>
          <w:rFonts w:ascii="Cambria" w:eastAsia="Cambria" w:hAnsi="Cambria" w:cs="Cambria"/>
          <w:color w:val="0563C1"/>
          <w:sz w:val="24"/>
          <w:szCs w:val="24"/>
          <w:u w:val="single"/>
        </w:rPr>
        <w:t xml:space="preserve">- </w:t>
      </w:r>
      <w:hyperlink r:id="rId668">
        <w:r>
          <w:rPr>
            <w:rFonts w:ascii="Cambria" w:eastAsia="Cambria" w:hAnsi="Cambria" w:cs="Cambria"/>
            <w:color w:val="0563C1"/>
            <w:sz w:val="24"/>
            <w:szCs w:val="24"/>
            <w:u w:val="single"/>
          </w:rPr>
          <w:t xml:space="preserve">(146) Healthy Poha Veggies Tikki Recipe | Quick Easy Snack or Breakfast | How to Make Crispy </w:t>
        </w:r>
      </w:hyperlink>
      <w:hyperlink r:id="rId669">
        <w:proofErr w:type="spellStart"/>
        <w:r>
          <w:rPr>
            <w:rFonts w:ascii="Kokila" w:eastAsia="Kokila" w:hAnsi="Kokila" w:cs="Kokila"/>
            <w:color w:val="0563C1"/>
            <w:sz w:val="24"/>
            <w:szCs w:val="24"/>
            <w:u w:val="single"/>
          </w:rPr>
          <w:t>पोहा</w:t>
        </w:r>
        <w:proofErr w:type="spellEnd"/>
      </w:hyperlink>
      <w:hyperlink r:id="rId670">
        <w:r>
          <w:rPr>
            <w:rFonts w:ascii="Cambria" w:eastAsia="Cambria" w:hAnsi="Cambria" w:cs="Cambria"/>
            <w:color w:val="0563C1"/>
            <w:sz w:val="24"/>
            <w:szCs w:val="24"/>
            <w:u w:val="single"/>
          </w:rPr>
          <w:t xml:space="preserve"> Cutlets - YouTube</w:t>
        </w:r>
      </w:hyperlink>
      <w:r>
        <w:rPr>
          <w:rFonts w:ascii="Cambria" w:eastAsia="Cambria" w:hAnsi="Cambria" w:cs="Cambria"/>
          <w:color w:val="000000"/>
          <w:sz w:val="24"/>
          <w:szCs w:val="24"/>
        </w:rPr>
        <w:t xml:space="preserve">) </w:t>
      </w:r>
    </w:p>
    <w:p w14:paraId="1C9E4329"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BEETROOT TIKKI (RECIPE</w:t>
      </w:r>
      <w:r>
        <w:rPr>
          <w:rFonts w:ascii="Cambria" w:eastAsia="Cambria" w:hAnsi="Cambria" w:cs="Cambria"/>
          <w:color w:val="0563C1"/>
          <w:sz w:val="24"/>
          <w:szCs w:val="24"/>
          <w:u w:val="single"/>
        </w:rPr>
        <w:t xml:space="preserve">- </w:t>
      </w:r>
      <w:hyperlink r:id="rId671">
        <w:r>
          <w:rPr>
            <w:rFonts w:ascii="Cambria" w:eastAsia="Cambria" w:hAnsi="Cambria" w:cs="Cambria"/>
            <w:color w:val="0563C1"/>
            <w:sz w:val="24"/>
            <w:szCs w:val="24"/>
            <w:u w:val="single"/>
          </w:rPr>
          <w:t>https://www.youtube.com/watch?v=vV0UDKbFJZo</w:t>
        </w:r>
      </w:hyperlink>
      <w:r>
        <w:rPr>
          <w:rFonts w:ascii="Cambria" w:eastAsia="Cambria" w:hAnsi="Cambria" w:cs="Cambria"/>
          <w:color w:val="0563C1"/>
          <w:sz w:val="24"/>
          <w:szCs w:val="24"/>
          <w:u w:val="single"/>
        </w:rPr>
        <w:t xml:space="preserve"> )</w:t>
      </w:r>
    </w:p>
    <w:p w14:paraId="7E8330F1"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PALAK TIKKI (RECIPE</w:t>
      </w:r>
      <w:r>
        <w:rPr>
          <w:rFonts w:ascii="Cambria" w:eastAsia="Cambria" w:hAnsi="Cambria" w:cs="Cambria"/>
          <w:color w:val="0563C1"/>
          <w:sz w:val="24"/>
          <w:szCs w:val="24"/>
          <w:u w:val="single"/>
        </w:rPr>
        <w:t xml:space="preserve">- </w:t>
      </w:r>
      <w:hyperlink r:id="rId672">
        <w:r>
          <w:rPr>
            <w:rFonts w:ascii="Cambria" w:eastAsia="Cambria" w:hAnsi="Cambria" w:cs="Cambria"/>
            <w:color w:val="0563C1"/>
            <w:sz w:val="24"/>
            <w:szCs w:val="24"/>
            <w:u w:val="single"/>
          </w:rPr>
          <w:t>https://www.youtube.com/watch?v=0Q8gmKLOvdc</w:t>
        </w:r>
      </w:hyperlink>
      <w:r>
        <w:rPr>
          <w:rFonts w:ascii="Cambria" w:eastAsia="Cambria" w:hAnsi="Cambria" w:cs="Cambria"/>
          <w:color w:val="0563C1"/>
          <w:sz w:val="24"/>
          <w:szCs w:val="24"/>
          <w:u w:val="single"/>
        </w:rPr>
        <w:t xml:space="preserve"> )</w:t>
      </w:r>
    </w:p>
    <w:p w14:paraId="09F97E79"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CHOLE TIKKI (RECIPE</w:t>
      </w:r>
      <w:r>
        <w:rPr>
          <w:rFonts w:ascii="Cambria" w:eastAsia="Cambria" w:hAnsi="Cambria" w:cs="Cambria"/>
          <w:color w:val="0563C1"/>
          <w:sz w:val="24"/>
          <w:szCs w:val="24"/>
        </w:rPr>
        <w:t xml:space="preserve">- </w:t>
      </w:r>
      <w:hyperlink r:id="rId673">
        <w:r>
          <w:rPr>
            <w:rFonts w:ascii="Cambria" w:eastAsia="Cambria" w:hAnsi="Cambria" w:cs="Cambria"/>
            <w:color w:val="0563C1"/>
            <w:sz w:val="24"/>
            <w:szCs w:val="24"/>
            <w:u w:val="single"/>
          </w:rPr>
          <w:t>https://www.youtube.com/watch?v=MdYtkgZr1-A</w:t>
        </w:r>
      </w:hyperlink>
      <w:r>
        <w:rPr>
          <w:rFonts w:ascii="Cambria" w:eastAsia="Cambria" w:hAnsi="Cambria" w:cs="Cambria"/>
          <w:color w:val="0563C1"/>
          <w:sz w:val="24"/>
          <w:szCs w:val="24"/>
        </w:rPr>
        <w:t xml:space="preserve"> )</w:t>
      </w:r>
    </w:p>
    <w:p w14:paraId="4375913E"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QUINOA MOONG DAL TIKKI (RECIPE</w:t>
      </w:r>
      <w:r>
        <w:rPr>
          <w:rFonts w:ascii="Cambria" w:eastAsia="Cambria" w:hAnsi="Cambria" w:cs="Cambria"/>
          <w:color w:val="0563C1"/>
          <w:sz w:val="24"/>
          <w:szCs w:val="24"/>
        </w:rPr>
        <w:t xml:space="preserve">- </w:t>
      </w:r>
      <w:hyperlink r:id="rId674">
        <w:r>
          <w:rPr>
            <w:rFonts w:ascii="Cambria" w:eastAsia="Cambria" w:hAnsi="Cambria" w:cs="Cambria"/>
            <w:color w:val="0563C1"/>
            <w:sz w:val="24"/>
            <w:szCs w:val="24"/>
            <w:u w:val="single"/>
          </w:rPr>
          <w:t>https://www.youtube.com/watch?v=NAZPGBnoeA8</w:t>
        </w:r>
      </w:hyperlink>
      <w:r>
        <w:rPr>
          <w:rFonts w:ascii="Cambria" w:eastAsia="Cambria" w:hAnsi="Cambria" w:cs="Cambria"/>
          <w:color w:val="0563C1"/>
          <w:sz w:val="24"/>
          <w:szCs w:val="24"/>
        </w:rPr>
        <w:t xml:space="preserve"> )</w:t>
      </w:r>
    </w:p>
    <w:p w14:paraId="1051D496"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FOXTAIL MILLET TIKKI (RECIPE</w:t>
      </w:r>
      <w:r>
        <w:rPr>
          <w:rFonts w:ascii="Cambria" w:eastAsia="Cambria" w:hAnsi="Cambria" w:cs="Cambria"/>
          <w:color w:val="0563C1"/>
          <w:sz w:val="24"/>
          <w:szCs w:val="24"/>
        </w:rPr>
        <w:t xml:space="preserve">- </w:t>
      </w:r>
      <w:hyperlink r:id="rId675">
        <w:r>
          <w:rPr>
            <w:rFonts w:ascii="Cambria" w:eastAsia="Cambria" w:hAnsi="Cambria" w:cs="Cambria"/>
            <w:color w:val="0563C1"/>
            <w:sz w:val="24"/>
            <w:szCs w:val="24"/>
            <w:u w:val="single"/>
          </w:rPr>
          <w:t>https://www.youtube.com/watch?v=W5zypcCB5uA</w:t>
        </w:r>
      </w:hyperlink>
      <w:r>
        <w:rPr>
          <w:rFonts w:ascii="Cambria" w:eastAsia="Cambria" w:hAnsi="Cambria" w:cs="Cambria"/>
          <w:color w:val="0563C1"/>
          <w:sz w:val="24"/>
          <w:szCs w:val="24"/>
        </w:rPr>
        <w:t xml:space="preserve"> ) </w:t>
      </w:r>
    </w:p>
    <w:p w14:paraId="2E5548E6"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KULITH TIKKI (RECIPE</w:t>
      </w:r>
      <w:r>
        <w:rPr>
          <w:rFonts w:ascii="Cambria" w:eastAsia="Cambria" w:hAnsi="Cambria" w:cs="Cambria"/>
          <w:color w:val="0563C1"/>
          <w:sz w:val="24"/>
          <w:szCs w:val="24"/>
        </w:rPr>
        <w:t xml:space="preserve">- </w:t>
      </w:r>
      <w:hyperlink r:id="rId676">
        <w:r>
          <w:rPr>
            <w:rFonts w:ascii="Cambria" w:eastAsia="Cambria" w:hAnsi="Cambria" w:cs="Cambria"/>
            <w:color w:val="0563C1"/>
            <w:sz w:val="24"/>
            <w:szCs w:val="24"/>
            <w:u w:val="single"/>
          </w:rPr>
          <w:t>https://www.youtube.com/watch?v=D2r5JIrwvjo</w:t>
        </w:r>
      </w:hyperlink>
      <w:r>
        <w:rPr>
          <w:rFonts w:ascii="Cambria" w:eastAsia="Cambria" w:hAnsi="Cambria" w:cs="Cambria"/>
          <w:color w:val="0563C1"/>
          <w:sz w:val="24"/>
          <w:szCs w:val="24"/>
        </w:rPr>
        <w:t xml:space="preserve"> ) </w:t>
      </w:r>
    </w:p>
    <w:p w14:paraId="18DA6132"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TOFU CUTLETS</w:t>
      </w:r>
      <w:r>
        <w:rPr>
          <w:rFonts w:ascii="Cambria" w:eastAsia="Cambria" w:hAnsi="Cambria" w:cs="Cambria"/>
          <w:color w:val="0563C1"/>
          <w:sz w:val="24"/>
          <w:szCs w:val="24"/>
        </w:rPr>
        <w:t xml:space="preserve"> (</w:t>
      </w:r>
      <w:r>
        <w:rPr>
          <w:rFonts w:ascii="Cambria" w:eastAsia="Cambria" w:hAnsi="Cambria" w:cs="Cambria"/>
          <w:color w:val="000000"/>
          <w:sz w:val="24"/>
          <w:szCs w:val="24"/>
        </w:rPr>
        <w:t>RECIPE</w:t>
      </w:r>
      <w:r>
        <w:rPr>
          <w:rFonts w:ascii="Cambria" w:eastAsia="Cambria" w:hAnsi="Cambria" w:cs="Cambria"/>
          <w:color w:val="0563C1"/>
          <w:sz w:val="24"/>
          <w:szCs w:val="24"/>
        </w:rPr>
        <w:t xml:space="preserve">- </w:t>
      </w:r>
      <w:hyperlink r:id="rId677">
        <w:r>
          <w:rPr>
            <w:rFonts w:ascii="Cambria" w:eastAsia="Cambria" w:hAnsi="Cambria" w:cs="Cambria"/>
            <w:color w:val="0563C1"/>
            <w:sz w:val="24"/>
            <w:szCs w:val="24"/>
            <w:u w:val="single"/>
          </w:rPr>
          <w:t>https://www.instagram.com/p/CTxL3eYo0Uz/</w:t>
        </w:r>
      </w:hyperlink>
      <w:r>
        <w:rPr>
          <w:rFonts w:ascii="Cambria" w:eastAsia="Cambria" w:hAnsi="Cambria" w:cs="Cambria"/>
          <w:color w:val="0563C1"/>
          <w:sz w:val="24"/>
          <w:szCs w:val="24"/>
        </w:rPr>
        <w:t xml:space="preserve"> )</w:t>
      </w:r>
    </w:p>
    <w:p w14:paraId="0CCF7324"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 xml:space="preserve">LENTIL TIKKI (RECIPE- </w:t>
      </w:r>
      <w:hyperlink r:id="rId678">
        <w:r>
          <w:rPr>
            <w:rFonts w:ascii="Cambria" w:eastAsia="Cambria" w:hAnsi="Cambria" w:cs="Cambria"/>
            <w:color w:val="0563C1"/>
            <w:sz w:val="24"/>
            <w:szCs w:val="24"/>
            <w:u w:val="single"/>
          </w:rPr>
          <w:t>https://www.youtube.com/watch?v=1skVvbmn3yc</w:t>
        </w:r>
      </w:hyperlink>
      <w:r>
        <w:rPr>
          <w:rFonts w:ascii="Cambria" w:eastAsia="Cambria" w:hAnsi="Cambria" w:cs="Cambria"/>
          <w:color w:val="000000"/>
          <w:sz w:val="24"/>
          <w:szCs w:val="24"/>
        </w:rPr>
        <w:t xml:space="preserve"> )</w:t>
      </w:r>
    </w:p>
    <w:p w14:paraId="0D80D37E"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 xml:space="preserve">RAJMA GALAOUTTI KEBAB (RECIPE- </w:t>
      </w:r>
      <w:hyperlink r:id="rId679">
        <w:r>
          <w:rPr>
            <w:rFonts w:ascii="Cambria" w:eastAsia="Cambria" w:hAnsi="Cambria" w:cs="Cambria"/>
            <w:color w:val="0563C1"/>
            <w:sz w:val="24"/>
            <w:szCs w:val="24"/>
            <w:u w:val="single"/>
          </w:rPr>
          <w:t>https://www.youtube.com/watch?v=_HqrdCrmA6w</w:t>
        </w:r>
      </w:hyperlink>
      <w:r>
        <w:rPr>
          <w:rFonts w:ascii="Cambria" w:eastAsia="Cambria" w:hAnsi="Cambria" w:cs="Cambria"/>
          <w:color w:val="000000"/>
          <w:sz w:val="24"/>
          <w:szCs w:val="24"/>
        </w:rPr>
        <w:t xml:space="preserve"> )</w:t>
      </w:r>
    </w:p>
    <w:p w14:paraId="223E5115"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 xml:space="preserve">METHI CORN TIKKI (RECIPE- </w:t>
      </w:r>
      <w:hyperlink r:id="rId680">
        <w:r>
          <w:rPr>
            <w:rFonts w:ascii="Cambria" w:eastAsia="Cambria" w:hAnsi="Cambria" w:cs="Cambria"/>
            <w:color w:val="0563C1"/>
            <w:sz w:val="24"/>
            <w:szCs w:val="24"/>
            <w:u w:val="single"/>
          </w:rPr>
          <w:t>https://www.youtube.com/watch?v=5Lo7yuX4s8w</w:t>
        </w:r>
      </w:hyperlink>
      <w:r>
        <w:rPr>
          <w:rFonts w:ascii="Cambria" w:eastAsia="Cambria" w:hAnsi="Cambria" w:cs="Cambria"/>
          <w:color w:val="000000"/>
          <w:sz w:val="24"/>
          <w:szCs w:val="24"/>
        </w:rPr>
        <w:t xml:space="preserve"> )</w:t>
      </w:r>
    </w:p>
    <w:p w14:paraId="4BB950F8" w14:textId="743C9252"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 xml:space="preserve">SOYA CHUNKS VEGETABLE TIKKI (RECIPE- </w:t>
      </w:r>
      <w:hyperlink r:id="rId681" w:history="1">
        <w:r w:rsidR="009D6B5B" w:rsidRPr="005A3152">
          <w:rPr>
            <w:rStyle w:val="Hyperlink"/>
            <w:rFonts w:ascii="Cambria" w:eastAsia="Cambria" w:hAnsi="Cambria" w:cs="Cambria"/>
            <w:sz w:val="24"/>
            <w:szCs w:val="24"/>
          </w:rPr>
          <w:t>https://youtube.com/shorts/ACxFaKISW5E?si=ON8S22F4dVc334Zk</w:t>
        </w:r>
      </w:hyperlink>
      <w:r w:rsidR="009D6B5B">
        <w:rPr>
          <w:rFonts w:ascii="Cambria" w:eastAsia="Cambria" w:hAnsi="Cambria" w:cs="Cambria"/>
          <w:color w:val="000000"/>
          <w:sz w:val="24"/>
          <w:szCs w:val="24"/>
        </w:rPr>
        <w:t xml:space="preserve"> </w:t>
      </w:r>
    </w:p>
    <w:p w14:paraId="1F6418BB" w14:textId="081A35B5"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 xml:space="preserve">PANEER RAW BANANA </w:t>
      </w:r>
      <w:r w:rsidR="000B6ECC">
        <w:rPr>
          <w:rFonts w:ascii="Cambria" w:eastAsia="Cambria" w:hAnsi="Cambria" w:cs="Cambria"/>
          <w:color w:val="000000"/>
          <w:sz w:val="24"/>
          <w:szCs w:val="24"/>
        </w:rPr>
        <w:t>-</w:t>
      </w:r>
      <w:r>
        <w:rPr>
          <w:rFonts w:ascii="Cambria" w:eastAsia="Cambria" w:hAnsi="Cambria" w:cs="Cambria"/>
          <w:color w:val="000000"/>
          <w:sz w:val="24"/>
          <w:szCs w:val="24"/>
        </w:rPr>
        <w:t xml:space="preserve"> (RECIPE- </w:t>
      </w:r>
      <w:hyperlink r:id="rId682">
        <w:r>
          <w:rPr>
            <w:rFonts w:ascii="Cambria" w:eastAsia="Cambria" w:hAnsi="Cambria" w:cs="Cambria"/>
            <w:color w:val="0563C1"/>
            <w:sz w:val="24"/>
            <w:szCs w:val="24"/>
            <w:u w:val="single"/>
          </w:rPr>
          <w:t>https://www.instagram.com/reel/Cyh6aKJoFq1/?igshid=MzRlODBiNWFlZA==</w:t>
        </w:r>
      </w:hyperlink>
      <w:r>
        <w:rPr>
          <w:rFonts w:ascii="Cambria" w:eastAsia="Cambria" w:hAnsi="Cambria" w:cs="Cambria"/>
          <w:color w:val="000000"/>
          <w:sz w:val="24"/>
          <w:szCs w:val="24"/>
        </w:rPr>
        <w:t xml:space="preserve">) </w:t>
      </w:r>
    </w:p>
    <w:p w14:paraId="5E158138"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rPr>
      </w:pPr>
      <w:proofErr w:type="spellStart"/>
      <w:r>
        <w:rPr>
          <w:rFonts w:ascii="Cambria" w:eastAsia="Cambria" w:hAnsi="Cambria" w:cs="Cambria"/>
          <w:color w:val="000000"/>
          <w:sz w:val="24"/>
          <w:szCs w:val="24"/>
        </w:rPr>
        <w:t>sabudana</w:t>
      </w:r>
      <w:proofErr w:type="spellEnd"/>
      <w:r>
        <w:rPr>
          <w:rFonts w:ascii="Cambria" w:eastAsia="Cambria" w:hAnsi="Cambria" w:cs="Cambria"/>
          <w:color w:val="000000"/>
          <w:sz w:val="24"/>
          <w:szCs w:val="24"/>
        </w:rPr>
        <w:t xml:space="preserve"> beetroot balls (recipe-</w:t>
      </w:r>
      <w:r>
        <w:rPr>
          <w:rFonts w:ascii="Cambria" w:eastAsia="Cambria" w:hAnsi="Cambria" w:cs="Cambria"/>
          <w:color w:val="0563C1"/>
          <w:sz w:val="26"/>
          <w:szCs w:val="26"/>
          <w:u w:val="single"/>
        </w:rPr>
        <w:t xml:space="preserve"> </w:t>
      </w:r>
      <w:hyperlink r:id="rId683">
        <w:r>
          <w:rPr>
            <w:rFonts w:ascii="Cambria" w:eastAsia="Cambria" w:hAnsi="Cambria" w:cs="Cambria"/>
            <w:color w:val="0563C1"/>
            <w:sz w:val="26"/>
            <w:szCs w:val="26"/>
            <w:u w:val="single"/>
          </w:rPr>
          <w:t>https://www.instagram.com/reel/CyD0lvnv1Wc/?igshid=MzRlODBiNWFlZA==</w:t>
        </w:r>
      </w:hyperlink>
    </w:p>
    <w:p w14:paraId="7A0B1F87"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563C1"/>
          <w:sz w:val="24"/>
          <w:szCs w:val="24"/>
        </w:rPr>
      </w:pPr>
      <w:bookmarkStart w:id="100" w:name="_Hlk169794303"/>
      <w:r>
        <w:rPr>
          <w:rFonts w:ascii="Cambria" w:eastAsia="Cambria" w:hAnsi="Cambria" w:cs="Cambria"/>
          <w:color w:val="000000"/>
          <w:sz w:val="24"/>
          <w:szCs w:val="24"/>
        </w:rPr>
        <w:t xml:space="preserve">Green peas paneer </w:t>
      </w:r>
      <w:proofErr w:type="spellStart"/>
      <w:r>
        <w:rPr>
          <w:rFonts w:ascii="Cambria" w:eastAsia="Cambria" w:hAnsi="Cambria" w:cs="Cambria"/>
          <w:color w:val="000000"/>
          <w:sz w:val="24"/>
          <w:szCs w:val="24"/>
        </w:rPr>
        <w:t>tikki</w:t>
      </w:r>
      <w:proofErr w:type="spellEnd"/>
      <w:r>
        <w:rPr>
          <w:rFonts w:ascii="Cambria" w:eastAsia="Cambria" w:hAnsi="Cambria" w:cs="Cambria"/>
          <w:color w:val="000000"/>
          <w:sz w:val="24"/>
          <w:szCs w:val="24"/>
        </w:rPr>
        <w:t xml:space="preserve">: </w:t>
      </w:r>
      <w:hyperlink r:id="rId684">
        <w:r>
          <w:rPr>
            <w:rFonts w:ascii="Cambria" w:eastAsia="Cambria" w:hAnsi="Cambria" w:cs="Cambria"/>
            <w:color w:val="0563C1"/>
            <w:sz w:val="24"/>
            <w:szCs w:val="24"/>
            <w:u w:val="single"/>
          </w:rPr>
          <w:t>https://youtu.be/ROhSF9ANR90?si=nmM4noLZT0PqZrWB</w:t>
        </w:r>
      </w:hyperlink>
    </w:p>
    <w:bookmarkEnd w:id="100"/>
    <w:p w14:paraId="17C5643F"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Tikki tacos: </w:t>
      </w:r>
      <w:hyperlink r:id="rId685">
        <w:r>
          <w:rPr>
            <w:rFonts w:ascii="Cambria" w:eastAsia="Cambria" w:hAnsi="Cambria" w:cs="Cambria"/>
            <w:color w:val="0563C1"/>
            <w:sz w:val="24"/>
            <w:szCs w:val="24"/>
            <w:highlight w:val="white"/>
            <w:u w:val="single"/>
          </w:rPr>
          <w:t>https://www.instagram.com/reel/CzWAW8GvNcO/?utm_source=ig_web_copy_link&amp;igsh=MzRlODBiNWFlZA==</w:t>
        </w:r>
      </w:hyperlink>
      <w:r>
        <w:rPr>
          <w:rFonts w:ascii="Cambria" w:eastAsia="Cambria" w:hAnsi="Cambria" w:cs="Cambria"/>
          <w:color w:val="000000"/>
          <w:sz w:val="24"/>
          <w:szCs w:val="24"/>
          <w:highlight w:val="white"/>
        </w:rPr>
        <w:t xml:space="preserve"> </w:t>
      </w:r>
    </w:p>
    <w:p w14:paraId="0AA39570"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00000"/>
          <w:sz w:val="24"/>
          <w:szCs w:val="24"/>
        </w:rPr>
      </w:pPr>
      <w:bookmarkStart w:id="101" w:name="_Hlk166169184"/>
      <w:r>
        <w:rPr>
          <w:rFonts w:ascii="Cambria" w:eastAsia="Cambria" w:hAnsi="Cambria" w:cs="Cambria"/>
          <w:color w:val="000000"/>
          <w:sz w:val="24"/>
          <w:szCs w:val="24"/>
          <w:highlight w:val="white"/>
        </w:rPr>
        <w:t xml:space="preserve">Tofu cutlets: </w:t>
      </w:r>
      <w:hyperlink r:id="rId686">
        <w:r>
          <w:rPr>
            <w:rFonts w:ascii="Cambria" w:eastAsia="Cambria" w:hAnsi="Cambria" w:cs="Cambria"/>
            <w:color w:val="0563C1"/>
            <w:sz w:val="24"/>
            <w:szCs w:val="24"/>
            <w:highlight w:val="white"/>
            <w:u w:val="single"/>
          </w:rPr>
          <w:t>https://www.instagram.com/reel/CTxL3eYo0Uz/?utm_source=ig_web_copy_link</w:t>
        </w:r>
      </w:hyperlink>
      <w:bookmarkEnd w:id="101"/>
      <w:r>
        <w:rPr>
          <w:rFonts w:ascii="Cambria" w:eastAsia="Cambria" w:hAnsi="Cambria" w:cs="Cambria"/>
          <w:color w:val="0563C1"/>
          <w:sz w:val="24"/>
          <w:szCs w:val="24"/>
          <w:highlight w:val="white"/>
          <w:u w:val="single"/>
        </w:rPr>
        <w:t xml:space="preserve"> </w:t>
      </w:r>
    </w:p>
    <w:p w14:paraId="40A8A747" w14:textId="77777777" w:rsidR="00A971B5" w:rsidRDefault="00F75C53">
      <w:pPr>
        <w:numPr>
          <w:ilvl w:val="0"/>
          <w:numId w:val="6"/>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Healthy gobi Manchurian: </w:t>
      </w:r>
      <w:hyperlink r:id="rId687">
        <w:r>
          <w:rPr>
            <w:rFonts w:ascii="Cambria" w:eastAsia="Cambria" w:hAnsi="Cambria" w:cs="Cambria"/>
            <w:color w:val="0563C1"/>
            <w:sz w:val="24"/>
            <w:szCs w:val="24"/>
            <w:u w:val="single"/>
          </w:rPr>
          <w:t>https://www.instagram.com/reel/C3H6kYeyCbr/?igsh=MWFpZHVmOW4zMzQ1ag==</w:t>
        </w:r>
      </w:hyperlink>
      <w:r>
        <w:rPr>
          <w:rFonts w:ascii="Cambria" w:eastAsia="Cambria" w:hAnsi="Cambria" w:cs="Cambria"/>
          <w:color w:val="000000"/>
          <w:sz w:val="24"/>
          <w:szCs w:val="24"/>
        </w:rPr>
        <w:t xml:space="preserve"> </w:t>
      </w:r>
    </w:p>
    <w:p w14:paraId="21263479" w14:textId="77777777" w:rsidR="00A971B5" w:rsidRDefault="00F75C53">
      <w:pPr>
        <w:numPr>
          <w:ilvl w:val="0"/>
          <w:numId w:val="6"/>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Veggie loaded cutlets: </w:t>
      </w:r>
      <w:hyperlink r:id="rId688">
        <w:r>
          <w:rPr>
            <w:rFonts w:ascii="Cambria" w:eastAsia="Cambria" w:hAnsi="Cambria" w:cs="Cambria"/>
            <w:color w:val="0563C1"/>
            <w:sz w:val="24"/>
            <w:szCs w:val="24"/>
            <w:u w:val="single"/>
          </w:rPr>
          <w:t>https://www.instagram.com/reel/C37il8uv6Eo/?igsh=MXNnNGs0YXppbGk0Yg==</w:t>
        </w:r>
      </w:hyperlink>
      <w:r>
        <w:rPr>
          <w:rFonts w:ascii="Cambria" w:eastAsia="Cambria" w:hAnsi="Cambria" w:cs="Cambria"/>
          <w:color w:val="000000"/>
          <w:sz w:val="24"/>
          <w:szCs w:val="24"/>
        </w:rPr>
        <w:t xml:space="preserve"> </w:t>
      </w:r>
    </w:p>
    <w:p w14:paraId="6D58176A" w14:textId="55662BC3" w:rsidR="00B04F15" w:rsidRDefault="00B04F15">
      <w:pPr>
        <w:numPr>
          <w:ilvl w:val="0"/>
          <w:numId w:val="6"/>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Quinoa paneer </w:t>
      </w:r>
      <w:proofErr w:type="spellStart"/>
      <w:r>
        <w:rPr>
          <w:rFonts w:ascii="Cambria" w:eastAsia="Cambria" w:hAnsi="Cambria" w:cs="Cambria"/>
          <w:color w:val="000000"/>
          <w:sz w:val="24"/>
          <w:szCs w:val="24"/>
        </w:rPr>
        <w:t>tikki</w:t>
      </w:r>
      <w:proofErr w:type="spellEnd"/>
      <w:r>
        <w:rPr>
          <w:rFonts w:ascii="Cambria" w:eastAsia="Cambria" w:hAnsi="Cambria" w:cs="Cambria"/>
          <w:color w:val="000000"/>
          <w:sz w:val="24"/>
          <w:szCs w:val="24"/>
        </w:rPr>
        <w:t xml:space="preserve">: </w:t>
      </w:r>
      <w:hyperlink r:id="rId689" w:history="1">
        <w:r w:rsidRPr="008D7B43">
          <w:rPr>
            <w:rStyle w:val="Hyperlink"/>
            <w:rFonts w:ascii="Cambria" w:eastAsia="Cambria" w:hAnsi="Cambria" w:cs="Cambria"/>
            <w:sz w:val="24"/>
            <w:szCs w:val="24"/>
          </w:rPr>
          <w:t>https://youtu.be/nUtv52ZBIhc?si=_oQBSEFBnaqboUer</w:t>
        </w:r>
      </w:hyperlink>
      <w:r>
        <w:rPr>
          <w:rFonts w:ascii="Cambria" w:eastAsia="Cambria" w:hAnsi="Cambria" w:cs="Cambria"/>
          <w:color w:val="000000"/>
          <w:sz w:val="24"/>
          <w:szCs w:val="24"/>
        </w:rPr>
        <w:t xml:space="preserve"> </w:t>
      </w:r>
    </w:p>
    <w:p w14:paraId="48BBCA41" w14:textId="1493887F" w:rsidR="00B04F15" w:rsidRDefault="00466C8E">
      <w:pPr>
        <w:numPr>
          <w:ilvl w:val="0"/>
          <w:numId w:val="6"/>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Sweet potato paneer </w:t>
      </w:r>
      <w:proofErr w:type="spellStart"/>
      <w:r>
        <w:rPr>
          <w:rFonts w:ascii="Cambria" w:eastAsia="Cambria" w:hAnsi="Cambria" w:cs="Cambria"/>
          <w:color w:val="000000"/>
          <w:sz w:val="24"/>
          <w:szCs w:val="24"/>
        </w:rPr>
        <w:t>tikki</w:t>
      </w:r>
      <w:proofErr w:type="spellEnd"/>
      <w:r>
        <w:rPr>
          <w:rFonts w:ascii="Cambria" w:eastAsia="Cambria" w:hAnsi="Cambria" w:cs="Cambria"/>
          <w:color w:val="000000"/>
          <w:sz w:val="24"/>
          <w:szCs w:val="24"/>
        </w:rPr>
        <w:t xml:space="preserve">: </w:t>
      </w:r>
      <w:hyperlink r:id="rId690" w:history="1">
        <w:r w:rsidRPr="00087F22">
          <w:rPr>
            <w:rStyle w:val="Hyperlink"/>
            <w:rFonts w:ascii="Cambria" w:eastAsia="Cambria" w:hAnsi="Cambria" w:cs="Cambria"/>
            <w:sz w:val="24"/>
            <w:szCs w:val="24"/>
          </w:rPr>
          <w:t>https://youtu.be/uFTGa6YeZac?si=Tq5mmiE3Z7REZC02</w:t>
        </w:r>
      </w:hyperlink>
      <w:r>
        <w:rPr>
          <w:rFonts w:ascii="Cambria" w:eastAsia="Cambria" w:hAnsi="Cambria" w:cs="Cambria"/>
          <w:color w:val="000000"/>
          <w:sz w:val="24"/>
          <w:szCs w:val="24"/>
        </w:rPr>
        <w:t xml:space="preserve"> </w:t>
      </w:r>
    </w:p>
    <w:p w14:paraId="28450DA0" w14:textId="50EA2843" w:rsidR="003A3173" w:rsidRDefault="003A3173">
      <w:pPr>
        <w:numPr>
          <w:ilvl w:val="0"/>
          <w:numId w:val="6"/>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Kala chana </w:t>
      </w:r>
      <w:proofErr w:type="spellStart"/>
      <w:r>
        <w:rPr>
          <w:rFonts w:ascii="Cambria" w:eastAsia="Cambria" w:hAnsi="Cambria" w:cs="Cambria"/>
          <w:color w:val="000000"/>
          <w:sz w:val="24"/>
          <w:szCs w:val="24"/>
        </w:rPr>
        <w:t>tikki</w:t>
      </w:r>
      <w:proofErr w:type="spellEnd"/>
      <w:r>
        <w:rPr>
          <w:rFonts w:ascii="Cambria" w:eastAsia="Cambria" w:hAnsi="Cambria" w:cs="Cambria"/>
          <w:color w:val="000000"/>
          <w:sz w:val="24"/>
          <w:szCs w:val="24"/>
        </w:rPr>
        <w:t xml:space="preserve"> chaat: </w:t>
      </w:r>
      <w:hyperlink r:id="rId691" w:history="1">
        <w:r w:rsidRPr="0047634C">
          <w:rPr>
            <w:rStyle w:val="Hyperlink"/>
            <w:rFonts w:ascii="Cambria" w:eastAsia="Cambria" w:hAnsi="Cambria" w:cs="Cambria"/>
            <w:sz w:val="24"/>
            <w:szCs w:val="24"/>
          </w:rPr>
          <w:t>https://www.instagram.com/reel/C37syTiRSir/?utm_source=ig_web_copy_link&amp;igsh=MzRlODBiNWFlZA==</w:t>
        </w:r>
      </w:hyperlink>
      <w:r>
        <w:rPr>
          <w:rFonts w:ascii="Cambria" w:eastAsia="Cambria" w:hAnsi="Cambria" w:cs="Cambria"/>
          <w:color w:val="000000"/>
          <w:sz w:val="24"/>
          <w:szCs w:val="24"/>
        </w:rPr>
        <w:t xml:space="preserve"> </w:t>
      </w:r>
    </w:p>
    <w:p w14:paraId="17DD89CA" w14:textId="14BA08DD" w:rsidR="00620315" w:rsidRDefault="00620315">
      <w:pPr>
        <w:numPr>
          <w:ilvl w:val="0"/>
          <w:numId w:val="6"/>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Moong dal </w:t>
      </w:r>
      <w:proofErr w:type="spellStart"/>
      <w:r>
        <w:rPr>
          <w:rFonts w:ascii="Cambria" w:eastAsia="Cambria" w:hAnsi="Cambria" w:cs="Cambria"/>
          <w:color w:val="000000"/>
          <w:sz w:val="24"/>
          <w:szCs w:val="24"/>
        </w:rPr>
        <w:t>tikki</w:t>
      </w:r>
      <w:proofErr w:type="spellEnd"/>
      <w:r>
        <w:rPr>
          <w:rFonts w:ascii="Cambria" w:eastAsia="Cambria" w:hAnsi="Cambria" w:cs="Cambria"/>
          <w:color w:val="000000"/>
          <w:sz w:val="24"/>
          <w:szCs w:val="24"/>
        </w:rPr>
        <w:t xml:space="preserve"> chaat: </w:t>
      </w:r>
      <w:hyperlink r:id="rId692" w:history="1">
        <w:r w:rsidRPr="00427BAF">
          <w:rPr>
            <w:rStyle w:val="Hyperlink"/>
            <w:rFonts w:ascii="Cambria" w:eastAsia="Cambria" w:hAnsi="Cambria" w:cs="Cambria"/>
            <w:sz w:val="24"/>
            <w:szCs w:val="24"/>
          </w:rPr>
          <w:t>https://www.instagram.com/reel/C_GPH3loSTo/?igsh=MXAzNG41MHJocDRlbA==</w:t>
        </w:r>
      </w:hyperlink>
      <w:r>
        <w:rPr>
          <w:rFonts w:ascii="Cambria" w:eastAsia="Cambria" w:hAnsi="Cambria" w:cs="Cambria"/>
          <w:color w:val="000000"/>
          <w:sz w:val="24"/>
          <w:szCs w:val="24"/>
        </w:rPr>
        <w:t xml:space="preserve"> </w:t>
      </w:r>
    </w:p>
    <w:p w14:paraId="77989B07" w14:textId="1551E8DE" w:rsidR="00064032" w:rsidRDefault="00064032">
      <w:pPr>
        <w:numPr>
          <w:ilvl w:val="0"/>
          <w:numId w:val="6"/>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Sweet potato paneer </w:t>
      </w:r>
      <w:proofErr w:type="spellStart"/>
      <w:r>
        <w:rPr>
          <w:rFonts w:ascii="Cambria" w:eastAsia="Cambria" w:hAnsi="Cambria" w:cs="Cambria"/>
          <w:color w:val="000000"/>
          <w:sz w:val="24"/>
          <w:szCs w:val="24"/>
        </w:rPr>
        <w:t>tikki</w:t>
      </w:r>
      <w:proofErr w:type="spellEnd"/>
      <w:r>
        <w:rPr>
          <w:rFonts w:ascii="Cambria" w:eastAsia="Cambria" w:hAnsi="Cambria" w:cs="Cambria"/>
          <w:color w:val="000000"/>
          <w:sz w:val="24"/>
          <w:szCs w:val="24"/>
        </w:rPr>
        <w:t xml:space="preserve"> chaat: </w:t>
      </w:r>
      <w:hyperlink r:id="rId693" w:history="1">
        <w:r w:rsidRPr="0062234F">
          <w:rPr>
            <w:rStyle w:val="Hyperlink"/>
            <w:rFonts w:ascii="Cambria" w:eastAsia="Cambria" w:hAnsi="Cambria" w:cs="Cambria"/>
            <w:sz w:val="24"/>
            <w:szCs w:val="24"/>
          </w:rPr>
          <w:t>https://youtube.com/shorts/_Ma_fxwcFP0?si=JwNKC7k9JEHXRHRh</w:t>
        </w:r>
      </w:hyperlink>
      <w:r>
        <w:rPr>
          <w:rFonts w:ascii="Cambria" w:eastAsia="Cambria" w:hAnsi="Cambria" w:cs="Cambria"/>
          <w:color w:val="000000"/>
          <w:sz w:val="24"/>
          <w:szCs w:val="24"/>
        </w:rPr>
        <w:t xml:space="preserve"> (has makhana)</w:t>
      </w:r>
    </w:p>
    <w:p w14:paraId="792BFFD1" w14:textId="60386DE6" w:rsidR="00290B68" w:rsidRDefault="00290B68">
      <w:pPr>
        <w:numPr>
          <w:ilvl w:val="0"/>
          <w:numId w:val="6"/>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Quinoa bean </w:t>
      </w:r>
      <w:proofErr w:type="spellStart"/>
      <w:r>
        <w:rPr>
          <w:rFonts w:ascii="Cambria" w:eastAsia="Cambria" w:hAnsi="Cambria" w:cs="Cambria"/>
          <w:color w:val="000000"/>
          <w:sz w:val="24"/>
          <w:szCs w:val="24"/>
        </w:rPr>
        <w:t>tikki</w:t>
      </w:r>
      <w:proofErr w:type="spellEnd"/>
      <w:r>
        <w:rPr>
          <w:rFonts w:ascii="Cambria" w:eastAsia="Cambria" w:hAnsi="Cambria" w:cs="Cambria"/>
          <w:color w:val="000000"/>
          <w:sz w:val="24"/>
          <w:szCs w:val="24"/>
        </w:rPr>
        <w:t xml:space="preserve"> chaat: </w:t>
      </w:r>
      <w:hyperlink r:id="rId694" w:history="1">
        <w:r w:rsidRPr="003B17A9">
          <w:rPr>
            <w:rStyle w:val="Hyperlink"/>
            <w:rFonts w:ascii="Cambria" w:eastAsia="Cambria" w:hAnsi="Cambria" w:cs="Cambria"/>
            <w:sz w:val="24"/>
            <w:szCs w:val="24"/>
          </w:rPr>
          <w:t>https://youtube.com/shorts/WWpzvxvMT84?si=tONw3GfrYrqpNlyB</w:t>
        </w:r>
      </w:hyperlink>
      <w:r>
        <w:rPr>
          <w:rFonts w:ascii="Cambria" w:eastAsia="Cambria" w:hAnsi="Cambria" w:cs="Cambria"/>
          <w:color w:val="000000"/>
          <w:sz w:val="24"/>
          <w:szCs w:val="24"/>
        </w:rPr>
        <w:t xml:space="preserve"> </w:t>
      </w:r>
    </w:p>
    <w:p w14:paraId="46CE6865" w14:textId="67AF2DED" w:rsidR="00290B68" w:rsidRDefault="00511C80">
      <w:pPr>
        <w:numPr>
          <w:ilvl w:val="0"/>
          <w:numId w:val="6"/>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w:t>
      </w:r>
      <w:r w:rsidR="00290B68">
        <w:rPr>
          <w:rFonts w:ascii="Cambria" w:eastAsia="Cambria" w:hAnsi="Cambria" w:cs="Cambria"/>
          <w:color w:val="000000"/>
          <w:sz w:val="24"/>
          <w:szCs w:val="24"/>
        </w:rPr>
        <w:t xml:space="preserve">Beetroot paneer </w:t>
      </w:r>
      <w:proofErr w:type="spellStart"/>
      <w:r w:rsidR="00290B68">
        <w:rPr>
          <w:rFonts w:ascii="Cambria" w:eastAsia="Cambria" w:hAnsi="Cambria" w:cs="Cambria"/>
          <w:color w:val="000000"/>
          <w:sz w:val="24"/>
          <w:szCs w:val="24"/>
        </w:rPr>
        <w:t>tikki</w:t>
      </w:r>
      <w:proofErr w:type="spellEnd"/>
      <w:r w:rsidR="00290B68">
        <w:rPr>
          <w:rFonts w:ascii="Cambria" w:eastAsia="Cambria" w:hAnsi="Cambria" w:cs="Cambria"/>
          <w:color w:val="000000"/>
          <w:sz w:val="24"/>
          <w:szCs w:val="24"/>
        </w:rPr>
        <w:t xml:space="preserve"> bowl: </w:t>
      </w:r>
      <w:hyperlink r:id="rId695" w:history="1">
        <w:r w:rsidR="00290B68" w:rsidRPr="003B17A9">
          <w:rPr>
            <w:rStyle w:val="Hyperlink"/>
            <w:rFonts w:ascii="Cambria" w:eastAsia="Cambria" w:hAnsi="Cambria" w:cs="Cambria"/>
            <w:sz w:val="24"/>
            <w:szCs w:val="24"/>
          </w:rPr>
          <w:t>https://www.instagram.com/reel/DQ_eO75EWqW/?igsh=Yjl2bDYxa3J2MHhr</w:t>
        </w:r>
      </w:hyperlink>
      <w:r w:rsidR="00290B68">
        <w:rPr>
          <w:rFonts w:ascii="Cambria" w:eastAsia="Cambria" w:hAnsi="Cambria" w:cs="Cambria"/>
          <w:color w:val="000000"/>
          <w:sz w:val="24"/>
          <w:szCs w:val="24"/>
        </w:rPr>
        <w:t xml:space="preserve"> </w:t>
      </w:r>
    </w:p>
    <w:p w14:paraId="57FE86F9" w14:textId="20B5CAA6" w:rsidR="00754C9E" w:rsidRDefault="00754C9E">
      <w:pPr>
        <w:numPr>
          <w:ilvl w:val="0"/>
          <w:numId w:val="6"/>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Moong poha </w:t>
      </w:r>
      <w:proofErr w:type="spellStart"/>
      <w:r>
        <w:rPr>
          <w:rFonts w:ascii="Cambria" w:eastAsia="Cambria" w:hAnsi="Cambria" w:cs="Cambria"/>
          <w:color w:val="000000"/>
          <w:sz w:val="24"/>
          <w:szCs w:val="24"/>
        </w:rPr>
        <w:t>tikki</w:t>
      </w:r>
      <w:proofErr w:type="spellEnd"/>
      <w:r>
        <w:rPr>
          <w:rFonts w:ascii="Cambria" w:eastAsia="Cambria" w:hAnsi="Cambria" w:cs="Cambria"/>
          <w:color w:val="000000"/>
          <w:sz w:val="24"/>
          <w:szCs w:val="24"/>
        </w:rPr>
        <w:t xml:space="preserve">: </w:t>
      </w:r>
      <w:hyperlink r:id="rId696" w:history="1">
        <w:r w:rsidRPr="009D0CCE">
          <w:rPr>
            <w:rStyle w:val="Hyperlink"/>
            <w:rFonts w:ascii="Cambria" w:eastAsia="Cambria" w:hAnsi="Cambria" w:cs="Cambria"/>
            <w:sz w:val="24"/>
            <w:szCs w:val="24"/>
          </w:rPr>
          <w:t>https://youtu.be/fy0CPsbqFxs?si=BUaR_0c1gVGWjIX3</w:t>
        </w:r>
      </w:hyperlink>
      <w:r>
        <w:rPr>
          <w:rFonts w:ascii="Cambria" w:eastAsia="Cambria" w:hAnsi="Cambria" w:cs="Cambria"/>
          <w:color w:val="000000"/>
          <w:sz w:val="24"/>
          <w:szCs w:val="24"/>
        </w:rPr>
        <w:t xml:space="preserve"> </w:t>
      </w:r>
    </w:p>
    <w:p w14:paraId="562EA5AC" w14:textId="6C7086D9" w:rsidR="00E34962" w:rsidRDefault="00E34962">
      <w:pPr>
        <w:numPr>
          <w:ilvl w:val="0"/>
          <w:numId w:val="6"/>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No fry vada pav: </w:t>
      </w:r>
      <w:hyperlink r:id="rId697" w:history="1">
        <w:r w:rsidRPr="00E30497">
          <w:rPr>
            <w:rStyle w:val="Hyperlink"/>
            <w:rFonts w:ascii="Cambria" w:eastAsia="Cambria" w:hAnsi="Cambria" w:cs="Cambria"/>
            <w:sz w:val="24"/>
            <w:szCs w:val="24"/>
          </w:rPr>
          <w:t>https://youtube.com/shorts/b_QEotHVsgI?si=gB2lL53yxahDUP6L</w:t>
        </w:r>
      </w:hyperlink>
      <w:r>
        <w:rPr>
          <w:rFonts w:ascii="Cambria" w:eastAsia="Cambria" w:hAnsi="Cambria" w:cs="Cambria"/>
          <w:color w:val="000000"/>
          <w:sz w:val="24"/>
          <w:szCs w:val="24"/>
        </w:rPr>
        <w:t xml:space="preserve"> </w:t>
      </w:r>
    </w:p>
    <w:p w14:paraId="294A2E78" w14:textId="4798AFE2" w:rsidR="00FE43E7" w:rsidRPr="00782772" w:rsidRDefault="00FE43E7">
      <w:pPr>
        <w:numPr>
          <w:ilvl w:val="0"/>
          <w:numId w:val="6"/>
        </w:numPr>
        <w:pBdr>
          <w:top w:val="nil"/>
          <w:left w:val="nil"/>
          <w:bottom w:val="nil"/>
          <w:right w:val="nil"/>
          <w:between w:val="nil"/>
        </w:pBdr>
        <w:ind w:left="-426" w:hanging="359"/>
        <w:rPr>
          <w:rStyle w:val="Hyperlink"/>
          <w:rFonts w:ascii="Cambria" w:eastAsia="Cambria" w:hAnsi="Cambria" w:cs="Cambria"/>
          <w:color w:val="000000"/>
          <w:sz w:val="24"/>
          <w:szCs w:val="24"/>
          <w:u w:val="none"/>
        </w:rPr>
      </w:pPr>
      <w:r>
        <w:rPr>
          <w:rFonts w:ascii="Cambria" w:eastAsia="Cambria" w:hAnsi="Cambria" w:cs="Cambria"/>
          <w:color w:val="000000"/>
          <w:sz w:val="24"/>
          <w:szCs w:val="24"/>
        </w:rPr>
        <w:t xml:space="preserve">No malai, paneer malai kofta: </w:t>
      </w:r>
      <w:hyperlink r:id="rId698" w:history="1">
        <w:r w:rsidRPr="004B653E">
          <w:rPr>
            <w:rStyle w:val="Hyperlink"/>
            <w:rFonts w:ascii="Cambria" w:hAnsi="Cambria" w:cstheme="minorHAnsi"/>
            <w:sz w:val="24"/>
            <w:szCs w:val="24"/>
          </w:rPr>
          <w:t>https://www.instagram.com/reel/C9gy6RRSqBT/?utm_source=ig_web_copy_link&amp;igsh=MzRlODBiNWFlZA==</w:t>
        </w:r>
      </w:hyperlink>
    </w:p>
    <w:p w14:paraId="032B11C8" w14:textId="5E22B7DA" w:rsidR="004122CF" w:rsidRPr="004122CF" w:rsidRDefault="004122CF">
      <w:pPr>
        <w:numPr>
          <w:ilvl w:val="0"/>
          <w:numId w:val="6"/>
        </w:numPr>
        <w:pBdr>
          <w:top w:val="nil"/>
          <w:left w:val="nil"/>
          <w:bottom w:val="nil"/>
          <w:right w:val="nil"/>
          <w:between w:val="nil"/>
        </w:pBdr>
        <w:ind w:left="-426" w:hanging="359"/>
        <w:rPr>
          <w:rStyle w:val="Hyperlink"/>
          <w:rFonts w:ascii="Cambria" w:eastAsia="Cambria" w:hAnsi="Cambria" w:cs="Cambria"/>
          <w:color w:val="auto"/>
          <w:sz w:val="24"/>
          <w:szCs w:val="24"/>
          <w:u w:val="none"/>
        </w:rPr>
      </w:pPr>
      <w:r>
        <w:rPr>
          <w:rStyle w:val="Hyperlink"/>
          <w:rFonts w:ascii="Cambria" w:eastAsia="Cambria" w:hAnsi="Cambria" w:cs="Cambria"/>
          <w:color w:val="auto"/>
          <w:sz w:val="24"/>
          <w:szCs w:val="24"/>
          <w:u w:val="none"/>
        </w:rPr>
        <w:t xml:space="preserve">Dudhi kofta: </w:t>
      </w:r>
      <w:hyperlink r:id="rId699" w:history="1">
        <w:r w:rsidR="00845AEE" w:rsidRPr="00201B77">
          <w:rPr>
            <w:rStyle w:val="Hyperlink"/>
            <w:rFonts w:ascii="Cambria" w:eastAsia="Cambria" w:hAnsi="Cambria" w:cs="Cambria"/>
            <w:sz w:val="24"/>
            <w:szCs w:val="24"/>
          </w:rPr>
          <w:t>https://youtube.com/shorts/KElnS6E4UZM?si=-dB_kUSNcuvQ64ie</w:t>
        </w:r>
      </w:hyperlink>
      <w:r>
        <w:rPr>
          <w:rStyle w:val="Hyperlink"/>
          <w:rFonts w:ascii="Cambria" w:eastAsia="Cambria" w:hAnsi="Cambria" w:cs="Cambria"/>
          <w:color w:val="auto"/>
          <w:sz w:val="24"/>
          <w:szCs w:val="24"/>
          <w:u w:val="none"/>
        </w:rPr>
        <w:t xml:space="preserve"> </w:t>
      </w:r>
    </w:p>
    <w:p w14:paraId="30332890" w14:textId="2C8EF3C8" w:rsidR="00782772" w:rsidRPr="007F35C7" w:rsidRDefault="00782772">
      <w:pPr>
        <w:numPr>
          <w:ilvl w:val="0"/>
          <w:numId w:val="6"/>
        </w:numPr>
        <w:pBdr>
          <w:top w:val="nil"/>
          <w:left w:val="nil"/>
          <w:bottom w:val="nil"/>
          <w:right w:val="nil"/>
          <w:between w:val="nil"/>
        </w:pBdr>
        <w:ind w:left="-426" w:hanging="359"/>
        <w:rPr>
          <w:rStyle w:val="Hyperlink"/>
          <w:rFonts w:ascii="Cambria" w:eastAsia="Cambria" w:hAnsi="Cambria" w:cs="Cambria"/>
          <w:color w:val="auto"/>
          <w:sz w:val="24"/>
          <w:szCs w:val="24"/>
          <w:u w:val="none"/>
        </w:rPr>
      </w:pPr>
      <w:r w:rsidRPr="00782772">
        <w:rPr>
          <w:rStyle w:val="Hyperlink"/>
          <w:rFonts w:ascii="Cambria" w:hAnsi="Cambria" w:cstheme="minorHAnsi"/>
          <w:color w:val="auto"/>
          <w:sz w:val="24"/>
          <w:szCs w:val="24"/>
          <w:u w:val="none"/>
        </w:rPr>
        <w:t xml:space="preserve">Oats paneer </w:t>
      </w:r>
      <w:proofErr w:type="spellStart"/>
      <w:r w:rsidRPr="00782772">
        <w:rPr>
          <w:rStyle w:val="Hyperlink"/>
          <w:rFonts w:ascii="Cambria" w:hAnsi="Cambria" w:cstheme="minorHAnsi"/>
          <w:color w:val="auto"/>
          <w:sz w:val="24"/>
          <w:szCs w:val="24"/>
          <w:u w:val="none"/>
        </w:rPr>
        <w:t>tikki</w:t>
      </w:r>
      <w:proofErr w:type="spellEnd"/>
      <w:r>
        <w:rPr>
          <w:rStyle w:val="Hyperlink"/>
          <w:rFonts w:ascii="Cambria" w:hAnsi="Cambria" w:cstheme="minorHAnsi"/>
          <w:color w:val="auto"/>
          <w:sz w:val="24"/>
          <w:szCs w:val="24"/>
          <w:u w:val="none"/>
        </w:rPr>
        <w:t xml:space="preserve">: </w:t>
      </w:r>
      <w:hyperlink r:id="rId700" w:history="1">
        <w:r w:rsidRPr="000B5569">
          <w:rPr>
            <w:rStyle w:val="Hyperlink"/>
            <w:rFonts w:ascii="Cambria" w:hAnsi="Cambria" w:cstheme="minorHAnsi"/>
            <w:sz w:val="24"/>
            <w:szCs w:val="24"/>
          </w:rPr>
          <w:t>https://www.instagram.com/reel/C7-4RkGIGzW/?igsh=MWVhdGUwejk4bG01bg==</w:t>
        </w:r>
      </w:hyperlink>
      <w:r>
        <w:rPr>
          <w:rStyle w:val="Hyperlink"/>
          <w:rFonts w:ascii="Cambria" w:hAnsi="Cambria" w:cstheme="minorHAnsi"/>
          <w:color w:val="auto"/>
          <w:sz w:val="24"/>
          <w:szCs w:val="24"/>
          <w:u w:val="none"/>
        </w:rPr>
        <w:t xml:space="preserve"> </w:t>
      </w:r>
    </w:p>
    <w:p w14:paraId="1C86EBEB" w14:textId="646698C2" w:rsidR="007F35C7" w:rsidRPr="00E83035" w:rsidRDefault="007F35C7">
      <w:pPr>
        <w:numPr>
          <w:ilvl w:val="0"/>
          <w:numId w:val="6"/>
        </w:numPr>
        <w:pBdr>
          <w:top w:val="nil"/>
          <w:left w:val="nil"/>
          <w:bottom w:val="nil"/>
          <w:right w:val="nil"/>
          <w:between w:val="nil"/>
        </w:pBdr>
        <w:ind w:left="-426" w:hanging="359"/>
        <w:rPr>
          <w:rStyle w:val="Hyperlink"/>
          <w:rFonts w:ascii="Cambria" w:eastAsia="Cambria" w:hAnsi="Cambria" w:cs="Cambria"/>
          <w:color w:val="auto"/>
          <w:sz w:val="24"/>
          <w:szCs w:val="24"/>
          <w:u w:val="none"/>
        </w:rPr>
      </w:pPr>
      <w:r>
        <w:rPr>
          <w:rStyle w:val="Hyperlink"/>
          <w:rFonts w:ascii="Cambria" w:hAnsi="Cambria" w:cstheme="minorHAnsi"/>
          <w:color w:val="auto"/>
          <w:sz w:val="24"/>
          <w:szCs w:val="24"/>
          <w:u w:val="none"/>
        </w:rPr>
        <w:t xml:space="preserve">Mix vegetable </w:t>
      </w:r>
      <w:proofErr w:type="spellStart"/>
      <w:r>
        <w:rPr>
          <w:rStyle w:val="Hyperlink"/>
          <w:rFonts w:ascii="Cambria" w:hAnsi="Cambria" w:cstheme="minorHAnsi"/>
          <w:color w:val="auto"/>
          <w:sz w:val="24"/>
          <w:szCs w:val="24"/>
          <w:u w:val="none"/>
        </w:rPr>
        <w:t>tikki</w:t>
      </w:r>
      <w:proofErr w:type="spellEnd"/>
      <w:r>
        <w:rPr>
          <w:rStyle w:val="Hyperlink"/>
          <w:rFonts w:ascii="Cambria" w:hAnsi="Cambria" w:cstheme="minorHAnsi"/>
          <w:color w:val="auto"/>
          <w:sz w:val="24"/>
          <w:szCs w:val="24"/>
          <w:u w:val="none"/>
        </w:rPr>
        <w:t xml:space="preserve"> (recipe- </w:t>
      </w:r>
      <w:hyperlink r:id="rId701" w:history="1">
        <w:r w:rsidRPr="00343DE7">
          <w:rPr>
            <w:rStyle w:val="Hyperlink"/>
            <w:rFonts w:ascii="Cambria" w:hAnsi="Cambria" w:cstheme="minorHAnsi"/>
            <w:sz w:val="24"/>
            <w:szCs w:val="24"/>
          </w:rPr>
          <w:t>https://www.instagram.com/reel/C-Atbt7Suro/?igsh=MXRyaDV3eTQ1OGxlbQ==</w:t>
        </w:r>
      </w:hyperlink>
      <w:r>
        <w:rPr>
          <w:rStyle w:val="Hyperlink"/>
          <w:rFonts w:ascii="Cambria" w:hAnsi="Cambria" w:cstheme="minorHAnsi"/>
          <w:color w:val="auto"/>
          <w:sz w:val="24"/>
          <w:szCs w:val="24"/>
          <w:u w:val="none"/>
        </w:rPr>
        <w:t xml:space="preserve"> ) [has potato]</w:t>
      </w:r>
    </w:p>
    <w:p w14:paraId="3D02D154" w14:textId="2283AFA0" w:rsidR="00E83035" w:rsidRPr="00573EB4" w:rsidRDefault="00E83035">
      <w:pPr>
        <w:numPr>
          <w:ilvl w:val="0"/>
          <w:numId w:val="6"/>
        </w:numPr>
        <w:pBdr>
          <w:top w:val="nil"/>
          <w:left w:val="nil"/>
          <w:bottom w:val="nil"/>
          <w:right w:val="nil"/>
          <w:between w:val="nil"/>
        </w:pBdr>
        <w:ind w:left="-426" w:hanging="359"/>
        <w:rPr>
          <w:rStyle w:val="Hyperlink"/>
          <w:rFonts w:ascii="Cambria" w:eastAsia="Cambria" w:hAnsi="Cambria" w:cs="Cambria"/>
          <w:color w:val="auto"/>
          <w:sz w:val="24"/>
          <w:szCs w:val="24"/>
          <w:u w:val="none"/>
        </w:rPr>
      </w:pPr>
      <w:r>
        <w:rPr>
          <w:rStyle w:val="Hyperlink"/>
          <w:rFonts w:ascii="Cambria" w:hAnsi="Cambria" w:cstheme="minorHAnsi"/>
          <w:color w:val="auto"/>
          <w:sz w:val="24"/>
          <w:szCs w:val="24"/>
          <w:u w:val="none"/>
        </w:rPr>
        <w:t xml:space="preserve">Palak paneer </w:t>
      </w:r>
      <w:proofErr w:type="spellStart"/>
      <w:r>
        <w:rPr>
          <w:rStyle w:val="Hyperlink"/>
          <w:rFonts w:ascii="Cambria" w:hAnsi="Cambria" w:cstheme="minorHAnsi"/>
          <w:color w:val="auto"/>
          <w:sz w:val="24"/>
          <w:szCs w:val="24"/>
          <w:u w:val="none"/>
        </w:rPr>
        <w:t>tikki</w:t>
      </w:r>
      <w:proofErr w:type="spellEnd"/>
      <w:r>
        <w:rPr>
          <w:rStyle w:val="Hyperlink"/>
          <w:rFonts w:ascii="Cambria" w:hAnsi="Cambria" w:cstheme="minorHAnsi"/>
          <w:color w:val="auto"/>
          <w:sz w:val="24"/>
          <w:szCs w:val="24"/>
          <w:u w:val="none"/>
        </w:rPr>
        <w:t xml:space="preserve">: </w:t>
      </w:r>
      <w:hyperlink r:id="rId702" w:history="1">
        <w:r w:rsidRPr="00E62F72">
          <w:rPr>
            <w:rStyle w:val="Hyperlink"/>
            <w:rFonts w:ascii="Cambria" w:hAnsi="Cambria" w:cstheme="minorHAnsi"/>
            <w:sz w:val="24"/>
            <w:szCs w:val="24"/>
          </w:rPr>
          <w:t>https://youtu.be/DuRZkJf8zFM?si=8nDzKTb9fMPPBjm0</w:t>
        </w:r>
      </w:hyperlink>
      <w:r>
        <w:rPr>
          <w:rStyle w:val="Hyperlink"/>
          <w:rFonts w:ascii="Cambria" w:hAnsi="Cambria" w:cstheme="minorHAnsi"/>
          <w:color w:val="auto"/>
          <w:sz w:val="24"/>
          <w:szCs w:val="24"/>
          <w:u w:val="none"/>
        </w:rPr>
        <w:t xml:space="preserve"> [has potato]</w:t>
      </w:r>
      <w:r w:rsidR="000E4C9D">
        <w:rPr>
          <w:rStyle w:val="Hyperlink"/>
          <w:rFonts w:ascii="Cambria" w:hAnsi="Cambria" w:cstheme="minorHAnsi"/>
          <w:color w:val="auto"/>
          <w:sz w:val="24"/>
          <w:szCs w:val="24"/>
          <w:u w:val="none"/>
        </w:rPr>
        <w:t xml:space="preserve">/ </w:t>
      </w:r>
      <w:hyperlink r:id="rId703" w:history="1">
        <w:r w:rsidR="000E4C9D" w:rsidRPr="00835C4A">
          <w:rPr>
            <w:rStyle w:val="Hyperlink"/>
            <w:rFonts w:ascii="Cambria" w:hAnsi="Cambria" w:cstheme="minorHAnsi"/>
            <w:sz w:val="24"/>
            <w:szCs w:val="24"/>
          </w:rPr>
          <w:t>https://youtu.be/KjtJwfA7ufw?si=rlnWNER6xiFCmwrx</w:t>
        </w:r>
      </w:hyperlink>
      <w:r w:rsidR="000E4C9D">
        <w:rPr>
          <w:rStyle w:val="Hyperlink"/>
          <w:rFonts w:ascii="Cambria" w:hAnsi="Cambria" w:cstheme="minorHAnsi"/>
          <w:color w:val="auto"/>
          <w:sz w:val="24"/>
          <w:szCs w:val="24"/>
          <w:u w:val="none"/>
        </w:rPr>
        <w:t xml:space="preserve"> </w:t>
      </w:r>
    </w:p>
    <w:p w14:paraId="5F509F67" w14:textId="063830FA" w:rsidR="00573EB4" w:rsidRPr="00C76037" w:rsidRDefault="00573EB4">
      <w:pPr>
        <w:numPr>
          <w:ilvl w:val="0"/>
          <w:numId w:val="6"/>
        </w:numPr>
        <w:pBdr>
          <w:top w:val="nil"/>
          <w:left w:val="nil"/>
          <w:bottom w:val="nil"/>
          <w:right w:val="nil"/>
          <w:between w:val="nil"/>
        </w:pBdr>
        <w:ind w:left="-426" w:hanging="359"/>
        <w:rPr>
          <w:rStyle w:val="Hyperlink"/>
          <w:rFonts w:ascii="Cambria" w:eastAsia="Cambria" w:hAnsi="Cambria" w:cs="Cambria"/>
          <w:color w:val="auto"/>
          <w:sz w:val="24"/>
          <w:szCs w:val="24"/>
          <w:u w:val="none"/>
        </w:rPr>
      </w:pPr>
      <w:r>
        <w:rPr>
          <w:rStyle w:val="Hyperlink"/>
          <w:rFonts w:ascii="Cambria" w:hAnsi="Cambria" w:cstheme="minorHAnsi"/>
          <w:color w:val="auto"/>
          <w:sz w:val="24"/>
          <w:szCs w:val="24"/>
          <w:u w:val="none"/>
        </w:rPr>
        <w:t xml:space="preserve">Rajma quinoa patty: </w:t>
      </w:r>
      <w:hyperlink r:id="rId704" w:history="1">
        <w:r w:rsidRPr="007A0AF1">
          <w:rPr>
            <w:rStyle w:val="Hyperlink"/>
            <w:rFonts w:ascii="Cambria" w:hAnsi="Cambria" w:cstheme="minorHAnsi"/>
            <w:sz w:val="24"/>
            <w:szCs w:val="24"/>
          </w:rPr>
          <w:t>https://www.instagram.com/reel/C_Z6upxJng_/?utm_source=ig_web_copy_link&amp;igsh=MzRlODBiNWFlZA==</w:t>
        </w:r>
      </w:hyperlink>
      <w:r>
        <w:rPr>
          <w:rStyle w:val="Hyperlink"/>
          <w:rFonts w:ascii="Cambria" w:hAnsi="Cambria" w:cstheme="minorHAnsi"/>
          <w:color w:val="auto"/>
          <w:sz w:val="24"/>
          <w:szCs w:val="24"/>
          <w:u w:val="none"/>
        </w:rPr>
        <w:t xml:space="preserve"> </w:t>
      </w:r>
    </w:p>
    <w:p w14:paraId="451A3A09" w14:textId="05CDA1F0" w:rsidR="00C76037" w:rsidRPr="00E76181" w:rsidRDefault="00C76037">
      <w:pPr>
        <w:numPr>
          <w:ilvl w:val="0"/>
          <w:numId w:val="6"/>
        </w:numPr>
        <w:pBdr>
          <w:top w:val="nil"/>
          <w:left w:val="nil"/>
          <w:bottom w:val="nil"/>
          <w:right w:val="nil"/>
          <w:between w:val="nil"/>
        </w:pBdr>
        <w:ind w:left="-426" w:hanging="359"/>
        <w:rPr>
          <w:rStyle w:val="Hyperlink"/>
          <w:rFonts w:ascii="Cambria" w:eastAsia="Cambria" w:hAnsi="Cambria" w:cs="Cambria"/>
          <w:color w:val="auto"/>
          <w:sz w:val="24"/>
          <w:szCs w:val="24"/>
          <w:u w:val="none"/>
        </w:rPr>
      </w:pPr>
      <w:bookmarkStart w:id="102" w:name="_Hlk190193870"/>
      <w:r>
        <w:rPr>
          <w:rStyle w:val="Hyperlink"/>
          <w:rFonts w:ascii="Cambria" w:hAnsi="Cambria" w:cstheme="minorHAnsi"/>
          <w:color w:val="auto"/>
          <w:sz w:val="24"/>
          <w:szCs w:val="24"/>
          <w:u w:val="none"/>
        </w:rPr>
        <w:t xml:space="preserve">Paneer vegetable </w:t>
      </w:r>
      <w:proofErr w:type="spellStart"/>
      <w:r>
        <w:rPr>
          <w:rStyle w:val="Hyperlink"/>
          <w:rFonts w:ascii="Cambria" w:hAnsi="Cambria" w:cstheme="minorHAnsi"/>
          <w:color w:val="auto"/>
          <w:sz w:val="24"/>
          <w:szCs w:val="24"/>
          <w:u w:val="none"/>
        </w:rPr>
        <w:t>tikki</w:t>
      </w:r>
      <w:proofErr w:type="spellEnd"/>
      <w:r>
        <w:rPr>
          <w:rStyle w:val="Hyperlink"/>
          <w:rFonts w:ascii="Cambria" w:hAnsi="Cambria" w:cstheme="minorHAnsi"/>
          <w:color w:val="auto"/>
          <w:sz w:val="24"/>
          <w:szCs w:val="24"/>
          <w:u w:val="none"/>
        </w:rPr>
        <w:t xml:space="preserve">: </w:t>
      </w:r>
      <w:hyperlink r:id="rId705" w:history="1">
        <w:r w:rsidR="00A86F62" w:rsidRPr="004072B4">
          <w:rPr>
            <w:rStyle w:val="Hyperlink"/>
            <w:rFonts w:ascii="Cambria" w:hAnsi="Cambria" w:cstheme="minorHAnsi"/>
            <w:sz w:val="24"/>
            <w:szCs w:val="24"/>
          </w:rPr>
          <w:t>https://youtube.com/shorts/invl29F0X5I?si=sRSqlhJDYSM_5NxV</w:t>
        </w:r>
      </w:hyperlink>
      <w:bookmarkEnd w:id="102"/>
      <w:r>
        <w:rPr>
          <w:rStyle w:val="Hyperlink"/>
          <w:rFonts w:ascii="Cambria" w:hAnsi="Cambria" w:cstheme="minorHAnsi"/>
          <w:color w:val="auto"/>
          <w:sz w:val="24"/>
          <w:szCs w:val="24"/>
          <w:u w:val="none"/>
        </w:rPr>
        <w:t xml:space="preserve"> </w:t>
      </w:r>
    </w:p>
    <w:p w14:paraId="2B840FFC" w14:textId="26B29D92" w:rsidR="00E76181" w:rsidRPr="00426457" w:rsidRDefault="00E76181">
      <w:pPr>
        <w:numPr>
          <w:ilvl w:val="0"/>
          <w:numId w:val="6"/>
        </w:numPr>
        <w:pBdr>
          <w:top w:val="nil"/>
          <w:left w:val="nil"/>
          <w:bottom w:val="nil"/>
          <w:right w:val="nil"/>
          <w:between w:val="nil"/>
        </w:pBdr>
        <w:ind w:left="-426" w:hanging="359"/>
        <w:rPr>
          <w:rStyle w:val="Hyperlink"/>
          <w:rFonts w:ascii="Cambria" w:eastAsia="Cambria" w:hAnsi="Cambria" w:cs="Cambria"/>
          <w:color w:val="auto"/>
          <w:sz w:val="24"/>
          <w:szCs w:val="24"/>
          <w:u w:val="none"/>
        </w:rPr>
      </w:pPr>
      <w:r>
        <w:rPr>
          <w:rStyle w:val="Hyperlink"/>
          <w:rFonts w:ascii="Cambria" w:hAnsi="Cambria" w:cstheme="minorHAnsi"/>
          <w:color w:val="auto"/>
          <w:sz w:val="24"/>
          <w:szCs w:val="24"/>
          <w:u w:val="none"/>
        </w:rPr>
        <w:t xml:space="preserve">Zucchini fritters: </w:t>
      </w:r>
      <w:hyperlink r:id="rId706" w:history="1">
        <w:r w:rsidRPr="00061B6A">
          <w:rPr>
            <w:rStyle w:val="Hyperlink"/>
            <w:rFonts w:ascii="Cambria" w:hAnsi="Cambria" w:cstheme="minorHAnsi"/>
            <w:sz w:val="24"/>
            <w:szCs w:val="24"/>
          </w:rPr>
          <w:t>https://www.instagram.com/reel/DAVv3wqhOyw/?igsh=MXI1ZXQ3ZWF2dG51cg==</w:t>
        </w:r>
      </w:hyperlink>
      <w:r>
        <w:rPr>
          <w:rStyle w:val="Hyperlink"/>
          <w:rFonts w:ascii="Cambria" w:hAnsi="Cambria" w:cstheme="minorHAnsi"/>
          <w:color w:val="auto"/>
          <w:sz w:val="24"/>
          <w:szCs w:val="24"/>
          <w:u w:val="none"/>
        </w:rPr>
        <w:t xml:space="preserve"> </w:t>
      </w:r>
    </w:p>
    <w:p w14:paraId="2396FDC5" w14:textId="5C311F47" w:rsidR="00426457" w:rsidRPr="001C506A" w:rsidRDefault="00426457">
      <w:pPr>
        <w:numPr>
          <w:ilvl w:val="0"/>
          <w:numId w:val="6"/>
        </w:numPr>
        <w:pBdr>
          <w:top w:val="nil"/>
          <w:left w:val="nil"/>
          <w:bottom w:val="nil"/>
          <w:right w:val="nil"/>
          <w:between w:val="nil"/>
        </w:pBdr>
        <w:ind w:left="-426" w:hanging="359"/>
        <w:rPr>
          <w:rStyle w:val="Hyperlink"/>
          <w:rFonts w:ascii="Cambria" w:eastAsia="Cambria" w:hAnsi="Cambria" w:cs="Cambria"/>
          <w:color w:val="auto"/>
          <w:sz w:val="24"/>
          <w:szCs w:val="24"/>
          <w:u w:val="none"/>
        </w:rPr>
      </w:pPr>
      <w:bookmarkStart w:id="103" w:name="_Hlk196831751"/>
      <w:r>
        <w:rPr>
          <w:rStyle w:val="Hyperlink"/>
          <w:rFonts w:ascii="Cambria" w:hAnsi="Cambria" w:cstheme="minorHAnsi"/>
          <w:color w:val="auto"/>
          <w:sz w:val="24"/>
          <w:szCs w:val="24"/>
          <w:u w:val="none"/>
        </w:rPr>
        <w:t xml:space="preserve">Sweet potato chole </w:t>
      </w:r>
      <w:proofErr w:type="spellStart"/>
      <w:r>
        <w:rPr>
          <w:rStyle w:val="Hyperlink"/>
          <w:rFonts w:ascii="Cambria" w:hAnsi="Cambria" w:cstheme="minorHAnsi"/>
          <w:color w:val="auto"/>
          <w:sz w:val="24"/>
          <w:szCs w:val="24"/>
          <w:u w:val="none"/>
        </w:rPr>
        <w:t>tikkis</w:t>
      </w:r>
      <w:proofErr w:type="spellEnd"/>
      <w:r>
        <w:rPr>
          <w:rStyle w:val="Hyperlink"/>
          <w:rFonts w:ascii="Cambria" w:hAnsi="Cambria" w:cstheme="minorHAnsi"/>
          <w:color w:val="auto"/>
          <w:sz w:val="24"/>
          <w:szCs w:val="24"/>
          <w:u w:val="none"/>
        </w:rPr>
        <w:t xml:space="preserve">: </w:t>
      </w:r>
      <w:hyperlink r:id="rId707" w:history="1">
        <w:r w:rsidRPr="00BA6F57">
          <w:rPr>
            <w:rStyle w:val="Hyperlink"/>
            <w:rFonts w:ascii="Cambria" w:hAnsi="Cambria" w:cstheme="minorHAnsi"/>
            <w:sz w:val="24"/>
            <w:szCs w:val="24"/>
          </w:rPr>
          <w:t>https://youtu.be/ddoZYQ99xeY?si=hqD7Bpmbl74sehS4</w:t>
        </w:r>
      </w:hyperlink>
      <w:bookmarkEnd w:id="103"/>
      <w:r>
        <w:rPr>
          <w:rStyle w:val="Hyperlink"/>
          <w:rFonts w:ascii="Cambria" w:hAnsi="Cambria" w:cstheme="minorHAnsi"/>
          <w:color w:val="auto"/>
          <w:sz w:val="24"/>
          <w:szCs w:val="24"/>
          <w:u w:val="none"/>
        </w:rPr>
        <w:t xml:space="preserve"> </w:t>
      </w:r>
    </w:p>
    <w:p w14:paraId="30CEEB86" w14:textId="36FB4F3C" w:rsidR="001C506A" w:rsidRPr="00557E5A" w:rsidRDefault="001C506A">
      <w:pPr>
        <w:numPr>
          <w:ilvl w:val="0"/>
          <w:numId w:val="6"/>
        </w:numPr>
        <w:pBdr>
          <w:top w:val="nil"/>
          <w:left w:val="nil"/>
          <w:bottom w:val="nil"/>
          <w:right w:val="nil"/>
          <w:between w:val="nil"/>
        </w:pBdr>
        <w:ind w:left="-426" w:hanging="359"/>
        <w:rPr>
          <w:rStyle w:val="Hyperlink"/>
          <w:rFonts w:ascii="Cambria" w:eastAsia="Cambria" w:hAnsi="Cambria" w:cs="Cambria"/>
          <w:color w:val="auto"/>
          <w:sz w:val="24"/>
          <w:szCs w:val="24"/>
          <w:u w:val="none"/>
        </w:rPr>
      </w:pPr>
      <w:r>
        <w:rPr>
          <w:rStyle w:val="Hyperlink"/>
          <w:rFonts w:ascii="Cambria" w:hAnsi="Cambria" w:cstheme="minorHAnsi"/>
          <w:color w:val="auto"/>
          <w:sz w:val="24"/>
          <w:szCs w:val="24"/>
          <w:u w:val="none"/>
        </w:rPr>
        <w:t>Falafel</w:t>
      </w:r>
      <w:r w:rsidR="00F31E4F">
        <w:rPr>
          <w:rStyle w:val="Hyperlink"/>
          <w:rFonts w:ascii="Cambria" w:hAnsi="Cambria" w:cstheme="minorHAnsi"/>
          <w:color w:val="auto"/>
          <w:sz w:val="24"/>
          <w:szCs w:val="24"/>
          <w:u w:val="none"/>
        </w:rPr>
        <w:t xml:space="preserve"> </w:t>
      </w:r>
      <w:proofErr w:type="spellStart"/>
      <w:r w:rsidR="00F31E4F">
        <w:rPr>
          <w:rStyle w:val="Hyperlink"/>
          <w:rFonts w:ascii="Cambria" w:hAnsi="Cambria" w:cstheme="minorHAnsi"/>
          <w:color w:val="auto"/>
          <w:sz w:val="24"/>
          <w:szCs w:val="24"/>
          <w:u w:val="none"/>
        </w:rPr>
        <w:t>tikki</w:t>
      </w:r>
      <w:proofErr w:type="spellEnd"/>
      <w:r>
        <w:rPr>
          <w:rStyle w:val="Hyperlink"/>
          <w:rFonts w:ascii="Cambria" w:hAnsi="Cambria" w:cstheme="minorHAnsi"/>
          <w:color w:val="auto"/>
          <w:sz w:val="24"/>
          <w:szCs w:val="24"/>
          <w:u w:val="none"/>
        </w:rPr>
        <w:t xml:space="preserve">: </w:t>
      </w:r>
      <w:hyperlink r:id="rId708" w:history="1">
        <w:r w:rsidRPr="001D1FF6">
          <w:rPr>
            <w:rStyle w:val="Hyperlink"/>
            <w:rFonts w:ascii="Cambria" w:hAnsi="Cambria" w:cstheme="minorHAnsi"/>
            <w:sz w:val="24"/>
            <w:szCs w:val="24"/>
          </w:rPr>
          <w:t>https://youtube.com/shorts/UUqc-ZlKcZ8?si=4PBpq7bZ17vuGv7d</w:t>
        </w:r>
      </w:hyperlink>
      <w:r>
        <w:rPr>
          <w:rStyle w:val="Hyperlink"/>
          <w:rFonts w:ascii="Cambria" w:hAnsi="Cambria" w:cstheme="minorHAnsi"/>
          <w:color w:val="auto"/>
          <w:sz w:val="24"/>
          <w:szCs w:val="24"/>
          <w:u w:val="none"/>
        </w:rPr>
        <w:t xml:space="preserve"> </w:t>
      </w:r>
    </w:p>
    <w:p w14:paraId="309F7BE9" w14:textId="798450C9" w:rsidR="00557E5A" w:rsidRPr="00557E5A" w:rsidRDefault="00557E5A">
      <w:pPr>
        <w:numPr>
          <w:ilvl w:val="0"/>
          <w:numId w:val="6"/>
        </w:numPr>
        <w:pBdr>
          <w:top w:val="nil"/>
          <w:left w:val="nil"/>
          <w:bottom w:val="nil"/>
          <w:right w:val="nil"/>
          <w:between w:val="nil"/>
        </w:pBdr>
        <w:ind w:left="-426" w:hanging="359"/>
        <w:rPr>
          <w:rStyle w:val="Hyperlink"/>
          <w:rFonts w:ascii="Cambria" w:eastAsia="Cambria" w:hAnsi="Cambria" w:cs="Cambria"/>
          <w:color w:val="auto"/>
          <w:sz w:val="24"/>
          <w:szCs w:val="24"/>
          <w:u w:val="none"/>
        </w:rPr>
      </w:pPr>
      <w:r>
        <w:rPr>
          <w:rStyle w:val="Hyperlink"/>
          <w:rFonts w:ascii="Cambria" w:hAnsi="Cambria" w:cstheme="minorHAnsi"/>
          <w:color w:val="auto"/>
          <w:sz w:val="24"/>
          <w:szCs w:val="24"/>
          <w:u w:val="none"/>
        </w:rPr>
        <w:lastRenderedPageBreak/>
        <w:t xml:space="preserve">Quinoa green peas </w:t>
      </w:r>
      <w:proofErr w:type="spellStart"/>
      <w:r>
        <w:rPr>
          <w:rStyle w:val="Hyperlink"/>
          <w:rFonts w:ascii="Cambria" w:hAnsi="Cambria" w:cstheme="minorHAnsi"/>
          <w:color w:val="auto"/>
          <w:sz w:val="24"/>
          <w:szCs w:val="24"/>
          <w:u w:val="none"/>
        </w:rPr>
        <w:t>tikki</w:t>
      </w:r>
      <w:proofErr w:type="spellEnd"/>
      <w:r>
        <w:rPr>
          <w:rStyle w:val="Hyperlink"/>
          <w:rFonts w:ascii="Cambria" w:hAnsi="Cambria" w:cstheme="minorHAnsi"/>
          <w:color w:val="auto"/>
          <w:sz w:val="24"/>
          <w:szCs w:val="24"/>
          <w:u w:val="none"/>
        </w:rPr>
        <w:t xml:space="preserve">: </w:t>
      </w:r>
      <w:hyperlink r:id="rId709" w:history="1">
        <w:r w:rsidRPr="001D1FF6">
          <w:rPr>
            <w:rStyle w:val="Hyperlink"/>
            <w:rFonts w:ascii="Cambria" w:hAnsi="Cambria" w:cstheme="minorHAnsi"/>
            <w:sz w:val="24"/>
            <w:szCs w:val="24"/>
          </w:rPr>
          <w:t>https://www.instagram.com/reel/DDoztRRIOfc/?utm_source=ig_web_copy_link</w:t>
        </w:r>
      </w:hyperlink>
    </w:p>
    <w:p w14:paraId="66C6C240" w14:textId="3BF2AAE9" w:rsidR="00557E5A" w:rsidRDefault="00E0280B">
      <w:pPr>
        <w:numPr>
          <w:ilvl w:val="0"/>
          <w:numId w:val="6"/>
        </w:numPr>
        <w:pBdr>
          <w:top w:val="nil"/>
          <w:left w:val="nil"/>
          <w:bottom w:val="nil"/>
          <w:right w:val="nil"/>
          <w:between w:val="nil"/>
        </w:pBdr>
        <w:ind w:left="-426" w:hanging="359"/>
        <w:rPr>
          <w:rFonts w:ascii="Cambria" w:eastAsia="Cambria" w:hAnsi="Cambria" w:cs="Cambria"/>
          <w:sz w:val="24"/>
          <w:szCs w:val="24"/>
        </w:rPr>
      </w:pPr>
      <w:bookmarkStart w:id="104" w:name="_Hlk196831863"/>
      <w:r>
        <w:rPr>
          <w:rFonts w:ascii="Cambria" w:eastAsia="Cambria" w:hAnsi="Cambria" w:cs="Cambria"/>
          <w:sz w:val="24"/>
          <w:szCs w:val="24"/>
        </w:rPr>
        <w:t xml:space="preserve">Sweet potato broccoli </w:t>
      </w:r>
      <w:proofErr w:type="spellStart"/>
      <w:r>
        <w:rPr>
          <w:rFonts w:ascii="Cambria" w:eastAsia="Cambria" w:hAnsi="Cambria" w:cs="Cambria"/>
          <w:sz w:val="24"/>
          <w:szCs w:val="24"/>
        </w:rPr>
        <w:t>tikki</w:t>
      </w:r>
      <w:proofErr w:type="spellEnd"/>
      <w:r>
        <w:rPr>
          <w:rFonts w:ascii="Cambria" w:eastAsia="Cambria" w:hAnsi="Cambria" w:cs="Cambria"/>
          <w:sz w:val="24"/>
          <w:szCs w:val="24"/>
        </w:rPr>
        <w:t xml:space="preserve"> bowl: </w:t>
      </w:r>
      <w:hyperlink r:id="rId710" w:history="1">
        <w:r w:rsidRPr="00C35903">
          <w:rPr>
            <w:rStyle w:val="Hyperlink"/>
            <w:rFonts w:ascii="Cambria" w:eastAsia="Cambria" w:hAnsi="Cambria" w:cs="Cambria"/>
            <w:sz w:val="24"/>
            <w:szCs w:val="24"/>
          </w:rPr>
          <w:t>https://www.instagram.com/reel/DG0OGZ1o2Of/?igsh=MW54aWtyeTRjODBlcA==</w:t>
        </w:r>
      </w:hyperlink>
      <w:bookmarkEnd w:id="104"/>
      <w:r>
        <w:rPr>
          <w:rFonts w:ascii="Cambria" w:eastAsia="Cambria" w:hAnsi="Cambria" w:cs="Cambria"/>
          <w:sz w:val="24"/>
          <w:szCs w:val="24"/>
        </w:rPr>
        <w:t xml:space="preserve"> </w:t>
      </w:r>
    </w:p>
    <w:p w14:paraId="38886EE6" w14:textId="4EFE7CD9" w:rsidR="00AC54E1" w:rsidRDefault="00AC54E1">
      <w:pPr>
        <w:numPr>
          <w:ilvl w:val="0"/>
          <w:numId w:val="6"/>
        </w:numPr>
        <w:pBdr>
          <w:top w:val="nil"/>
          <w:left w:val="nil"/>
          <w:bottom w:val="nil"/>
          <w:right w:val="nil"/>
          <w:between w:val="nil"/>
        </w:pBdr>
        <w:ind w:left="-426" w:hanging="359"/>
        <w:rPr>
          <w:rFonts w:ascii="Cambria" w:eastAsia="Cambria" w:hAnsi="Cambria" w:cs="Cambria"/>
          <w:sz w:val="24"/>
          <w:szCs w:val="24"/>
        </w:rPr>
      </w:pPr>
      <w:bookmarkStart w:id="105" w:name="_Hlk196831888"/>
      <w:r>
        <w:rPr>
          <w:rFonts w:ascii="Cambria" w:eastAsia="Cambria" w:hAnsi="Cambria" w:cs="Cambria"/>
          <w:sz w:val="24"/>
          <w:szCs w:val="24"/>
        </w:rPr>
        <w:t xml:space="preserve">Rajma paneer </w:t>
      </w:r>
      <w:proofErr w:type="spellStart"/>
      <w:r>
        <w:rPr>
          <w:rFonts w:ascii="Cambria" w:eastAsia="Cambria" w:hAnsi="Cambria" w:cs="Cambria"/>
          <w:sz w:val="24"/>
          <w:szCs w:val="24"/>
        </w:rPr>
        <w:t>tikkis</w:t>
      </w:r>
      <w:proofErr w:type="spellEnd"/>
      <w:r>
        <w:rPr>
          <w:rFonts w:ascii="Cambria" w:eastAsia="Cambria" w:hAnsi="Cambria" w:cs="Cambria"/>
          <w:sz w:val="24"/>
          <w:szCs w:val="24"/>
        </w:rPr>
        <w:t xml:space="preserve">: </w:t>
      </w:r>
      <w:hyperlink r:id="rId711" w:history="1">
        <w:r w:rsidRPr="00C81D03">
          <w:rPr>
            <w:rStyle w:val="Hyperlink"/>
            <w:rFonts w:ascii="Cambria" w:eastAsia="Cambria" w:hAnsi="Cambria" w:cs="Cambria"/>
            <w:sz w:val="24"/>
            <w:szCs w:val="24"/>
          </w:rPr>
          <w:t>https://youtube.com/shorts/weEIRo2-aRY?si=xuLEgLdamt8oysP4</w:t>
        </w:r>
      </w:hyperlink>
    </w:p>
    <w:bookmarkEnd w:id="105"/>
    <w:p w14:paraId="59D9BA1D" w14:textId="2DAAFF77" w:rsidR="00AC54E1" w:rsidRDefault="004071B9">
      <w:pPr>
        <w:numPr>
          <w:ilvl w:val="0"/>
          <w:numId w:val="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Mix veg moong + paneer </w:t>
      </w:r>
      <w:proofErr w:type="spellStart"/>
      <w:r>
        <w:rPr>
          <w:rFonts w:ascii="Cambria" w:eastAsia="Cambria" w:hAnsi="Cambria" w:cs="Cambria"/>
          <w:sz w:val="24"/>
          <w:szCs w:val="24"/>
        </w:rPr>
        <w:t>tikkis</w:t>
      </w:r>
      <w:proofErr w:type="spellEnd"/>
      <w:r>
        <w:rPr>
          <w:rFonts w:ascii="Cambria" w:eastAsia="Cambria" w:hAnsi="Cambria" w:cs="Cambria"/>
          <w:sz w:val="24"/>
          <w:szCs w:val="24"/>
        </w:rPr>
        <w:t xml:space="preserve">: </w:t>
      </w:r>
      <w:hyperlink r:id="rId712" w:history="1">
        <w:r w:rsidRPr="007F512C">
          <w:rPr>
            <w:rStyle w:val="Hyperlink"/>
            <w:rFonts w:ascii="Cambria" w:eastAsia="Cambria" w:hAnsi="Cambria" w:cs="Cambria"/>
            <w:sz w:val="24"/>
            <w:szCs w:val="24"/>
          </w:rPr>
          <w:t>https://www.instagram.com/reel/DH0BCaxTveb/?igsh=MXdoMWhzM2Z3enQ3Yg==</w:t>
        </w:r>
      </w:hyperlink>
    </w:p>
    <w:p w14:paraId="25610CDC" w14:textId="77162634" w:rsidR="004071B9" w:rsidRDefault="00E41A06">
      <w:pPr>
        <w:numPr>
          <w:ilvl w:val="0"/>
          <w:numId w:val="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Chicken keema vegetable </w:t>
      </w:r>
      <w:proofErr w:type="spellStart"/>
      <w:r>
        <w:rPr>
          <w:rFonts w:ascii="Cambria" w:eastAsia="Cambria" w:hAnsi="Cambria" w:cs="Cambria"/>
          <w:sz w:val="24"/>
          <w:szCs w:val="24"/>
        </w:rPr>
        <w:t>tikkis</w:t>
      </w:r>
      <w:proofErr w:type="spellEnd"/>
      <w:r>
        <w:rPr>
          <w:rFonts w:ascii="Cambria" w:eastAsia="Cambria" w:hAnsi="Cambria" w:cs="Cambria"/>
          <w:sz w:val="24"/>
          <w:szCs w:val="24"/>
        </w:rPr>
        <w:t xml:space="preserve">: </w:t>
      </w:r>
      <w:hyperlink r:id="rId713" w:history="1">
        <w:r w:rsidRPr="00011C49">
          <w:rPr>
            <w:rStyle w:val="Hyperlink"/>
            <w:rFonts w:ascii="Cambria" w:eastAsia="Cambria" w:hAnsi="Cambria" w:cs="Cambria"/>
            <w:sz w:val="24"/>
            <w:szCs w:val="24"/>
          </w:rPr>
          <w:t>https://youtube.com/shorts/pV7vHmJmb4g?si=ySg-qa6DI64AR12u</w:t>
        </w:r>
      </w:hyperlink>
      <w:r>
        <w:rPr>
          <w:rFonts w:ascii="Cambria" w:eastAsia="Cambria" w:hAnsi="Cambria" w:cs="Cambria"/>
          <w:sz w:val="24"/>
          <w:szCs w:val="24"/>
        </w:rPr>
        <w:t xml:space="preserve"> </w:t>
      </w:r>
    </w:p>
    <w:p w14:paraId="58BF75D4" w14:textId="656601B5" w:rsidR="00E41A06" w:rsidRDefault="005347EC">
      <w:pPr>
        <w:numPr>
          <w:ilvl w:val="0"/>
          <w:numId w:val="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Kala chana </w:t>
      </w:r>
      <w:proofErr w:type="spellStart"/>
      <w:r>
        <w:rPr>
          <w:rFonts w:ascii="Cambria" w:eastAsia="Cambria" w:hAnsi="Cambria" w:cs="Cambria"/>
          <w:sz w:val="24"/>
          <w:szCs w:val="24"/>
        </w:rPr>
        <w:t>tikki</w:t>
      </w:r>
      <w:proofErr w:type="spellEnd"/>
      <w:r>
        <w:rPr>
          <w:rFonts w:ascii="Cambria" w:eastAsia="Cambria" w:hAnsi="Cambria" w:cs="Cambria"/>
          <w:sz w:val="24"/>
          <w:szCs w:val="24"/>
        </w:rPr>
        <w:t xml:space="preserve">: </w:t>
      </w:r>
      <w:hyperlink r:id="rId714" w:history="1">
        <w:r w:rsidRPr="00AE150B">
          <w:rPr>
            <w:rStyle w:val="Hyperlink"/>
            <w:rFonts w:ascii="Cambria" w:eastAsia="Cambria" w:hAnsi="Cambria" w:cs="Cambria"/>
            <w:sz w:val="24"/>
            <w:szCs w:val="24"/>
          </w:rPr>
          <w:t>https://youtube.com/shorts/yUzqdYnEBZE?si=4QgSdjE6-uZz2SrT</w:t>
        </w:r>
      </w:hyperlink>
    </w:p>
    <w:p w14:paraId="591F5FE8" w14:textId="10D8EB67" w:rsidR="005347EC" w:rsidRDefault="002A28D7">
      <w:pPr>
        <w:numPr>
          <w:ilvl w:val="0"/>
          <w:numId w:val="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Palak moong dal </w:t>
      </w:r>
      <w:proofErr w:type="spellStart"/>
      <w:r>
        <w:rPr>
          <w:rFonts w:ascii="Cambria" w:eastAsia="Cambria" w:hAnsi="Cambria" w:cs="Cambria"/>
          <w:sz w:val="24"/>
          <w:szCs w:val="24"/>
        </w:rPr>
        <w:t>tikkis</w:t>
      </w:r>
      <w:proofErr w:type="spellEnd"/>
      <w:r>
        <w:rPr>
          <w:rFonts w:ascii="Cambria" w:eastAsia="Cambria" w:hAnsi="Cambria" w:cs="Cambria"/>
          <w:sz w:val="24"/>
          <w:szCs w:val="24"/>
        </w:rPr>
        <w:t xml:space="preserve">: </w:t>
      </w:r>
      <w:hyperlink r:id="rId715" w:history="1">
        <w:r w:rsidRPr="005A1245">
          <w:rPr>
            <w:rStyle w:val="Hyperlink"/>
            <w:rFonts w:ascii="Cambria" w:eastAsia="Cambria" w:hAnsi="Cambria" w:cs="Cambria"/>
            <w:sz w:val="24"/>
            <w:szCs w:val="24"/>
          </w:rPr>
          <w:t>https://www.instagram.com/reel/DMXTbCsSrbU/?igsh=MWIyamo3bTV0empvZg==</w:t>
        </w:r>
      </w:hyperlink>
    </w:p>
    <w:p w14:paraId="22685392" w14:textId="6FDB85E5" w:rsidR="002A28D7" w:rsidRDefault="002A28D7">
      <w:pPr>
        <w:numPr>
          <w:ilvl w:val="0"/>
          <w:numId w:val="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Sprouted moong poha </w:t>
      </w:r>
      <w:proofErr w:type="spellStart"/>
      <w:r>
        <w:rPr>
          <w:rFonts w:ascii="Cambria" w:eastAsia="Cambria" w:hAnsi="Cambria" w:cs="Cambria"/>
          <w:sz w:val="24"/>
          <w:szCs w:val="24"/>
        </w:rPr>
        <w:t>tikkis</w:t>
      </w:r>
      <w:proofErr w:type="spellEnd"/>
      <w:r>
        <w:rPr>
          <w:rFonts w:ascii="Cambria" w:eastAsia="Cambria" w:hAnsi="Cambria" w:cs="Cambria"/>
          <w:sz w:val="24"/>
          <w:szCs w:val="24"/>
        </w:rPr>
        <w:t xml:space="preserve">: </w:t>
      </w:r>
      <w:hyperlink r:id="rId716" w:history="1">
        <w:r w:rsidRPr="005A1245">
          <w:rPr>
            <w:rStyle w:val="Hyperlink"/>
            <w:rFonts w:ascii="Cambria" w:eastAsia="Cambria" w:hAnsi="Cambria" w:cs="Cambria"/>
            <w:sz w:val="24"/>
            <w:szCs w:val="24"/>
          </w:rPr>
          <w:t>https://w</w:t>
        </w:r>
        <w:r w:rsidR="00B15FDA">
          <w:rPr>
            <w:rStyle w:val="Hyperlink"/>
            <w:rFonts w:ascii="Cambria" w:eastAsia="Cambria" w:hAnsi="Cambria" w:cs="Cambria"/>
            <w:sz w:val="24"/>
            <w:szCs w:val="24"/>
          </w:rPr>
          <w:t>v</w:t>
        </w:r>
        <w:r w:rsidRPr="005A1245">
          <w:rPr>
            <w:rStyle w:val="Hyperlink"/>
            <w:rFonts w:ascii="Cambria" w:eastAsia="Cambria" w:hAnsi="Cambria" w:cs="Cambria"/>
            <w:sz w:val="24"/>
            <w:szCs w:val="24"/>
          </w:rPr>
          <w:t>ww.instagram.com/reel/DNCTHhRsbsz/?igsh=MTI4ZnE3YWR3dmVubQ==</w:t>
        </w:r>
      </w:hyperlink>
    </w:p>
    <w:p w14:paraId="61C3749B" w14:textId="46CC66EB" w:rsidR="002A28D7" w:rsidRDefault="00181EB1">
      <w:pPr>
        <w:numPr>
          <w:ilvl w:val="0"/>
          <w:numId w:val="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Makhana paneer </w:t>
      </w:r>
      <w:proofErr w:type="spellStart"/>
      <w:r>
        <w:rPr>
          <w:rFonts w:ascii="Cambria" w:eastAsia="Cambria" w:hAnsi="Cambria" w:cs="Cambria"/>
          <w:sz w:val="24"/>
          <w:szCs w:val="24"/>
        </w:rPr>
        <w:t>tikkis</w:t>
      </w:r>
      <w:proofErr w:type="spellEnd"/>
      <w:r>
        <w:rPr>
          <w:rFonts w:ascii="Cambria" w:eastAsia="Cambria" w:hAnsi="Cambria" w:cs="Cambria"/>
          <w:sz w:val="24"/>
          <w:szCs w:val="24"/>
        </w:rPr>
        <w:t xml:space="preserve">: </w:t>
      </w:r>
      <w:hyperlink r:id="rId717" w:history="1">
        <w:r w:rsidRPr="00C72BF7">
          <w:rPr>
            <w:rStyle w:val="Hyperlink"/>
            <w:rFonts w:ascii="Cambria" w:eastAsia="Cambria" w:hAnsi="Cambria" w:cs="Cambria"/>
            <w:sz w:val="24"/>
            <w:szCs w:val="24"/>
          </w:rPr>
          <w:t>https://www.instagram.com/reel/DO_ZkW6koKK/?utm_source=ig_web_copy_link</w:t>
        </w:r>
      </w:hyperlink>
    </w:p>
    <w:p w14:paraId="08C92EFA" w14:textId="43972087" w:rsidR="00181EB1" w:rsidRDefault="009B0EAD">
      <w:pPr>
        <w:numPr>
          <w:ilvl w:val="0"/>
          <w:numId w:val="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Broccoli paneer </w:t>
      </w:r>
      <w:proofErr w:type="spellStart"/>
      <w:r>
        <w:rPr>
          <w:rFonts w:ascii="Cambria" w:eastAsia="Cambria" w:hAnsi="Cambria" w:cs="Cambria"/>
          <w:sz w:val="24"/>
          <w:szCs w:val="24"/>
        </w:rPr>
        <w:t>tikkis</w:t>
      </w:r>
      <w:proofErr w:type="spellEnd"/>
      <w:r>
        <w:rPr>
          <w:rFonts w:ascii="Cambria" w:eastAsia="Cambria" w:hAnsi="Cambria" w:cs="Cambria"/>
          <w:sz w:val="24"/>
          <w:szCs w:val="24"/>
        </w:rPr>
        <w:t xml:space="preserve">: </w:t>
      </w:r>
      <w:hyperlink r:id="rId718" w:history="1">
        <w:r w:rsidRPr="00B8076F">
          <w:rPr>
            <w:rStyle w:val="Hyperlink"/>
            <w:rFonts w:ascii="Cambria" w:eastAsia="Cambria" w:hAnsi="Cambria" w:cs="Cambria"/>
            <w:sz w:val="24"/>
            <w:szCs w:val="24"/>
          </w:rPr>
          <w:t>https://youtube.com/shorts/RibuAn499qI?si=5TPNeAID5IacLMjH</w:t>
        </w:r>
      </w:hyperlink>
    </w:p>
    <w:p w14:paraId="14036016" w14:textId="67CD2582" w:rsidR="009B0EAD" w:rsidRDefault="0062520B">
      <w:pPr>
        <w:numPr>
          <w:ilvl w:val="0"/>
          <w:numId w:val="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Yam </w:t>
      </w:r>
      <w:proofErr w:type="spellStart"/>
      <w:r>
        <w:rPr>
          <w:rFonts w:ascii="Cambria" w:eastAsia="Cambria" w:hAnsi="Cambria" w:cs="Cambria"/>
          <w:sz w:val="24"/>
          <w:szCs w:val="24"/>
        </w:rPr>
        <w:t>tikkis</w:t>
      </w:r>
      <w:proofErr w:type="spellEnd"/>
      <w:r>
        <w:rPr>
          <w:rFonts w:ascii="Cambria" w:eastAsia="Cambria" w:hAnsi="Cambria" w:cs="Cambria"/>
          <w:sz w:val="24"/>
          <w:szCs w:val="24"/>
        </w:rPr>
        <w:t xml:space="preserve">: </w:t>
      </w:r>
      <w:hyperlink r:id="rId719" w:history="1">
        <w:r w:rsidRPr="00F01B20">
          <w:rPr>
            <w:rStyle w:val="Hyperlink"/>
            <w:rFonts w:ascii="Cambria" w:eastAsia="Cambria" w:hAnsi="Cambria" w:cs="Cambria"/>
            <w:sz w:val="24"/>
            <w:szCs w:val="24"/>
          </w:rPr>
          <w:t>https://youtube.com/shorts/-3Tc7yDC9F0?si=8UHbQbTarM5cjtTe</w:t>
        </w:r>
      </w:hyperlink>
    </w:p>
    <w:p w14:paraId="457F1907" w14:textId="7B3207A0" w:rsidR="0062520B" w:rsidRDefault="00383C0F">
      <w:pPr>
        <w:numPr>
          <w:ilvl w:val="0"/>
          <w:numId w:val="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Moong spinach paneer </w:t>
      </w:r>
      <w:proofErr w:type="spellStart"/>
      <w:r>
        <w:rPr>
          <w:rFonts w:ascii="Cambria" w:eastAsia="Cambria" w:hAnsi="Cambria" w:cs="Cambria"/>
          <w:sz w:val="24"/>
          <w:szCs w:val="24"/>
        </w:rPr>
        <w:t>tikki</w:t>
      </w:r>
      <w:proofErr w:type="spellEnd"/>
      <w:r>
        <w:rPr>
          <w:rFonts w:ascii="Cambria" w:eastAsia="Cambria" w:hAnsi="Cambria" w:cs="Cambria"/>
          <w:sz w:val="24"/>
          <w:szCs w:val="24"/>
        </w:rPr>
        <w:t xml:space="preserve">: </w:t>
      </w:r>
      <w:hyperlink r:id="rId720" w:history="1">
        <w:r w:rsidRPr="00E82214">
          <w:rPr>
            <w:rStyle w:val="Hyperlink"/>
            <w:rFonts w:ascii="Cambria" w:eastAsia="Cambria" w:hAnsi="Cambria" w:cs="Cambria"/>
            <w:sz w:val="24"/>
            <w:szCs w:val="24"/>
          </w:rPr>
          <w:t>https://www.instagram.com/reel/DRw5NC2jJae/?utm_source=ig_web_copy_link</w:t>
        </w:r>
      </w:hyperlink>
    </w:p>
    <w:p w14:paraId="2474C4DF" w14:textId="44659626" w:rsidR="00383C0F" w:rsidRDefault="000334A6">
      <w:pPr>
        <w:numPr>
          <w:ilvl w:val="0"/>
          <w:numId w:val="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Paneer rice paper </w:t>
      </w:r>
      <w:proofErr w:type="spellStart"/>
      <w:r>
        <w:rPr>
          <w:rFonts w:ascii="Cambria" w:eastAsia="Cambria" w:hAnsi="Cambria" w:cs="Cambria"/>
          <w:sz w:val="24"/>
          <w:szCs w:val="24"/>
        </w:rPr>
        <w:t>tikkis</w:t>
      </w:r>
      <w:proofErr w:type="spellEnd"/>
      <w:r>
        <w:rPr>
          <w:rFonts w:ascii="Cambria" w:eastAsia="Cambria" w:hAnsi="Cambria" w:cs="Cambria"/>
          <w:sz w:val="24"/>
          <w:szCs w:val="24"/>
        </w:rPr>
        <w:t xml:space="preserve">: </w:t>
      </w:r>
      <w:hyperlink r:id="rId721" w:history="1">
        <w:r w:rsidRPr="00976F11">
          <w:rPr>
            <w:rStyle w:val="Hyperlink"/>
            <w:rFonts w:ascii="Cambria" w:eastAsia="Cambria" w:hAnsi="Cambria" w:cs="Cambria"/>
            <w:sz w:val="24"/>
            <w:szCs w:val="24"/>
          </w:rPr>
          <w:t>https://www.instagram.com/reel/DVXuWU0E8-y/?utm_source=ig_web_copy_link&amp;igsh=MzRlODBiNWFlZA==</w:t>
        </w:r>
      </w:hyperlink>
    </w:p>
    <w:p w14:paraId="7116C55D" w14:textId="360E8C4A" w:rsidR="000334A6" w:rsidRDefault="00D52279">
      <w:pPr>
        <w:numPr>
          <w:ilvl w:val="0"/>
          <w:numId w:val="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Sweet potato beetroot </w:t>
      </w:r>
      <w:proofErr w:type="spellStart"/>
      <w:r>
        <w:rPr>
          <w:rFonts w:ascii="Cambria" w:eastAsia="Cambria" w:hAnsi="Cambria" w:cs="Cambria"/>
          <w:sz w:val="24"/>
          <w:szCs w:val="24"/>
        </w:rPr>
        <w:t>tikkis</w:t>
      </w:r>
      <w:proofErr w:type="spellEnd"/>
      <w:r>
        <w:rPr>
          <w:rFonts w:ascii="Cambria" w:eastAsia="Cambria" w:hAnsi="Cambria" w:cs="Cambria"/>
          <w:sz w:val="24"/>
          <w:szCs w:val="24"/>
        </w:rPr>
        <w:t xml:space="preserve">: </w:t>
      </w:r>
      <w:hyperlink r:id="rId722" w:history="1">
        <w:r w:rsidRPr="00302AC5">
          <w:rPr>
            <w:rStyle w:val="Hyperlink"/>
            <w:rFonts w:ascii="Cambria" w:eastAsia="Cambria" w:hAnsi="Cambria" w:cs="Cambria"/>
            <w:sz w:val="24"/>
            <w:szCs w:val="24"/>
          </w:rPr>
          <w:t>https://www.instagram.com/reel/DVn36g4jZtH/?utm_source=ig_web_copy_link&amp;igsh=MzRlODBiNWFlZA==</w:t>
        </w:r>
      </w:hyperlink>
    </w:p>
    <w:p w14:paraId="683B7B03" w14:textId="6B99EA99" w:rsidR="00D52279" w:rsidRDefault="007B631A">
      <w:pPr>
        <w:numPr>
          <w:ilvl w:val="0"/>
          <w:numId w:val="6"/>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Green moong dal fritters: </w:t>
      </w:r>
      <w:hyperlink r:id="rId723" w:history="1">
        <w:r w:rsidRPr="00834DB2">
          <w:rPr>
            <w:rStyle w:val="Hyperlink"/>
            <w:rFonts w:ascii="Cambria" w:eastAsia="Cambria" w:hAnsi="Cambria" w:cs="Cambria"/>
            <w:sz w:val="24"/>
            <w:szCs w:val="24"/>
          </w:rPr>
          <w:t>https://youtube.com/shorts/5kIi9b10J2s?si=Yo5LbQwn9fYAeVKE</w:t>
        </w:r>
      </w:hyperlink>
    </w:p>
    <w:p w14:paraId="1229C2DB" w14:textId="77777777" w:rsidR="007B631A" w:rsidRPr="00782772" w:rsidRDefault="007B631A">
      <w:pPr>
        <w:numPr>
          <w:ilvl w:val="0"/>
          <w:numId w:val="6"/>
        </w:numPr>
        <w:pBdr>
          <w:top w:val="nil"/>
          <w:left w:val="nil"/>
          <w:bottom w:val="nil"/>
          <w:right w:val="nil"/>
          <w:between w:val="nil"/>
        </w:pBdr>
        <w:ind w:left="-426" w:hanging="359"/>
        <w:rPr>
          <w:rFonts w:ascii="Cambria" w:eastAsia="Cambria" w:hAnsi="Cambria" w:cs="Cambria"/>
          <w:sz w:val="24"/>
          <w:szCs w:val="24"/>
        </w:rPr>
      </w:pPr>
    </w:p>
    <w:p w14:paraId="51B7CC17" w14:textId="77777777" w:rsidR="00A971B5" w:rsidRDefault="00F75C53">
      <w:pPr>
        <w:ind w:left="-567"/>
        <w:rPr>
          <w:rFonts w:ascii="Cambria" w:eastAsia="Cambria" w:hAnsi="Cambria" w:cs="Cambria"/>
          <w:b/>
          <w:color w:val="FF0000"/>
          <w:sz w:val="24"/>
          <w:szCs w:val="24"/>
          <w:u w:val="single"/>
        </w:rPr>
      </w:pPr>
      <w:r>
        <w:rPr>
          <w:rFonts w:ascii="Cambria" w:eastAsia="Cambria" w:hAnsi="Cambria" w:cs="Cambria"/>
          <w:b/>
          <w:color w:val="FF0000"/>
          <w:sz w:val="24"/>
          <w:szCs w:val="24"/>
          <w:u w:val="single"/>
        </w:rPr>
        <w:t>NON-VEG:</w:t>
      </w:r>
    </w:p>
    <w:p w14:paraId="131D68CC" w14:textId="763B0945" w:rsidR="00A971B5" w:rsidRPr="00051F2F" w:rsidRDefault="00F75C53">
      <w:pPr>
        <w:pStyle w:val="ListParagraph"/>
        <w:numPr>
          <w:ilvl w:val="0"/>
          <w:numId w:val="72"/>
        </w:numPr>
        <w:rPr>
          <w:rFonts w:ascii="Cambria" w:eastAsia="Cambria" w:hAnsi="Cambria" w:cs="Cambria"/>
          <w:color w:val="000000"/>
          <w:sz w:val="24"/>
          <w:szCs w:val="24"/>
        </w:rPr>
      </w:pPr>
      <w:r w:rsidRPr="00051F2F">
        <w:rPr>
          <w:rFonts w:ascii="Cambria" w:eastAsia="Cambria" w:hAnsi="Cambria" w:cs="Cambria"/>
          <w:color w:val="000000"/>
          <w:sz w:val="24"/>
          <w:szCs w:val="24"/>
        </w:rPr>
        <w:t xml:space="preserve">CHICKEN TIKKA (RECIPE- </w:t>
      </w:r>
      <w:hyperlink r:id="rId724">
        <w:r w:rsidRPr="00051F2F">
          <w:rPr>
            <w:rFonts w:ascii="Cambria" w:eastAsia="Cambria" w:hAnsi="Cambria" w:cs="Cambria"/>
            <w:color w:val="0563C1"/>
            <w:sz w:val="24"/>
            <w:szCs w:val="24"/>
            <w:u w:val="single"/>
          </w:rPr>
          <w:t>https://www.youtube.com/watch?v=1x7RAIm2RWk</w:t>
        </w:r>
      </w:hyperlink>
      <w:r w:rsidRPr="00051F2F">
        <w:rPr>
          <w:rFonts w:ascii="Cambria" w:eastAsia="Cambria" w:hAnsi="Cambria" w:cs="Cambria"/>
          <w:color w:val="000000"/>
          <w:sz w:val="24"/>
          <w:szCs w:val="24"/>
        </w:rPr>
        <w:t xml:space="preserve"> )</w:t>
      </w:r>
    </w:p>
    <w:p w14:paraId="35AB3905" w14:textId="045CB492" w:rsidR="00051F2F" w:rsidRDefault="00051F2F">
      <w:pPr>
        <w:pStyle w:val="ListParagraph"/>
        <w:numPr>
          <w:ilvl w:val="0"/>
          <w:numId w:val="72"/>
        </w:numPr>
        <w:rPr>
          <w:rFonts w:ascii="Cambria" w:eastAsia="Cambria" w:hAnsi="Cambria" w:cs="Cambria"/>
          <w:color w:val="000000"/>
          <w:sz w:val="24"/>
          <w:szCs w:val="24"/>
        </w:rPr>
      </w:pPr>
      <w:r w:rsidRPr="00051F2F">
        <w:rPr>
          <w:rFonts w:ascii="Cambria" w:eastAsia="Cambria" w:hAnsi="Cambria" w:cs="Cambria"/>
          <w:color w:val="000000"/>
          <w:sz w:val="24"/>
          <w:szCs w:val="24"/>
        </w:rPr>
        <w:t xml:space="preserve">Chicken popcorn: </w:t>
      </w:r>
      <w:hyperlink r:id="rId725" w:history="1">
        <w:r w:rsidRPr="00051F2F">
          <w:rPr>
            <w:rStyle w:val="Hyperlink"/>
            <w:rFonts w:ascii="Cambria" w:eastAsia="Cambria" w:hAnsi="Cambria" w:cs="Cambria"/>
            <w:sz w:val="24"/>
            <w:szCs w:val="24"/>
          </w:rPr>
          <w:t>https://youtube.com/shorts/TwHKLUEkEeQ?si=qNmWBvtMiTS7Miq4</w:t>
        </w:r>
      </w:hyperlink>
      <w:r w:rsidRPr="00051F2F">
        <w:rPr>
          <w:rFonts w:ascii="Cambria" w:eastAsia="Cambria" w:hAnsi="Cambria" w:cs="Cambria"/>
          <w:color w:val="000000"/>
          <w:sz w:val="24"/>
          <w:szCs w:val="24"/>
        </w:rPr>
        <w:t xml:space="preserve"> </w:t>
      </w:r>
    </w:p>
    <w:p w14:paraId="02553333" w14:textId="64353A28" w:rsidR="00051F2F" w:rsidRDefault="006C1914">
      <w:pPr>
        <w:pStyle w:val="ListParagraph"/>
        <w:numPr>
          <w:ilvl w:val="0"/>
          <w:numId w:val="72"/>
        </w:numPr>
        <w:rPr>
          <w:rFonts w:ascii="Cambria" w:eastAsia="Cambria" w:hAnsi="Cambria" w:cs="Cambria"/>
          <w:color w:val="000000"/>
          <w:sz w:val="24"/>
          <w:szCs w:val="24"/>
        </w:rPr>
      </w:pPr>
      <w:r>
        <w:rPr>
          <w:rFonts w:ascii="Cambria" w:eastAsia="Cambria" w:hAnsi="Cambria" w:cs="Cambria"/>
          <w:color w:val="000000"/>
          <w:sz w:val="24"/>
          <w:szCs w:val="24"/>
        </w:rPr>
        <w:t xml:space="preserve">Lazy chicken recipe: </w:t>
      </w:r>
      <w:hyperlink r:id="rId726" w:history="1">
        <w:r w:rsidRPr="00DC395B">
          <w:rPr>
            <w:rStyle w:val="Hyperlink"/>
            <w:rFonts w:ascii="Cambria" w:eastAsia="Cambria" w:hAnsi="Cambria" w:cs="Cambria"/>
            <w:sz w:val="24"/>
            <w:szCs w:val="24"/>
          </w:rPr>
          <w:t>https://youtube.com/shorts/LsBuc2zUBDY?si=YMoV-A9UiuyMPeH8</w:t>
        </w:r>
      </w:hyperlink>
      <w:r>
        <w:rPr>
          <w:rFonts w:ascii="Cambria" w:eastAsia="Cambria" w:hAnsi="Cambria" w:cs="Cambria"/>
          <w:color w:val="000000"/>
          <w:sz w:val="24"/>
          <w:szCs w:val="24"/>
        </w:rPr>
        <w:t xml:space="preserve"> </w:t>
      </w:r>
    </w:p>
    <w:p w14:paraId="29BBA8CF" w14:textId="77777777" w:rsidR="006C1914" w:rsidRPr="00051F2F" w:rsidRDefault="006C1914">
      <w:pPr>
        <w:pStyle w:val="ListParagraph"/>
        <w:numPr>
          <w:ilvl w:val="0"/>
          <w:numId w:val="72"/>
        </w:numPr>
        <w:rPr>
          <w:rFonts w:ascii="Cambria" w:eastAsia="Cambria" w:hAnsi="Cambria" w:cs="Cambria"/>
          <w:color w:val="000000"/>
          <w:sz w:val="24"/>
          <w:szCs w:val="24"/>
        </w:rPr>
      </w:pPr>
    </w:p>
    <w:p w14:paraId="37A3098D" w14:textId="77777777" w:rsidR="00051F2F" w:rsidRDefault="00051F2F">
      <w:pPr>
        <w:ind w:left="-567"/>
        <w:rPr>
          <w:rFonts w:ascii="Cambria" w:eastAsia="Cambria" w:hAnsi="Cambria" w:cs="Cambria"/>
          <w:color w:val="000000"/>
          <w:sz w:val="24"/>
          <w:szCs w:val="24"/>
        </w:rPr>
      </w:pPr>
    </w:p>
    <w:p w14:paraId="6A4A16CD" w14:textId="77777777" w:rsidR="00A971B5" w:rsidRDefault="00A971B5">
      <w:pPr>
        <w:pBdr>
          <w:top w:val="nil"/>
          <w:left w:val="nil"/>
          <w:bottom w:val="single" w:sz="4" w:space="1" w:color="000000"/>
          <w:right w:val="nil"/>
          <w:between w:val="nil"/>
        </w:pBdr>
        <w:ind w:left="-426"/>
        <w:rPr>
          <w:rFonts w:ascii="Cambria" w:eastAsia="Cambria" w:hAnsi="Cambria" w:cs="Cambria"/>
          <w:color w:val="0563C1"/>
          <w:sz w:val="24"/>
          <w:szCs w:val="24"/>
        </w:rPr>
      </w:pPr>
    </w:p>
    <w:p w14:paraId="37599542" w14:textId="15CED255"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t>KHICHDI</w:t>
      </w:r>
    </w:p>
    <w:p w14:paraId="02BFD634" w14:textId="77777777"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BAJRA BHAIDKU (RECIPE - </w:t>
      </w:r>
      <w:hyperlink r:id="rId727">
        <w:r>
          <w:rPr>
            <w:rFonts w:ascii="Cambria" w:eastAsia="Cambria" w:hAnsi="Cambria" w:cs="Cambria"/>
            <w:color w:val="0563C1"/>
            <w:sz w:val="24"/>
            <w:szCs w:val="24"/>
            <w:u w:val="single"/>
          </w:rPr>
          <w:t>https://www.youtube.com/watch?v=HZbNcgBpBh0</w:t>
        </w:r>
      </w:hyperlink>
      <w:r>
        <w:rPr>
          <w:rFonts w:ascii="Cambria" w:eastAsia="Cambria" w:hAnsi="Cambria" w:cs="Cambria"/>
          <w:color w:val="0563C1"/>
          <w:sz w:val="24"/>
          <w:szCs w:val="24"/>
          <w:u w:val="single"/>
        </w:rPr>
        <w:t xml:space="preserve"> )</w:t>
      </w:r>
    </w:p>
    <w:p w14:paraId="14893879" w14:textId="0CD300B5"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KODO MILLET VEGETABLE KHICHDI (RECIPE</w:t>
      </w:r>
      <w:r>
        <w:rPr>
          <w:rFonts w:ascii="Cambria" w:eastAsia="Cambria" w:hAnsi="Cambria" w:cs="Cambria"/>
          <w:color w:val="0563C1"/>
          <w:sz w:val="24"/>
          <w:szCs w:val="24"/>
          <w:u w:val="single"/>
        </w:rPr>
        <w:t xml:space="preserve">- </w:t>
      </w:r>
      <w:hyperlink r:id="rId728">
        <w:r>
          <w:rPr>
            <w:rFonts w:ascii="Cambria" w:eastAsia="Cambria" w:hAnsi="Cambria" w:cs="Cambria"/>
            <w:color w:val="0563C1"/>
            <w:sz w:val="24"/>
            <w:szCs w:val="24"/>
            <w:u w:val="single"/>
          </w:rPr>
          <w:t>https://www.youtube.com/watch?v=yPqS6_eiezE</w:t>
        </w:r>
      </w:hyperlink>
      <w:r>
        <w:rPr>
          <w:rFonts w:ascii="Cambria" w:eastAsia="Cambria" w:hAnsi="Cambria" w:cs="Cambria"/>
          <w:color w:val="0563C1"/>
          <w:sz w:val="24"/>
          <w:szCs w:val="24"/>
          <w:u w:val="single"/>
        </w:rPr>
        <w:t xml:space="preserve"> )</w:t>
      </w:r>
    </w:p>
    <w:p w14:paraId="6F483A8C" w14:textId="7127541E"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KODRI KHICHDI (RECIPE</w:t>
      </w:r>
      <w:r>
        <w:rPr>
          <w:rFonts w:ascii="Cambria" w:eastAsia="Cambria" w:hAnsi="Cambria" w:cs="Cambria"/>
          <w:color w:val="0563C1"/>
          <w:sz w:val="24"/>
          <w:szCs w:val="24"/>
          <w:u w:val="single"/>
        </w:rPr>
        <w:t xml:space="preserve">- </w:t>
      </w:r>
      <w:hyperlink r:id="rId729">
        <w:r>
          <w:rPr>
            <w:rFonts w:ascii="Cambria" w:eastAsia="Cambria" w:hAnsi="Cambria" w:cs="Cambria"/>
            <w:color w:val="0563C1"/>
            <w:sz w:val="24"/>
            <w:szCs w:val="24"/>
            <w:u w:val="single"/>
          </w:rPr>
          <w:t>https://www.youtube.com/watch?v=yPqS6_eiezE</w:t>
        </w:r>
      </w:hyperlink>
      <w:r>
        <w:rPr>
          <w:rFonts w:ascii="Cambria" w:eastAsia="Cambria" w:hAnsi="Cambria" w:cs="Cambria"/>
          <w:color w:val="0563C1"/>
          <w:sz w:val="24"/>
          <w:szCs w:val="24"/>
          <w:u w:val="single"/>
        </w:rPr>
        <w:t xml:space="preserve"> )</w:t>
      </w:r>
    </w:p>
    <w:p w14:paraId="40FAED5E" w14:textId="27CCA6CA"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MORINGA KHICHDI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730">
        <w:r>
          <w:rPr>
            <w:rFonts w:ascii="Cambria" w:eastAsia="Cambria" w:hAnsi="Cambria" w:cs="Cambria"/>
            <w:color w:val="0563C1"/>
            <w:sz w:val="24"/>
            <w:szCs w:val="24"/>
            <w:u w:val="single"/>
          </w:rPr>
          <w:t>https://www.youtube.com/watch?v=K5aR5yE4tMg</w:t>
        </w:r>
      </w:hyperlink>
      <w:r>
        <w:rPr>
          <w:rFonts w:ascii="Cambria" w:eastAsia="Cambria" w:hAnsi="Cambria" w:cs="Cambria"/>
          <w:color w:val="0563C1"/>
          <w:sz w:val="24"/>
          <w:szCs w:val="24"/>
          <w:u w:val="single"/>
        </w:rPr>
        <w:t xml:space="preserve"> )</w:t>
      </w:r>
    </w:p>
    <w:p w14:paraId="75710730" w14:textId="27093896"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MOONG DAL KHICHDI (RECIPE</w:t>
      </w:r>
      <w:r>
        <w:rPr>
          <w:rFonts w:ascii="Cambria" w:eastAsia="Cambria" w:hAnsi="Cambria" w:cs="Cambria"/>
          <w:color w:val="0563C1"/>
          <w:sz w:val="24"/>
          <w:szCs w:val="24"/>
          <w:u w:val="single"/>
        </w:rPr>
        <w:t xml:space="preserve">- </w:t>
      </w:r>
      <w:hyperlink r:id="rId731">
        <w:r>
          <w:rPr>
            <w:rFonts w:ascii="Cambria" w:eastAsia="Cambria" w:hAnsi="Cambria" w:cs="Cambria"/>
            <w:color w:val="0563C1"/>
            <w:sz w:val="24"/>
            <w:szCs w:val="24"/>
            <w:u w:val="single"/>
          </w:rPr>
          <w:t>https://www.youtube.com/watch?v=yTDstGmWl_k&amp;t=31s</w:t>
        </w:r>
      </w:hyperlink>
      <w:r>
        <w:rPr>
          <w:rFonts w:ascii="Cambria" w:eastAsia="Cambria" w:hAnsi="Cambria" w:cs="Cambria"/>
          <w:color w:val="0563C1"/>
          <w:sz w:val="24"/>
          <w:szCs w:val="24"/>
          <w:u w:val="single"/>
        </w:rPr>
        <w:t xml:space="preserve"> )</w:t>
      </w:r>
    </w:p>
    <w:p w14:paraId="0C2DA6B0" w14:textId="5BDD56FD"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VEGETABLE MOONG DAL KHICHDI (RECIPE</w:t>
      </w:r>
      <w:r>
        <w:rPr>
          <w:rFonts w:ascii="Cambria" w:eastAsia="Cambria" w:hAnsi="Cambria" w:cs="Cambria"/>
          <w:color w:val="0563C1"/>
          <w:sz w:val="24"/>
          <w:szCs w:val="24"/>
          <w:u w:val="single"/>
        </w:rPr>
        <w:t>-</w:t>
      </w:r>
      <w:r>
        <w:rPr>
          <w:rFonts w:ascii="Cambria" w:eastAsia="Cambria" w:hAnsi="Cambria" w:cs="Cambria"/>
          <w:color w:val="000000"/>
          <w:sz w:val="24"/>
          <w:szCs w:val="24"/>
        </w:rPr>
        <w:t xml:space="preserve"> </w:t>
      </w:r>
      <w:hyperlink r:id="rId732">
        <w:r>
          <w:rPr>
            <w:rFonts w:ascii="Cambria" w:eastAsia="Cambria" w:hAnsi="Cambria" w:cs="Cambria"/>
            <w:color w:val="0563C1"/>
            <w:sz w:val="24"/>
            <w:szCs w:val="24"/>
            <w:u w:val="single"/>
          </w:rPr>
          <w:t>https://www.youtube.com/watch?v=Vtie5A1dH3E</w:t>
        </w:r>
      </w:hyperlink>
      <w:r>
        <w:rPr>
          <w:rFonts w:ascii="Cambria" w:eastAsia="Cambria" w:hAnsi="Cambria" w:cs="Cambria"/>
          <w:color w:val="000000"/>
          <w:sz w:val="24"/>
          <w:szCs w:val="24"/>
        </w:rPr>
        <w:t xml:space="preserve"> </w:t>
      </w:r>
      <w:r>
        <w:rPr>
          <w:rFonts w:ascii="Cambria" w:eastAsia="Cambria" w:hAnsi="Cambria" w:cs="Cambria"/>
          <w:color w:val="0563C1"/>
          <w:sz w:val="24"/>
          <w:szCs w:val="24"/>
          <w:u w:val="single"/>
        </w:rPr>
        <w:t xml:space="preserve"> )</w:t>
      </w:r>
    </w:p>
    <w:p w14:paraId="4E60774B" w14:textId="63E5C61C"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BHAGAR KHICHDI (RECIPE</w:t>
      </w:r>
      <w:r>
        <w:rPr>
          <w:rFonts w:ascii="Cambria" w:eastAsia="Cambria" w:hAnsi="Cambria" w:cs="Cambria"/>
          <w:color w:val="0563C1"/>
          <w:sz w:val="24"/>
          <w:szCs w:val="24"/>
          <w:u w:val="single"/>
        </w:rPr>
        <w:t xml:space="preserve">- </w:t>
      </w:r>
      <w:hyperlink r:id="rId733">
        <w:r>
          <w:rPr>
            <w:rFonts w:ascii="Cambria" w:eastAsia="Cambria" w:hAnsi="Cambria" w:cs="Cambria"/>
            <w:color w:val="0563C1"/>
            <w:sz w:val="24"/>
            <w:szCs w:val="24"/>
            <w:u w:val="single"/>
          </w:rPr>
          <w:t>https://www.youtube.com/watch?v=HizT5pMhnfU</w:t>
        </w:r>
      </w:hyperlink>
      <w:r>
        <w:rPr>
          <w:rFonts w:ascii="Cambria" w:eastAsia="Cambria" w:hAnsi="Cambria" w:cs="Cambria"/>
          <w:color w:val="0563C1"/>
          <w:sz w:val="24"/>
          <w:szCs w:val="24"/>
          <w:u w:val="single"/>
        </w:rPr>
        <w:t xml:space="preserve"> )</w:t>
      </w:r>
    </w:p>
    <w:p w14:paraId="65CD4B6A" w14:textId="1943B3C0"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QUINOA VEGETABLE KHICHDI (RECIPE-</w:t>
      </w:r>
      <w:r>
        <w:rPr>
          <w:rFonts w:ascii="Cambria" w:eastAsia="Cambria" w:hAnsi="Cambria" w:cs="Cambria"/>
          <w:color w:val="0563C1"/>
          <w:sz w:val="24"/>
          <w:szCs w:val="24"/>
          <w:u w:val="single"/>
        </w:rPr>
        <w:t xml:space="preserve"> </w:t>
      </w:r>
      <w:hyperlink r:id="rId734">
        <w:r>
          <w:rPr>
            <w:rFonts w:ascii="Cambria" w:eastAsia="Cambria" w:hAnsi="Cambria" w:cs="Cambria"/>
            <w:color w:val="0563C1"/>
            <w:sz w:val="24"/>
            <w:szCs w:val="24"/>
            <w:u w:val="single"/>
          </w:rPr>
          <w:t>https://www.youtube.com/watch?v=teRAqGfSdlw</w:t>
        </w:r>
      </w:hyperlink>
      <w:r>
        <w:rPr>
          <w:rFonts w:ascii="Cambria" w:eastAsia="Cambria" w:hAnsi="Cambria" w:cs="Cambria"/>
          <w:color w:val="0563C1"/>
          <w:sz w:val="24"/>
          <w:szCs w:val="24"/>
          <w:u w:val="single"/>
        </w:rPr>
        <w:t xml:space="preserve"> )</w:t>
      </w:r>
    </w:p>
    <w:p w14:paraId="2F936DE1" w14:textId="3BE2FE83"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u w:val="single"/>
        </w:rPr>
      </w:pPr>
      <w:r>
        <w:rPr>
          <w:rFonts w:ascii="Cambria" w:eastAsia="Cambria" w:hAnsi="Cambria" w:cs="Cambria"/>
          <w:color w:val="000000"/>
          <w:sz w:val="24"/>
          <w:szCs w:val="24"/>
        </w:rPr>
        <w:t>DALIA VEGETABLE KHICHDI (RECIPE-</w:t>
      </w:r>
      <w:r>
        <w:rPr>
          <w:rFonts w:ascii="Cambria" w:eastAsia="Cambria" w:hAnsi="Cambria" w:cs="Cambria"/>
          <w:color w:val="000000"/>
          <w:sz w:val="24"/>
          <w:szCs w:val="24"/>
          <w:u w:val="single"/>
        </w:rPr>
        <w:t xml:space="preserve"> </w:t>
      </w:r>
      <w:hyperlink r:id="rId735">
        <w:r>
          <w:rPr>
            <w:rFonts w:ascii="Cambria" w:eastAsia="Cambria" w:hAnsi="Cambria" w:cs="Cambria"/>
            <w:color w:val="0563C1"/>
            <w:sz w:val="24"/>
            <w:szCs w:val="24"/>
            <w:u w:val="single"/>
          </w:rPr>
          <w:t>https://www.youtube.com/watch?v=7U8DMB7-zZs</w:t>
        </w:r>
      </w:hyperlink>
      <w:r>
        <w:rPr>
          <w:rFonts w:ascii="Cambria" w:eastAsia="Cambria" w:hAnsi="Cambria" w:cs="Cambria"/>
          <w:color w:val="000000"/>
          <w:sz w:val="24"/>
          <w:szCs w:val="24"/>
          <w:u w:val="single"/>
        </w:rPr>
        <w:t xml:space="preserve"> )</w:t>
      </w:r>
    </w:p>
    <w:p w14:paraId="45EB23FC" w14:textId="0E4AB153"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u w:val="single"/>
        </w:rPr>
      </w:pPr>
      <w:r>
        <w:rPr>
          <w:rFonts w:ascii="Cambria" w:eastAsia="Cambria" w:hAnsi="Cambria" w:cs="Cambria"/>
          <w:color w:val="000000"/>
          <w:sz w:val="24"/>
          <w:szCs w:val="24"/>
        </w:rPr>
        <w:t>FOXTAIL MILLET KHICHDI (RECIPE-</w:t>
      </w:r>
      <w:r>
        <w:rPr>
          <w:rFonts w:ascii="Cambria" w:eastAsia="Cambria" w:hAnsi="Cambria" w:cs="Cambria"/>
          <w:color w:val="000000"/>
          <w:sz w:val="24"/>
          <w:szCs w:val="24"/>
          <w:u w:val="single"/>
        </w:rPr>
        <w:t xml:space="preserve"> </w:t>
      </w:r>
      <w:hyperlink r:id="rId736">
        <w:r>
          <w:rPr>
            <w:rFonts w:ascii="Cambria" w:eastAsia="Cambria" w:hAnsi="Cambria" w:cs="Cambria"/>
            <w:color w:val="0563C1"/>
            <w:sz w:val="24"/>
            <w:szCs w:val="24"/>
            <w:u w:val="single"/>
          </w:rPr>
          <w:t>https://www.youtube.com/watch?v=fessck1Z2-w</w:t>
        </w:r>
      </w:hyperlink>
      <w:r>
        <w:rPr>
          <w:rFonts w:ascii="Cambria" w:eastAsia="Cambria" w:hAnsi="Cambria" w:cs="Cambria"/>
          <w:color w:val="000000"/>
          <w:sz w:val="24"/>
          <w:szCs w:val="24"/>
          <w:u w:val="single"/>
        </w:rPr>
        <w:t xml:space="preserve"> ) </w:t>
      </w:r>
    </w:p>
    <w:p w14:paraId="68D04CD1" w14:textId="62816670"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u w:val="single"/>
        </w:rPr>
      </w:pPr>
      <w:r>
        <w:rPr>
          <w:rFonts w:ascii="Cambria" w:eastAsia="Cambria" w:hAnsi="Cambria" w:cs="Cambria"/>
          <w:color w:val="000000"/>
          <w:sz w:val="24"/>
          <w:szCs w:val="24"/>
        </w:rPr>
        <w:t xml:space="preserve">PALAK MOONG DAL KHICHDI (RECIPE- </w:t>
      </w:r>
      <w:hyperlink r:id="rId737">
        <w:r>
          <w:rPr>
            <w:rFonts w:ascii="Cambria" w:eastAsia="Cambria" w:hAnsi="Cambria" w:cs="Cambria"/>
            <w:color w:val="0563C1"/>
            <w:sz w:val="24"/>
            <w:szCs w:val="24"/>
            <w:u w:val="single"/>
          </w:rPr>
          <w:t>https://www.youtube.com/watch?v=N4SLeKi0SkQ</w:t>
        </w:r>
      </w:hyperlink>
      <w:r>
        <w:rPr>
          <w:rFonts w:ascii="Cambria" w:eastAsia="Cambria" w:hAnsi="Cambria" w:cs="Cambria"/>
          <w:color w:val="000000"/>
          <w:sz w:val="24"/>
          <w:szCs w:val="24"/>
        </w:rPr>
        <w:t xml:space="preserve"> ) </w:t>
      </w:r>
    </w:p>
    <w:p w14:paraId="1A1FD8B4" w14:textId="55539727"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u w:val="single"/>
        </w:rPr>
      </w:pPr>
      <w:r>
        <w:rPr>
          <w:rFonts w:ascii="Cambria" w:eastAsia="Cambria" w:hAnsi="Cambria" w:cs="Cambria"/>
          <w:color w:val="000000"/>
          <w:sz w:val="24"/>
          <w:szCs w:val="24"/>
        </w:rPr>
        <w:t xml:space="preserve">SAMA KHICHDI (RECIPE- </w:t>
      </w:r>
      <w:hyperlink r:id="rId738">
        <w:r>
          <w:rPr>
            <w:rFonts w:ascii="Cambria" w:eastAsia="Cambria" w:hAnsi="Cambria" w:cs="Cambria"/>
            <w:color w:val="0563C1"/>
            <w:sz w:val="24"/>
            <w:szCs w:val="24"/>
            <w:u w:val="single"/>
          </w:rPr>
          <w:t>https://www.youtube.com/shorts/Ity_wVPEMeI</w:t>
        </w:r>
      </w:hyperlink>
      <w:r>
        <w:rPr>
          <w:rFonts w:ascii="Cambria" w:eastAsia="Cambria" w:hAnsi="Cambria" w:cs="Cambria"/>
          <w:color w:val="000000"/>
          <w:sz w:val="24"/>
          <w:szCs w:val="24"/>
        </w:rPr>
        <w:t xml:space="preserve"> )  </w:t>
      </w:r>
    </w:p>
    <w:p w14:paraId="52C91EA6" w14:textId="1601EAC9"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u w:val="single"/>
        </w:rPr>
      </w:pPr>
      <w:r>
        <w:rPr>
          <w:rFonts w:ascii="Cambria" w:eastAsia="Cambria" w:hAnsi="Cambria" w:cs="Cambria"/>
          <w:color w:val="000000"/>
          <w:sz w:val="24"/>
          <w:szCs w:val="24"/>
        </w:rPr>
        <w:t xml:space="preserve">PALAK KHICHDI: </w:t>
      </w:r>
      <w:hyperlink r:id="rId739">
        <w:r>
          <w:rPr>
            <w:rFonts w:ascii="Cambria" w:eastAsia="Cambria" w:hAnsi="Cambria" w:cs="Cambria"/>
            <w:color w:val="0563C1"/>
            <w:sz w:val="24"/>
            <w:szCs w:val="24"/>
            <w:u w:val="single"/>
          </w:rPr>
          <w:t>https://youtu.be/N4SLeKi0SkQ?si=Wvk2xQlZk40xeVZ8</w:t>
        </w:r>
      </w:hyperlink>
      <w:r>
        <w:rPr>
          <w:rFonts w:ascii="Cambria" w:eastAsia="Cambria" w:hAnsi="Cambria" w:cs="Cambria"/>
          <w:color w:val="000000"/>
          <w:sz w:val="24"/>
          <w:szCs w:val="24"/>
        </w:rPr>
        <w:t xml:space="preserve"> </w:t>
      </w:r>
    </w:p>
    <w:p w14:paraId="08A9950F" w14:textId="77777777"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u w:val="single"/>
        </w:rPr>
      </w:pPr>
      <w:r>
        <w:rPr>
          <w:rFonts w:ascii="Cambria" w:eastAsia="Cambria" w:hAnsi="Cambria" w:cs="Cambria"/>
          <w:color w:val="000000"/>
          <w:sz w:val="24"/>
          <w:szCs w:val="24"/>
        </w:rPr>
        <w:t xml:space="preserve">ONLY PALAK MOONG DAL KHICHDI: </w:t>
      </w:r>
      <w:hyperlink r:id="rId740">
        <w:r>
          <w:rPr>
            <w:rFonts w:ascii="Cambria" w:eastAsia="Cambria" w:hAnsi="Cambria" w:cs="Cambria"/>
            <w:color w:val="0563C1"/>
            <w:sz w:val="24"/>
            <w:szCs w:val="24"/>
            <w:u w:val="single"/>
          </w:rPr>
          <w:t>https://youtube.com/shorts/2r7GKBZhfTc?si=0kGET2tdMU5gByIG</w:t>
        </w:r>
      </w:hyperlink>
      <w:r>
        <w:rPr>
          <w:rFonts w:ascii="Cambria" w:eastAsia="Cambria" w:hAnsi="Cambria" w:cs="Cambria"/>
          <w:color w:val="000000"/>
          <w:sz w:val="24"/>
          <w:szCs w:val="24"/>
        </w:rPr>
        <w:t xml:space="preserve"> </w:t>
      </w:r>
    </w:p>
    <w:p w14:paraId="6CC81040" w14:textId="77777777"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u w:val="single"/>
        </w:rPr>
      </w:pPr>
      <w:r>
        <w:rPr>
          <w:rFonts w:ascii="Cambria" w:eastAsia="Cambria" w:hAnsi="Cambria" w:cs="Cambria"/>
          <w:color w:val="000000"/>
          <w:sz w:val="24"/>
          <w:szCs w:val="24"/>
        </w:rPr>
        <w:t xml:space="preserve">Chicken Dal khichdi: </w:t>
      </w:r>
      <w:hyperlink r:id="rId741">
        <w:r>
          <w:rPr>
            <w:rFonts w:ascii="Cambria" w:eastAsia="Cambria" w:hAnsi="Cambria" w:cs="Cambria"/>
            <w:color w:val="0563C1"/>
            <w:sz w:val="24"/>
            <w:szCs w:val="24"/>
            <w:u w:val="single"/>
          </w:rPr>
          <w:t>https://youtu.be/iVmaYCLYDks?si=lNtxNeenCPId_jr6</w:t>
        </w:r>
      </w:hyperlink>
      <w:r>
        <w:rPr>
          <w:rFonts w:ascii="Cambria" w:eastAsia="Cambria" w:hAnsi="Cambria" w:cs="Cambria"/>
          <w:color w:val="000000"/>
          <w:sz w:val="24"/>
          <w:szCs w:val="24"/>
        </w:rPr>
        <w:t xml:space="preserve"> </w:t>
      </w:r>
    </w:p>
    <w:p w14:paraId="5224631B" w14:textId="77777777"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u w:val="single"/>
        </w:rPr>
      </w:pPr>
      <w:r>
        <w:rPr>
          <w:rFonts w:ascii="Cambria" w:eastAsia="Cambria" w:hAnsi="Cambria" w:cs="Cambria"/>
          <w:color w:val="000000"/>
          <w:sz w:val="24"/>
          <w:szCs w:val="24"/>
        </w:rPr>
        <w:t xml:space="preserve">Pumpkin khichdi: </w:t>
      </w:r>
      <w:bookmarkStart w:id="106" w:name="_Hlk193469054"/>
      <w:r>
        <w:fldChar w:fldCharType="begin"/>
      </w:r>
      <w:r>
        <w:instrText>HYPERLINK "https://youtu.be/pwcN4Qj0M1M?si=T-UzVpXHcjo1gmLK" \h</w:instrText>
      </w:r>
      <w:r>
        <w:fldChar w:fldCharType="separate"/>
      </w:r>
      <w:r>
        <w:rPr>
          <w:rFonts w:ascii="Cambria" w:eastAsia="Cambria" w:hAnsi="Cambria" w:cs="Cambria"/>
          <w:color w:val="0563C1"/>
          <w:sz w:val="24"/>
          <w:szCs w:val="24"/>
          <w:u w:val="single"/>
        </w:rPr>
        <w:t>https://youtu.be/pwcN4Qj0M1M?si=T-UzVpXHcjo1gmLK</w:t>
      </w:r>
      <w:r>
        <w:fldChar w:fldCharType="end"/>
      </w:r>
      <w:bookmarkEnd w:id="106"/>
    </w:p>
    <w:p w14:paraId="58FAE663" w14:textId="77777777"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Yellow khichdi: </w:t>
      </w:r>
      <w:hyperlink r:id="rId742">
        <w:r>
          <w:rPr>
            <w:rFonts w:ascii="Cambria" w:eastAsia="Cambria" w:hAnsi="Cambria" w:cs="Cambria"/>
            <w:color w:val="0563C1"/>
            <w:sz w:val="24"/>
            <w:szCs w:val="24"/>
            <w:u w:val="single"/>
          </w:rPr>
          <w:t>https://www.youtube.com/watch?v=3QGtLL_BM94</w:t>
        </w:r>
      </w:hyperlink>
    </w:p>
    <w:p w14:paraId="2C654D2A" w14:textId="77777777" w:rsidR="00A971B5" w:rsidRDefault="00F75C53">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Quinoa palak khichdi: </w:t>
      </w:r>
      <w:hyperlink r:id="rId743">
        <w:r>
          <w:rPr>
            <w:rFonts w:ascii="Cambria" w:eastAsia="Cambria" w:hAnsi="Cambria" w:cs="Cambria"/>
            <w:color w:val="0563C1"/>
            <w:sz w:val="24"/>
            <w:szCs w:val="24"/>
            <w:u w:val="single"/>
          </w:rPr>
          <w:t>https://youtu.be/6NuaohUKPSk?si=hbZZEKCmKg4GlGVb</w:t>
        </w:r>
      </w:hyperlink>
      <w:r>
        <w:rPr>
          <w:rFonts w:ascii="Cambria" w:eastAsia="Cambria" w:hAnsi="Cambria" w:cs="Cambria"/>
          <w:color w:val="000000"/>
          <w:sz w:val="24"/>
          <w:szCs w:val="24"/>
        </w:rPr>
        <w:t xml:space="preserve"> </w:t>
      </w:r>
    </w:p>
    <w:p w14:paraId="454E1EFF" w14:textId="77777777" w:rsidR="00A971B5" w:rsidRDefault="00F75C53" w:rsidP="00691F70">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Palak corn khichdi: </w:t>
      </w:r>
      <w:hyperlink r:id="rId744">
        <w:r>
          <w:rPr>
            <w:rFonts w:ascii="Cambria" w:eastAsia="Cambria" w:hAnsi="Cambria" w:cs="Cambria"/>
            <w:color w:val="0563C1"/>
            <w:sz w:val="24"/>
            <w:szCs w:val="24"/>
            <w:u w:val="single"/>
          </w:rPr>
          <w:t>https://youtu.be/PpoeOnJff98?si=Rlg0PoWzZy6bpmDt</w:t>
        </w:r>
      </w:hyperlink>
      <w:r>
        <w:rPr>
          <w:rFonts w:ascii="Cambria" w:eastAsia="Cambria" w:hAnsi="Cambria" w:cs="Cambria"/>
          <w:color w:val="000000"/>
          <w:sz w:val="24"/>
          <w:szCs w:val="24"/>
        </w:rPr>
        <w:t xml:space="preserve"> </w:t>
      </w:r>
    </w:p>
    <w:p w14:paraId="1B6C382B" w14:textId="2669A197" w:rsidR="009E5B27" w:rsidRDefault="009E5B27" w:rsidP="00691F70">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Oats Khichdi: </w:t>
      </w:r>
      <w:hyperlink r:id="rId745" w:history="1">
        <w:r w:rsidRPr="00401FF5">
          <w:rPr>
            <w:rStyle w:val="Hyperlink"/>
            <w:rFonts w:ascii="Cambria" w:eastAsia="Cambria" w:hAnsi="Cambria" w:cs="Cambria"/>
            <w:sz w:val="24"/>
            <w:szCs w:val="24"/>
          </w:rPr>
          <w:t>https://youtu.be/swDslTLDGZo?si=JPvpnQOGvMdrnDgo</w:t>
        </w:r>
      </w:hyperlink>
      <w:r>
        <w:rPr>
          <w:rFonts w:ascii="Cambria" w:eastAsia="Cambria" w:hAnsi="Cambria" w:cs="Cambria"/>
          <w:color w:val="000000"/>
          <w:sz w:val="24"/>
          <w:szCs w:val="24"/>
        </w:rPr>
        <w:t xml:space="preserve"> </w:t>
      </w:r>
    </w:p>
    <w:p w14:paraId="03FD6031" w14:textId="07E096F3" w:rsidR="00691F70" w:rsidRDefault="00691F70" w:rsidP="00691F70">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Vegetable quinoa khichdi: </w:t>
      </w:r>
      <w:hyperlink r:id="rId746" w:history="1">
        <w:r w:rsidRPr="002D313C">
          <w:rPr>
            <w:rStyle w:val="Hyperlink"/>
            <w:rFonts w:ascii="Cambria" w:eastAsia="Cambria" w:hAnsi="Cambria" w:cs="Cambria"/>
            <w:sz w:val="24"/>
            <w:szCs w:val="24"/>
          </w:rPr>
          <w:t>https://youtube.com/shorts/5UDXSfgFwZc?si=EUFkEZ1yf-E_fnVV</w:t>
        </w:r>
      </w:hyperlink>
      <w:r>
        <w:rPr>
          <w:rFonts w:ascii="Cambria" w:eastAsia="Cambria" w:hAnsi="Cambria" w:cs="Cambria"/>
          <w:color w:val="000000"/>
          <w:sz w:val="24"/>
          <w:szCs w:val="24"/>
        </w:rPr>
        <w:t xml:space="preserve"> </w:t>
      </w:r>
    </w:p>
    <w:p w14:paraId="0D964AE0" w14:textId="7662B1A8" w:rsidR="00691F70" w:rsidRDefault="005D6724" w:rsidP="00691F70">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Moringa khichdi: </w:t>
      </w:r>
      <w:hyperlink r:id="rId747" w:history="1">
        <w:r w:rsidRPr="0047634C">
          <w:rPr>
            <w:rStyle w:val="Hyperlink"/>
            <w:rFonts w:ascii="Cambria" w:eastAsia="Cambria" w:hAnsi="Cambria" w:cs="Cambria"/>
            <w:sz w:val="24"/>
            <w:szCs w:val="24"/>
          </w:rPr>
          <w:t>https://youtu.be/K5aR5yE4tMg?si=bawWvuuZrLOaJjLp</w:t>
        </w:r>
      </w:hyperlink>
      <w:r>
        <w:rPr>
          <w:rFonts w:ascii="Cambria" w:eastAsia="Cambria" w:hAnsi="Cambria" w:cs="Cambria"/>
          <w:color w:val="000000"/>
          <w:sz w:val="24"/>
          <w:szCs w:val="24"/>
        </w:rPr>
        <w:t xml:space="preserve"> </w:t>
      </w:r>
    </w:p>
    <w:p w14:paraId="09115856" w14:textId="438D7691" w:rsidR="00AC4B7B" w:rsidRDefault="00AC4B7B" w:rsidP="00691F70">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Daliya vegetable khichdi: </w:t>
      </w:r>
      <w:hyperlink r:id="rId748" w:history="1">
        <w:r w:rsidRPr="0047634C">
          <w:rPr>
            <w:rStyle w:val="Hyperlink"/>
            <w:rFonts w:ascii="Cambria" w:eastAsia="Cambria" w:hAnsi="Cambria" w:cs="Cambria"/>
            <w:sz w:val="24"/>
            <w:szCs w:val="24"/>
          </w:rPr>
          <w:t>https://youtu.be/OM0yhOxndfw?si=rqIx2fjW3zua6FJ5</w:t>
        </w:r>
      </w:hyperlink>
      <w:r>
        <w:rPr>
          <w:rFonts w:ascii="Cambria" w:eastAsia="Cambria" w:hAnsi="Cambria" w:cs="Cambria"/>
          <w:color w:val="000000"/>
          <w:sz w:val="24"/>
          <w:szCs w:val="24"/>
        </w:rPr>
        <w:t xml:space="preserve"> </w:t>
      </w:r>
    </w:p>
    <w:p w14:paraId="236ADB3E" w14:textId="77777777" w:rsidR="00D86A5F" w:rsidRPr="00D86A5F" w:rsidRDefault="001B3B94" w:rsidP="00691F70">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Palak millet khichdi: </w:t>
      </w:r>
      <w:hyperlink r:id="rId749" w:history="1">
        <w:r w:rsidR="00D61116" w:rsidRPr="00A24943">
          <w:rPr>
            <w:rStyle w:val="Hyperlink"/>
            <w:rFonts w:ascii="Cambria" w:eastAsia="Cambria" w:hAnsi="Cambria" w:cs="Cambria"/>
            <w:sz w:val="24"/>
            <w:szCs w:val="24"/>
          </w:rPr>
          <w:t>https://www.instagram.com/reel/DH53PrHTBTT/?igsh=dDFnbHlqcWZ6dXlx</w:t>
        </w:r>
      </w:hyperlink>
    </w:p>
    <w:p w14:paraId="2ABE1861" w14:textId="3859E6CA" w:rsidR="001B3B94" w:rsidRDefault="00D86A5F" w:rsidP="00691F70">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Sama dal khichdi: </w:t>
      </w:r>
      <w:hyperlink r:id="rId750" w:history="1">
        <w:r w:rsidR="009A23D7" w:rsidRPr="00F92A51">
          <w:rPr>
            <w:rStyle w:val="Hyperlink"/>
            <w:rFonts w:ascii="Cambria" w:eastAsia="Cambria" w:hAnsi="Cambria" w:cs="Cambria"/>
            <w:sz w:val="24"/>
            <w:szCs w:val="24"/>
          </w:rPr>
          <w:t>https://youtu.be/Wx3bwH9Burw?si=fq5wsGnBrt6E-XYj</w:t>
        </w:r>
      </w:hyperlink>
      <w:r>
        <w:rPr>
          <w:rFonts w:ascii="Cambria" w:eastAsia="Cambria" w:hAnsi="Cambria" w:cs="Cambria"/>
          <w:color w:val="000000"/>
          <w:sz w:val="24"/>
          <w:szCs w:val="24"/>
        </w:rPr>
        <w:t xml:space="preserve"> </w:t>
      </w:r>
    </w:p>
    <w:p w14:paraId="0E990E9E" w14:textId="5D082B43" w:rsidR="00D86A5F" w:rsidRDefault="00DF1E2E" w:rsidP="00691F70">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Bajra khichdi: </w:t>
      </w:r>
      <w:hyperlink r:id="rId751" w:history="1">
        <w:r w:rsidRPr="00060CD8">
          <w:rPr>
            <w:rStyle w:val="Hyperlink"/>
            <w:rFonts w:ascii="Cambria" w:eastAsia="Cambria" w:hAnsi="Cambria" w:cs="Cambria"/>
            <w:sz w:val="24"/>
            <w:szCs w:val="24"/>
          </w:rPr>
          <w:t>https://youtube.com/shorts/hX97J8m2ueg?si=veVP4HADs4koDnw0</w:t>
        </w:r>
      </w:hyperlink>
    </w:p>
    <w:p w14:paraId="14757B4A" w14:textId="2D6DE012" w:rsidR="00DF1E2E" w:rsidRDefault="007E5B7F" w:rsidP="00691F70">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Amla khichdi: </w:t>
      </w:r>
      <w:hyperlink r:id="rId752" w:history="1">
        <w:r w:rsidRPr="00F01B20">
          <w:rPr>
            <w:rStyle w:val="Hyperlink"/>
            <w:rFonts w:ascii="Cambria" w:eastAsia="Cambria" w:hAnsi="Cambria" w:cs="Cambria"/>
            <w:sz w:val="24"/>
            <w:szCs w:val="24"/>
          </w:rPr>
          <w:t>https://youtube.com/shorts/8xIgGkV8_Tc?si=229p__A7d1NgJ7A4</w:t>
        </w:r>
      </w:hyperlink>
    </w:p>
    <w:p w14:paraId="59EA51D0" w14:textId="77777777" w:rsidR="007E5B7F" w:rsidRDefault="007E5B7F" w:rsidP="00691F70">
      <w:pPr>
        <w:numPr>
          <w:ilvl w:val="0"/>
          <w:numId w:val="8"/>
        </w:numPr>
        <w:pBdr>
          <w:top w:val="nil"/>
          <w:left w:val="nil"/>
          <w:bottom w:val="nil"/>
          <w:right w:val="nil"/>
          <w:between w:val="nil"/>
        </w:pBdr>
        <w:spacing w:after="0"/>
        <w:ind w:left="-426" w:hanging="359"/>
        <w:rPr>
          <w:rFonts w:ascii="Cambria" w:eastAsia="Cambria" w:hAnsi="Cambria" w:cs="Cambria"/>
          <w:color w:val="000000"/>
          <w:sz w:val="24"/>
          <w:szCs w:val="24"/>
        </w:rPr>
      </w:pPr>
    </w:p>
    <w:p w14:paraId="6107F533" w14:textId="77777777" w:rsidR="00A971B5" w:rsidRDefault="00A971B5">
      <w:pPr>
        <w:ind w:left="-426"/>
        <w:rPr>
          <w:rFonts w:ascii="Cambria" w:eastAsia="Cambria" w:hAnsi="Cambria" w:cs="Cambria"/>
          <w:color w:val="0563C1"/>
          <w:sz w:val="24"/>
          <w:szCs w:val="24"/>
          <w:u w:val="single"/>
        </w:rPr>
      </w:pPr>
    </w:p>
    <w:p w14:paraId="09569A32" w14:textId="77777777" w:rsidR="00A971B5" w:rsidRDefault="00A971B5">
      <w:pPr>
        <w:pBdr>
          <w:bottom w:val="single" w:sz="4" w:space="1" w:color="000000"/>
        </w:pBdr>
        <w:ind w:left="-426"/>
        <w:rPr>
          <w:rFonts w:ascii="Cambria" w:eastAsia="Cambria" w:hAnsi="Cambria" w:cs="Cambria"/>
          <w:sz w:val="24"/>
          <w:szCs w:val="24"/>
        </w:rPr>
      </w:pPr>
    </w:p>
    <w:p w14:paraId="5A661C85" w14:textId="77777777" w:rsidR="00A971B5" w:rsidRDefault="00A971B5">
      <w:pPr>
        <w:ind w:left="-426"/>
        <w:rPr>
          <w:rFonts w:ascii="Cambria" w:eastAsia="Cambria" w:hAnsi="Cambria" w:cs="Cambria"/>
          <w:sz w:val="24"/>
          <w:szCs w:val="24"/>
        </w:rPr>
      </w:pPr>
    </w:p>
    <w:p w14:paraId="1A61088A" w14:textId="77777777"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t>SALAD / CHAAT</w:t>
      </w:r>
    </w:p>
    <w:p w14:paraId="17915107" w14:textId="77777777" w:rsidR="00A971B5" w:rsidRDefault="00F75C53">
      <w:pPr>
        <w:ind w:left="-426"/>
        <w:rPr>
          <w:rFonts w:ascii="Cambria" w:eastAsia="Cambria" w:hAnsi="Cambria" w:cs="Cambria"/>
          <w:b/>
          <w:color w:val="00B050"/>
          <w:sz w:val="24"/>
          <w:szCs w:val="24"/>
        </w:rPr>
      </w:pPr>
      <w:r>
        <w:rPr>
          <w:rFonts w:ascii="Cambria" w:eastAsia="Cambria" w:hAnsi="Cambria" w:cs="Cambria"/>
          <w:b/>
          <w:color w:val="00B050"/>
          <w:sz w:val="24"/>
          <w:szCs w:val="24"/>
        </w:rPr>
        <w:lastRenderedPageBreak/>
        <w:t>VEG:</w:t>
      </w:r>
    </w:p>
    <w:p w14:paraId="3CDE4A8A"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PROTEIN SALAD (RECIPE - </w:t>
      </w:r>
      <w:hyperlink r:id="rId753">
        <w:r>
          <w:rPr>
            <w:rFonts w:ascii="Cambria" w:eastAsia="Cambria" w:hAnsi="Cambria" w:cs="Cambria"/>
            <w:color w:val="0563C1"/>
            <w:sz w:val="24"/>
            <w:szCs w:val="24"/>
            <w:u w:val="single"/>
          </w:rPr>
          <w:t>https://www.youtube.com/watch?v=nzNQ5lTmg1Q</w:t>
        </w:r>
      </w:hyperlink>
      <w:r>
        <w:rPr>
          <w:rFonts w:ascii="Cambria" w:eastAsia="Cambria" w:hAnsi="Cambria" w:cs="Cambria"/>
          <w:color w:val="0563C1"/>
          <w:sz w:val="24"/>
          <w:szCs w:val="24"/>
          <w:u w:val="single"/>
        </w:rPr>
        <w:t xml:space="preserve"> )</w:t>
      </w:r>
    </w:p>
    <w:p w14:paraId="36DE7789"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DESI PEANUT SALAD (RECIPE - </w:t>
      </w:r>
      <w:hyperlink r:id="rId754">
        <w:r>
          <w:rPr>
            <w:rFonts w:ascii="Cambria" w:eastAsia="Cambria" w:hAnsi="Cambria" w:cs="Cambria"/>
            <w:color w:val="0563C1"/>
            <w:sz w:val="24"/>
            <w:szCs w:val="24"/>
            <w:u w:val="single"/>
          </w:rPr>
          <w:t>https://www.youtube.com/watch?v=mXVqDWiPA1M</w:t>
        </w:r>
      </w:hyperlink>
      <w:r>
        <w:rPr>
          <w:rFonts w:ascii="Cambria" w:eastAsia="Cambria" w:hAnsi="Cambria" w:cs="Cambria"/>
          <w:color w:val="000000"/>
          <w:sz w:val="24"/>
          <w:szCs w:val="24"/>
        </w:rPr>
        <w:t xml:space="preserve"> )</w:t>
      </w:r>
    </w:p>
    <w:p w14:paraId="0F9C8FB9"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GREEN PEAS CHAT (RECIPE - </w:t>
      </w:r>
      <w:hyperlink r:id="rId755">
        <w:r>
          <w:rPr>
            <w:rFonts w:ascii="Cambria" w:eastAsia="Cambria" w:hAnsi="Cambria" w:cs="Cambria"/>
            <w:color w:val="1155CC"/>
            <w:sz w:val="24"/>
            <w:szCs w:val="24"/>
            <w:u w:val="single"/>
          </w:rPr>
          <w:t>https://youtu.be/Wh5Yy0hl0YU?si=hid5ruRPT7n3ZLA8</w:t>
        </w:r>
      </w:hyperlink>
      <w:r>
        <w:rPr>
          <w:rFonts w:ascii="Cambria" w:eastAsia="Cambria" w:hAnsi="Cambria" w:cs="Cambria"/>
          <w:color w:val="000000"/>
          <w:sz w:val="24"/>
          <w:szCs w:val="24"/>
        </w:rPr>
        <w:t xml:space="preserve"> )</w:t>
      </w:r>
    </w:p>
    <w:p w14:paraId="04427497" w14:textId="1D7BD7BC"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KACHUMBER SALAD</w:t>
      </w:r>
      <w:r w:rsidR="007978FF">
        <w:rPr>
          <w:rFonts w:ascii="Cambria" w:eastAsia="Cambria" w:hAnsi="Cambria" w:cs="Cambria"/>
          <w:color w:val="000000"/>
          <w:sz w:val="24"/>
          <w:szCs w:val="24"/>
        </w:rPr>
        <w:t xml:space="preserve"> with </w:t>
      </w:r>
      <w:proofErr w:type="spellStart"/>
      <w:r w:rsidR="007978FF">
        <w:rPr>
          <w:rFonts w:ascii="Cambria" w:eastAsia="Cambria" w:hAnsi="Cambria" w:cs="Cambria"/>
          <w:color w:val="000000"/>
          <w:sz w:val="24"/>
          <w:szCs w:val="24"/>
        </w:rPr>
        <w:t>imli</w:t>
      </w:r>
      <w:proofErr w:type="spellEnd"/>
      <w:r w:rsidR="007978FF">
        <w:rPr>
          <w:rFonts w:ascii="Cambria" w:eastAsia="Cambria" w:hAnsi="Cambria" w:cs="Cambria"/>
          <w:color w:val="000000"/>
          <w:sz w:val="24"/>
          <w:szCs w:val="24"/>
        </w:rPr>
        <w:t xml:space="preserve"> chutney</w:t>
      </w:r>
      <w:r>
        <w:rPr>
          <w:rFonts w:ascii="Cambria" w:eastAsia="Cambria" w:hAnsi="Cambria" w:cs="Cambria"/>
          <w:color w:val="000000"/>
          <w:sz w:val="24"/>
          <w:szCs w:val="24"/>
        </w:rPr>
        <w:t xml:space="preserve"> (RECIPE -</w:t>
      </w:r>
      <w:r>
        <w:rPr>
          <w:rFonts w:ascii="Cambria" w:eastAsia="Cambria" w:hAnsi="Cambria" w:cs="Cambria"/>
          <w:color w:val="0563C1"/>
          <w:sz w:val="24"/>
          <w:szCs w:val="24"/>
          <w:u w:val="single"/>
        </w:rPr>
        <w:t xml:space="preserve"> </w:t>
      </w:r>
      <w:hyperlink r:id="rId756">
        <w:r>
          <w:rPr>
            <w:rFonts w:ascii="Cambria" w:eastAsia="Cambria" w:hAnsi="Cambria" w:cs="Cambria"/>
            <w:color w:val="0563C1"/>
            <w:sz w:val="24"/>
            <w:szCs w:val="24"/>
            <w:u w:val="single"/>
          </w:rPr>
          <w:t>https://www.youtube.com/watch?v=t3ptPCIc2Q4</w:t>
        </w:r>
      </w:hyperlink>
      <w:r>
        <w:rPr>
          <w:rFonts w:ascii="Cambria" w:eastAsia="Cambria" w:hAnsi="Cambria" w:cs="Cambria"/>
          <w:color w:val="0563C1"/>
          <w:sz w:val="24"/>
          <w:szCs w:val="24"/>
          <w:u w:val="single"/>
        </w:rPr>
        <w:t xml:space="preserve"> ) )</w:t>
      </w:r>
    </w:p>
    <w:p w14:paraId="6415860E" w14:textId="68D35DD6" w:rsidR="00C455BD" w:rsidRDefault="00C455BD">
      <w:pPr>
        <w:numPr>
          <w:ilvl w:val="0"/>
          <w:numId w:val="11"/>
        </w:numPr>
        <w:pBdr>
          <w:top w:val="nil"/>
          <w:left w:val="nil"/>
          <w:bottom w:val="nil"/>
          <w:right w:val="nil"/>
          <w:between w:val="nil"/>
        </w:pBdr>
        <w:spacing w:after="0"/>
        <w:ind w:left="-426" w:hanging="359"/>
        <w:rPr>
          <w:rFonts w:ascii="Cambria" w:eastAsiaTheme="minorEastAsia" w:hAnsi="Cambria" w:cstheme="minorHAnsi"/>
          <w:bCs/>
          <w:sz w:val="24"/>
          <w:szCs w:val="24"/>
        </w:rPr>
      </w:pPr>
      <w:r>
        <w:rPr>
          <w:rFonts w:ascii="Cambria" w:eastAsiaTheme="minorEastAsia" w:hAnsi="Cambria" w:cstheme="minorHAnsi"/>
          <w:bCs/>
          <w:sz w:val="24"/>
          <w:szCs w:val="24"/>
        </w:rPr>
        <w:t xml:space="preserve">Kachumber peanut salad: </w:t>
      </w:r>
      <w:hyperlink r:id="rId757" w:history="1">
        <w:r w:rsidRPr="004925CD">
          <w:rPr>
            <w:rStyle w:val="Hyperlink"/>
            <w:rFonts w:ascii="Cambria" w:eastAsiaTheme="minorEastAsia" w:hAnsi="Cambria" w:cstheme="minorHAnsi"/>
            <w:bCs/>
            <w:sz w:val="24"/>
            <w:szCs w:val="24"/>
          </w:rPr>
          <w:t>https://youtube.com/shorts/Xnv1NkaPPWs?si=FnAZq3K7y1l-Um3z</w:t>
        </w:r>
      </w:hyperlink>
      <w:r>
        <w:rPr>
          <w:rFonts w:ascii="Cambria" w:eastAsiaTheme="minorEastAsia" w:hAnsi="Cambria" w:cstheme="minorHAnsi"/>
          <w:bCs/>
          <w:sz w:val="24"/>
          <w:szCs w:val="24"/>
        </w:rPr>
        <w:t xml:space="preserve"> </w:t>
      </w:r>
    </w:p>
    <w:p w14:paraId="6AF5D300" w14:textId="0F77055D" w:rsidR="00457578" w:rsidRPr="00457578" w:rsidRDefault="00457578">
      <w:pPr>
        <w:numPr>
          <w:ilvl w:val="0"/>
          <w:numId w:val="11"/>
        </w:numPr>
        <w:pBdr>
          <w:top w:val="nil"/>
          <w:left w:val="nil"/>
          <w:bottom w:val="nil"/>
          <w:right w:val="nil"/>
          <w:between w:val="nil"/>
        </w:pBdr>
        <w:spacing w:after="0"/>
        <w:ind w:left="-426" w:hanging="359"/>
        <w:rPr>
          <w:rFonts w:ascii="Cambria" w:eastAsiaTheme="minorEastAsia" w:hAnsi="Cambria" w:cstheme="minorHAnsi"/>
          <w:bCs/>
          <w:sz w:val="24"/>
          <w:szCs w:val="24"/>
        </w:rPr>
      </w:pPr>
      <w:proofErr w:type="spellStart"/>
      <w:r w:rsidRPr="00457578">
        <w:rPr>
          <w:rFonts w:ascii="Cambria" w:eastAsiaTheme="minorEastAsia" w:hAnsi="Cambria" w:cstheme="minorHAnsi"/>
          <w:bCs/>
          <w:sz w:val="24"/>
          <w:szCs w:val="24"/>
        </w:rPr>
        <w:t>Kosambari</w:t>
      </w:r>
      <w:proofErr w:type="spellEnd"/>
      <w:r w:rsidRPr="00457578">
        <w:rPr>
          <w:rFonts w:ascii="Cambria" w:eastAsiaTheme="minorEastAsia" w:hAnsi="Cambria" w:cstheme="minorHAnsi"/>
          <w:bCs/>
          <w:sz w:val="24"/>
          <w:szCs w:val="24"/>
        </w:rPr>
        <w:t xml:space="preserve"> salad:</w:t>
      </w:r>
      <w:r>
        <w:rPr>
          <w:rFonts w:ascii="Cambria" w:eastAsiaTheme="minorEastAsia" w:hAnsi="Cambria" w:cstheme="minorHAnsi"/>
          <w:bCs/>
          <w:sz w:val="24"/>
          <w:szCs w:val="24"/>
        </w:rPr>
        <w:t xml:space="preserve"> </w:t>
      </w:r>
      <w:hyperlink r:id="rId758" w:history="1">
        <w:r w:rsidRPr="003E4FE7">
          <w:rPr>
            <w:rStyle w:val="Hyperlink"/>
            <w:rFonts w:ascii="Cambria" w:eastAsiaTheme="minorEastAsia" w:hAnsi="Cambria" w:cstheme="minorHAnsi"/>
            <w:bCs/>
            <w:sz w:val="24"/>
            <w:szCs w:val="24"/>
          </w:rPr>
          <w:t>https://youtube.com/shorts/IbMSbOurqJo?si=lTCXNiQOfQB_wb90</w:t>
        </w:r>
      </w:hyperlink>
      <w:r>
        <w:rPr>
          <w:rFonts w:ascii="Cambria" w:eastAsiaTheme="minorEastAsia" w:hAnsi="Cambria" w:cstheme="minorHAnsi"/>
          <w:bCs/>
          <w:sz w:val="24"/>
          <w:szCs w:val="24"/>
        </w:rPr>
        <w:t xml:space="preserve"> </w:t>
      </w:r>
    </w:p>
    <w:p w14:paraId="047F8A2B" w14:textId="3AC321D6"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SWEET POTATO CHAAT (RECIPE -</w:t>
      </w:r>
      <w:r>
        <w:rPr>
          <w:rFonts w:ascii="Cambria" w:eastAsia="Cambria" w:hAnsi="Cambria" w:cs="Cambria"/>
          <w:color w:val="0563C1"/>
          <w:sz w:val="24"/>
          <w:szCs w:val="24"/>
          <w:u w:val="single"/>
        </w:rPr>
        <w:t xml:space="preserve"> </w:t>
      </w:r>
      <w:hyperlink r:id="rId759">
        <w:r>
          <w:rPr>
            <w:rFonts w:ascii="Cambria" w:eastAsia="Cambria" w:hAnsi="Cambria" w:cs="Cambria"/>
            <w:color w:val="0563C1"/>
            <w:sz w:val="24"/>
            <w:szCs w:val="24"/>
            <w:u w:val="single"/>
          </w:rPr>
          <w:t>https://www.youtube.com/watch?v=ACjWdVpZJGo</w:t>
        </w:r>
      </w:hyperlink>
      <w:r>
        <w:rPr>
          <w:rFonts w:ascii="Cambria" w:eastAsia="Cambria" w:hAnsi="Cambria" w:cs="Cambria"/>
          <w:color w:val="0563C1"/>
          <w:sz w:val="24"/>
          <w:szCs w:val="24"/>
          <w:u w:val="single"/>
        </w:rPr>
        <w:t xml:space="preserve"> </w:t>
      </w:r>
    </w:p>
    <w:p w14:paraId="3F815F98" w14:textId="613D1FB6" w:rsidR="00F84CD8" w:rsidRPr="00F84CD8" w:rsidRDefault="00F84CD8">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hyperlink r:id="rId760" w:history="1">
        <w:r w:rsidRPr="00643CFA">
          <w:rPr>
            <w:rStyle w:val="Hyperlink"/>
            <w:rFonts w:ascii="Cambria" w:hAnsi="Cambria" w:cstheme="minorHAnsi"/>
            <w:bCs/>
            <w:sz w:val="24"/>
            <w:szCs w:val="24"/>
          </w:rPr>
          <w:t>Sweet potato with cheese and eggs</w:t>
        </w:r>
      </w:hyperlink>
    </w:p>
    <w:p w14:paraId="2BE447C6" w14:textId="7ACDAD61"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MOONG CHAAT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hyperlink r:id="rId761">
        <w:r>
          <w:rPr>
            <w:rFonts w:ascii="Cambria" w:eastAsia="Cambria" w:hAnsi="Cambria" w:cs="Cambria"/>
            <w:color w:val="0563C1"/>
            <w:sz w:val="24"/>
            <w:szCs w:val="24"/>
            <w:u w:val="single"/>
          </w:rPr>
          <w:t>https://www.youtube.com/watch?v=2Y_qvWgs34Q</w:t>
        </w:r>
      </w:hyperlink>
    </w:p>
    <w:p w14:paraId="6FA23A96"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107" w:name="_3j2qqm3" w:colFirst="0" w:colLast="0"/>
      <w:bookmarkEnd w:id="107"/>
      <w:r>
        <w:rPr>
          <w:rFonts w:ascii="Cambria" w:eastAsia="Cambria" w:hAnsi="Cambria" w:cs="Cambria"/>
          <w:color w:val="000000"/>
          <w:sz w:val="24"/>
          <w:szCs w:val="24"/>
        </w:rPr>
        <w:t>MEDITERRANEAN CHICKPEA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762">
        <w:r>
          <w:rPr>
            <w:rFonts w:ascii="Cambria" w:eastAsia="Cambria" w:hAnsi="Cambria" w:cs="Cambria"/>
            <w:color w:val="0563C1"/>
            <w:sz w:val="24"/>
            <w:szCs w:val="24"/>
            <w:u w:val="single"/>
          </w:rPr>
          <w:t>https://www.youtube.com/watch?v=PrJH8QFmtFE</w:t>
        </w:r>
      </w:hyperlink>
      <w:r>
        <w:rPr>
          <w:rFonts w:ascii="Cambria" w:eastAsia="Cambria" w:hAnsi="Cambria" w:cs="Cambria"/>
          <w:color w:val="0563C1"/>
          <w:sz w:val="24"/>
          <w:szCs w:val="24"/>
          <w:u w:val="single"/>
        </w:rPr>
        <w:t xml:space="preserve"> )</w:t>
      </w:r>
    </w:p>
    <w:p w14:paraId="3DAE8D85"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HUNG CURD SALAD (RECIPE -</w:t>
      </w:r>
      <w:r>
        <w:rPr>
          <w:rFonts w:ascii="Cambria" w:eastAsia="Cambria" w:hAnsi="Cambria" w:cs="Cambria"/>
          <w:color w:val="000000"/>
          <w:sz w:val="24"/>
          <w:szCs w:val="24"/>
          <w:u w:val="single"/>
        </w:rPr>
        <w:t xml:space="preserve"> </w:t>
      </w:r>
      <w:hyperlink r:id="rId763">
        <w:r>
          <w:rPr>
            <w:rFonts w:ascii="Cambria" w:eastAsia="Cambria" w:hAnsi="Cambria" w:cs="Cambria"/>
            <w:color w:val="0563C1"/>
            <w:sz w:val="24"/>
            <w:szCs w:val="24"/>
            <w:u w:val="single"/>
          </w:rPr>
          <w:t>https://www.youtube.com/watch?v=2MY0hgox3ik</w:t>
        </w:r>
      </w:hyperlink>
    </w:p>
    <w:p w14:paraId="6C77F910" w14:textId="107A1A8E"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108" w:name="_Hlk166168559"/>
      <w:r>
        <w:rPr>
          <w:rFonts w:ascii="Cambria" w:eastAsia="Cambria" w:hAnsi="Cambria" w:cs="Cambria"/>
          <w:color w:val="000000"/>
          <w:sz w:val="24"/>
          <w:szCs w:val="24"/>
        </w:rPr>
        <w:t>FRUIT AND VEGETABLE SALAD (RECIPE</w:t>
      </w:r>
      <w:r>
        <w:rPr>
          <w:rFonts w:ascii="Cambria" w:eastAsia="Cambria" w:hAnsi="Cambria" w:cs="Cambria"/>
          <w:color w:val="0563C1"/>
          <w:sz w:val="24"/>
          <w:szCs w:val="24"/>
          <w:u w:val="single"/>
        </w:rPr>
        <w:t xml:space="preserve">- </w:t>
      </w:r>
      <w:hyperlink r:id="rId764">
        <w:r>
          <w:rPr>
            <w:rFonts w:ascii="Cambria" w:eastAsia="Cambria" w:hAnsi="Cambria" w:cs="Cambria"/>
            <w:color w:val="0563C1"/>
            <w:sz w:val="24"/>
            <w:szCs w:val="24"/>
            <w:u w:val="single"/>
          </w:rPr>
          <w:t>https://www.youtube.com/watch?v=l22rMbcvE-M</w:t>
        </w:r>
      </w:hyperlink>
      <w:bookmarkEnd w:id="108"/>
      <w:r>
        <w:rPr>
          <w:rFonts w:ascii="Cambria" w:eastAsia="Cambria" w:hAnsi="Cambria" w:cs="Cambria"/>
          <w:color w:val="0563C1"/>
          <w:sz w:val="24"/>
          <w:szCs w:val="24"/>
          <w:u w:val="single"/>
        </w:rPr>
        <w:t xml:space="preserve">  /  </w:t>
      </w:r>
      <w:hyperlink r:id="rId765">
        <w:r>
          <w:rPr>
            <w:rFonts w:ascii="Cambria" w:eastAsia="Cambria" w:hAnsi="Cambria" w:cs="Cambria"/>
            <w:color w:val="0563C1"/>
            <w:sz w:val="24"/>
            <w:szCs w:val="24"/>
            <w:u w:val="single"/>
          </w:rPr>
          <w:t>https://www.youtube.com/watch?v=FxEuD0d9RHI</w:t>
        </w:r>
      </w:hyperlink>
      <w:r>
        <w:rPr>
          <w:rFonts w:ascii="Cambria" w:eastAsia="Cambria" w:hAnsi="Cambria" w:cs="Cambria"/>
          <w:color w:val="0563C1"/>
          <w:sz w:val="24"/>
          <w:szCs w:val="24"/>
          <w:u w:val="single"/>
        </w:rPr>
        <w:t xml:space="preserve"> )</w:t>
      </w:r>
    </w:p>
    <w:p w14:paraId="519ABB2B"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BOILED PEANUT CHAAT (RECIPE</w:t>
      </w:r>
      <w:r>
        <w:rPr>
          <w:rFonts w:ascii="Cambria" w:eastAsia="Cambria" w:hAnsi="Cambria" w:cs="Cambria"/>
          <w:color w:val="0563C1"/>
          <w:sz w:val="24"/>
          <w:szCs w:val="24"/>
          <w:u w:val="single"/>
        </w:rPr>
        <w:t xml:space="preserve"> - </w:t>
      </w:r>
      <w:hyperlink r:id="rId766">
        <w:r>
          <w:rPr>
            <w:rFonts w:ascii="Cambria" w:eastAsia="Cambria" w:hAnsi="Cambria" w:cs="Cambria"/>
            <w:color w:val="0563C1"/>
            <w:sz w:val="24"/>
            <w:szCs w:val="24"/>
            <w:u w:val="single"/>
          </w:rPr>
          <w:t>https://www.youtube.com/watch?v=FPVXT7LMq20</w:t>
        </w:r>
      </w:hyperlink>
      <w:r>
        <w:rPr>
          <w:rFonts w:ascii="Cambria" w:eastAsia="Cambria" w:hAnsi="Cambria" w:cs="Cambria"/>
          <w:color w:val="0563C1"/>
          <w:sz w:val="24"/>
          <w:szCs w:val="24"/>
          <w:u w:val="single"/>
        </w:rPr>
        <w:t xml:space="preserve"> )</w:t>
      </w:r>
    </w:p>
    <w:p w14:paraId="380B513D"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BOILED PEANUT CORN CHAAT (RECIPE-</w:t>
      </w:r>
      <w:r>
        <w:rPr>
          <w:rFonts w:ascii="Cambria" w:eastAsia="Cambria" w:hAnsi="Cambria" w:cs="Cambria"/>
          <w:color w:val="000000"/>
          <w:sz w:val="24"/>
          <w:szCs w:val="24"/>
          <w:u w:val="single"/>
        </w:rPr>
        <w:t xml:space="preserve"> </w:t>
      </w:r>
      <w:hyperlink r:id="rId767">
        <w:r>
          <w:rPr>
            <w:rFonts w:ascii="Cambria" w:eastAsia="Cambria" w:hAnsi="Cambria" w:cs="Cambria"/>
            <w:color w:val="0563C1"/>
            <w:sz w:val="24"/>
            <w:szCs w:val="24"/>
            <w:u w:val="single"/>
          </w:rPr>
          <w:t>https://www.youtube.com/watch?v=hjX3cC97IbQ</w:t>
        </w:r>
      </w:hyperlink>
      <w:r>
        <w:rPr>
          <w:rFonts w:ascii="Cambria" w:eastAsia="Cambria" w:hAnsi="Cambria" w:cs="Cambria"/>
          <w:color w:val="000000"/>
          <w:sz w:val="24"/>
          <w:szCs w:val="24"/>
          <w:u w:val="single"/>
        </w:rPr>
        <w:t xml:space="preserve"> )</w:t>
      </w:r>
    </w:p>
    <w:p w14:paraId="25386B3A"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BELL PEPPER SALAD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768">
        <w:r>
          <w:rPr>
            <w:rFonts w:ascii="Cambria" w:eastAsia="Cambria" w:hAnsi="Cambria" w:cs="Cambria"/>
            <w:color w:val="0563C1"/>
            <w:sz w:val="24"/>
            <w:szCs w:val="24"/>
            <w:u w:val="single"/>
          </w:rPr>
          <w:t>https://youtu.be/tx68Wr5A9ic</w:t>
        </w:r>
      </w:hyperlink>
      <w:r>
        <w:rPr>
          <w:rFonts w:ascii="Cambria" w:eastAsia="Cambria" w:hAnsi="Cambria" w:cs="Cambria"/>
          <w:color w:val="0563C1"/>
          <w:sz w:val="24"/>
          <w:szCs w:val="24"/>
          <w:u w:val="single"/>
        </w:rPr>
        <w:t xml:space="preserve"> )</w:t>
      </w:r>
    </w:p>
    <w:p w14:paraId="0076504A" w14:textId="77777777" w:rsidR="00A971B5" w:rsidRPr="00167B56"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BURRITO BOWL (RECIPE- </w:t>
      </w:r>
      <w:hyperlink r:id="rId769">
        <w:r>
          <w:rPr>
            <w:rFonts w:ascii="Cambria" w:eastAsia="Cambria" w:hAnsi="Cambria" w:cs="Cambria"/>
            <w:color w:val="0563C1"/>
            <w:sz w:val="24"/>
            <w:szCs w:val="24"/>
            <w:u w:val="single"/>
          </w:rPr>
          <w:t>https://youtu.be/eYA1LHooerM?si=mlltdxGsokVKZEPj</w:t>
        </w:r>
      </w:hyperlink>
      <w:r>
        <w:rPr>
          <w:rFonts w:ascii="Cambria" w:eastAsia="Cambria" w:hAnsi="Cambria" w:cs="Cambria"/>
          <w:color w:val="000000"/>
          <w:sz w:val="24"/>
          <w:szCs w:val="24"/>
        </w:rPr>
        <w:t xml:space="preserve">  )</w:t>
      </w:r>
    </w:p>
    <w:p w14:paraId="119E66F9" w14:textId="38C0353C" w:rsidR="00FC3260" w:rsidRPr="00FC3260" w:rsidRDefault="00FC3260">
      <w:pPr>
        <w:numPr>
          <w:ilvl w:val="0"/>
          <w:numId w:val="11"/>
        </w:numPr>
        <w:pBdr>
          <w:top w:val="nil"/>
          <w:left w:val="nil"/>
          <w:bottom w:val="nil"/>
          <w:right w:val="nil"/>
          <w:between w:val="nil"/>
        </w:pBdr>
        <w:spacing w:after="0"/>
        <w:ind w:left="-426" w:hanging="359"/>
        <w:rPr>
          <w:rFonts w:ascii="Cambria" w:eastAsiaTheme="minorHAnsi" w:hAnsi="Cambria" w:cstheme="minorHAnsi"/>
          <w:kern w:val="2"/>
          <w:sz w:val="24"/>
          <w:szCs w:val="24"/>
          <w:lang w:val="en-US" w:eastAsia="en-US"/>
          <w14:ligatures w14:val="standardContextual"/>
        </w:rPr>
      </w:pPr>
      <w:r w:rsidRPr="00FC3260">
        <w:rPr>
          <w:rFonts w:ascii="Cambria" w:eastAsiaTheme="minorHAnsi" w:hAnsi="Cambria" w:cstheme="minorHAnsi"/>
          <w:kern w:val="2"/>
          <w:sz w:val="24"/>
          <w:szCs w:val="24"/>
          <w:lang w:val="en-US" w:eastAsia="en-US"/>
          <w14:ligatures w14:val="standardContextual"/>
        </w:rPr>
        <w:t xml:space="preserve">Tofu </w:t>
      </w:r>
      <w:proofErr w:type="spellStart"/>
      <w:r w:rsidRPr="00FC3260">
        <w:rPr>
          <w:rFonts w:ascii="Cambria" w:eastAsiaTheme="minorHAnsi" w:hAnsi="Cambria" w:cstheme="minorHAnsi"/>
          <w:kern w:val="2"/>
          <w:sz w:val="24"/>
          <w:szCs w:val="24"/>
          <w:lang w:val="en-US" w:eastAsia="en-US"/>
          <w14:ligatures w14:val="standardContextual"/>
        </w:rPr>
        <w:t>thai</w:t>
      </w:r>
      <w:proofErr w:type="spellEnd"/>
      <w:r w:rsidRPr="00FC3260">
        <w:rPr>
          <w:rFonts w:ascii="Cambria" w:eastAsiaTheme="minorHAnsi" w:hAnsi="Cambria" w:cstheme="minorHAnsi"/>
          <w:kern w:val="2"/>
          <w:sz w:val="24"/>
          <w:szCs w:val="24"/>
          <w:lang w:val="en-US" w:eastAsia="en-US"/>
          <w14:ligatures w14:val="standardContextual"/>
        </w:rPr>
        <w:t xml:space="preserve"> bowl</w:t>
      </w:r>
      <w:r>
        <w:rPr>
          <w:rFonts w:ascii="Cambria" w:eastAsiaTheme="minorHAnsi" w:hAnsi="Cambria" w:cstheme="minorHAnsi"/>
          <w:kern w:val="2"/>
          <w:sz w:val="24"/>
          <w:szCs w:val="24"/>
          <w:lang w:val="en-US" w:eastAsia="en-US"/>
          <w14:ligatures w14:val="standardContextual"/>
        </w:rPr>
        <w:t xml:space="preserve">: </w:t>
      </w:r>
      <w:hyperlink r:id="rId770" w:history="1">
        <w:r w:rsidRPr="00C5178A">
          <w:rPr>
            <w:rStyle w:val="Hyperlink"/>
            <w:rFonts w:ascii="Cambria" w:eastAsiaTheme="minorHAnsi" w:hAnsi="Cambria" w:cstheme="minorHAnsi"/>
            <w:kern w:val="2"/>
            <w:sz w:val="24"/>
            <w:szCs w:val="24"/>
            <w:lang w:val="en-US" w:eastAsia="en-US"/>
            <w14:ligatures w14:val="standardContextual"/>
          </w:rPr>
          <w:t>https://www.instagram.com/reel/DLXO5UtI-US/?utm_source=ig_web_copy_link</w:t>
        </w:r>
      </w:hyperlink>
      <w:r>
        <w:rPr>
          <w:rFonts w:ascii="Cambria" w:eastAsiaTheme="minorHAnsi" w:hAnsi="Cambria" w:cstheme="minorHAnsi"/>
          <w:kern w:val="2"/>
          <w:sz w:val="24"/>
          <w:szCs w:val="24"/>
          <w:lang w:val="en-US" w:eastAsia="en-US"/>
          <w14:ligatures w14:val="standardContextual"/>
        </w:rPr>
        <w:t xml:space="preserve"> </w:t>
      </w:r>
    </w:p>
    <w:p w14:paraId="3FA6B95B" w14:textId="3161D7BE" w:rsidR="00167B56" w:rsidRDefault="00167B56">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Vegan poke bowl: </w:t>
      </w:r>
      <w:hyperlink r:id="rId771" w:history="1">
        <w:r w:rsidRPr="00087F22">
          <w:rPr>
            <w:rStyle w:val="Hyperlink"/>
            <w:rFonts w:ascii="Cambria" w:eastAsia="Cambria" w:hAnsi="Cambria" w:cs="Cambria"/>
            <w:sz w:val="24"/>
            <w:szCs w:val="24"/>
          </w:rPr>
          <w:t>https://youtu.be/TJpL4xHG75w?si=EH_dShP4CM6Khx4s</w:t>
        </w:r>
      </w:hyperlink>
      <w:r>
        <w:rPr>
          <w:rFonts w:ascii="Cambria" w:eastAsia="Cambria" w:hAnsi="Cambria" w:cs="Cambria"/>
          <w:color w:val="000000"/>
          <w:sz w:val="24"/>
          <w:szCs w:val="24"/>
        </w:rPr>
        <w:t xml:space="preserve"> </w:t>
      </w:r>
    </w:p>
    <w:p w14:paraId="55F2CD8B"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COUSCOUS SALAD (RECIPE</w:t>
      </w:r>
      <w:r>
        <w:rPr>
          <w:rFonts w:ascii="Cambria" w:eastAsia="Cambria" w:hAnsi="Cambria" w:cs="Cambria"/>
          <w:color w:val="0563C1"/>
          <w:sz w:val="24"/>
          <w:szCs w:val="24"/>
          <w:u w:val="single"/>
        </w:rPr>
        <w:t xml:space="preserve">- </w:t>
      </w:r>
      <w:hyperlink r:id="rId772">
        <w:r>
          <w:rPr>
            <w:rFonts w:ascii="Cambria" w:eastAsia="Cambria" w:hAnsi="Cambria" w:cs="Cambria"/>
            <w:color w:val="0563C1"/>
            <w:sz w:val="24"/>
            <w:szCs w:val="24"/>
            <w:u w:val="single"/>
          </w:rPr>
          <w:t>https://www.youtube.com/watch?v=FMpI6iW7dHI</w:t>
        </w:r>
      </w:hyperlink>
      <w:r>
        <w:rPr>
          <w:rFonts w:ascii="Cambria" w:eastAsia="Cambria" w:hAnsi="Cambria" w:cs="Cambria"/>
          <w:color w:val="0563C1"/>
          <w:sz w:val="24"/>
          <w:szCs w:val="24"/>
          <w:u w:val="single"/>
        </w:rPr>
        <w:t xml:space="preserve"> )</w:t>
      </w:r>
    </w:p>
    <w:p w14:paraId="5EC44335"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BEETROOT ORANGE SALAD (RECIPE- </w:t>
      </w:r>
      <w:hyperlink r:id="rId773">
        <w:r>
          <w:rPr>
            <w:rFonts w:ascii="Cambria" w:eastAsia="Cambria" w:hAnsi="Cambria" w:cs="Cambria"/>
            <w:color w:val="0563C1"/>
            <w:sz w:val="24"/>
            <w:szCs w:val="24"/>
            <w:u w:val="single"/>
          </w:rPr>
          <w:t>https://www.youtube.com/watch?v=j9UcI7zAro4</w:t>
        </w:r>
      </w:hyperlink>
      <w:r>
        <w:rPr>
          <w:rFonts w:ascii="Cambria" w:eastAsia="Cambria" w:hAnsi="Cambria" w:cs="Cambria"/>
          <w:color w:val="000000"/>
          <w:sz w:val="24"/>
          <w:szCs w:val="24"/>
        </w:rPr>
        <w:t xml:space="preserve"> )</w:t>
      </w:r>
    </w:p>
    <w:p w14:paraId="2A533B45" w14:textId="1BDB5BBF"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DAHI SPROUT CHAT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774" w:history="1">
        <w:r w:rsidR="00E40770" w:rsidRPr="006F76D0">
          <w:rPr>
            <w:rStyle w:val="Hyperlink"/>
            <w:rFonts w:ascii="Cambria" w:eastAsia="Cambria" w:hAnsi="Cambria" w:cs="Cambria"/>
            <w:sz w:val="24"/>
            <w:szCs w:val="24"/>
          </w:rPr>
          <w:t>https://www.youtube.com/watch?v=h3ZOE3_zzvQ</w:t>
        </w:r>
      </w:hyperlink>
      <w:r>
        <w:rPr>
          <w:rFonts w:ascii="Cambria" w:eastAsia="Cambria" w:hAnsi="Cambria" w:cs="Cambria"/>
          <w:color w:val="0563C1"/>
          <w:sz w:val="24"/>
          <w:szCs w:val="24"/>
          <w:u w:val="single"/>
        </w:rPr>
        <w:t xml:space="preserve"> )</w:t>
      </w:r>
    </w:p>
    <w:p w14:paraId="561598F0"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CUCUMBER LETTUCE SALAD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rPr>
        <w:t xml:space="preserve">- </w:t>
      </w:r>
      <w:hyperlink r:id="rId775">
        <w:r>
          <w:rPr>
            <w:rFonts w:ascii="Cambria" w:eastAsia="Cambria" w:hAnsi="Cambria" w:cs="Cambria"/>
            <w:color w:val="1155CC"/>
            <w:sz w:val="24"/>
            <w:szCs w:val="24"/>
            <w:u w:val="single"/>
          </w:rPr>
          <w:t>https://youtu.be/lLC2vnsQfA8?si=lG65W1s-VZecGKlM</w:t>
        </w:r>
      </w:hyperlink>
      <w:r>
        <w:rPr>
          <w:rFonts w:ascii="Cambria" w:eastAsia="Cambria" w:hAnsi="Cambria" w:cs="Cambria"/>
          <w:color w:val="0563C1"/>
          <w:sz w:val="24"/>
          <w:szCs w:val="24"/>
        </w:rPr>
        <w:t xml:space="preserve"> </w:t>
      </w:r>
    </w:p>
    <w:p w14:paraId="159904FC"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CHICKPEA / CHANA SALAD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776">
        <w:r>
          <w:rPr>
            <w:rFonts w:ascii="Cambria" w:eastAsia="Cambria" w:hAnsi="Cambria" w:cs="Cambria"/>
            <w:color w:val="0563C1"/>
            <w:sz w:val="24"/>
            <w:szCs w:val="24"/>
            <w:u w:val="single"/>
          </w:rPr>
          <w:t>https://www.youtube.com/shorts/GKi2-gQ02LU</w:t>
        </w:r>
      </w:hyperlink>
      <w:r>
        <w:rPr>
          <w:rFonts w:ascii="Cambria" w:eastAsia="Cambria" w:hAnsi="Cambria" w:cs="Cambria"/>
          <w:color w:val="0563C1"/>
          <w:sz w:val="24"/>
          <w:szCs w:val="24"/>
          <w:u w:val="single"/>
        </w:rPr>
        <w:t xml:space="preserve"> )</w:t>
      </w:r>
    </w:p>
    <w:p w14:paraId="2A60EA33"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PANEER TIKKA SALAD (RECIPE</w:t>
      </w:r>
      <w:r>
        <w:rPr>
          <w:rFonts w:ascii="Cambria" w:eastAsia="Cambria" w:hAnsi="Cambria" w:cs="Cambria"/>
          <w:color w:val="0563C1"/>
          <w:sz w:val="24"/>
          <w:szCs w:val="24"/>
          <w:u w:val="single"/>
        </w:rPr>
        <w:t xml:space="preserve">- </w:t>
      </w:r>
      <w:hyperlink r:id="rId777">
        <w:r>
          <w:rPr>
            <w:rFonts w:ascii="Cambria" w:eastAsia="Cambria" w:hAnsi="Cambria" w:cs="Cambria"/>
            <w:color w:val="0563C1"/>
            <w:sz w:val="24"/>
            <w:szCs w:val="24"/>
            <w:u w:val="single"/>
          </w:rPr>
          <w:t>https://www.youtube.com/watch?v=3oA8HijO3jE</w:t>
        </w:r>
      </w:hyperlink>
      <w:r>
        <w:rPr>
          <w:rFonts w:ascii="Cambria" w:eastAsia="Cambria" w:hAnsi="Cambria" w:cs="Cambria"/>
          <w:color w:val="0563C1"/>
          <w:sz w:val="24"/>
          <w:szCs w:val="24"/>
          <w:u w:val="single"/>
        </w:rPr>
        <w:t xml:space="preserve"> )</w:t>
      </w:r>
    </w:p>
    <w:p w14:paraId="78AFF7CA" w14:textId="1BF8D6CB" w:rsidR="00FD1A86" w:rsidRPr="00FD1A86" w:rsidRDefault="00F75C53" w:rsidP="00FD1A86">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CHICKPEA SWEET POTATO CHAAT (RECIPE</w:t>
      </w:r>
      <w:r>
        <w:rPr>
          <w:rFonts w:ascii="Cambria" w:eastAsia="Cambria" w:hAnsi="Cambria" w:cs="Cambria"/>
          <w:color w:val="0563C1"/>
          <w:sz w:val="24"/>
          <w:szCs w:val="24"/>
          <w:u w:val="single"/>
        </w:rPr>
        <w:t xml:space="preserve">- </w:t>
      </w:r>
      <w:hyperlink r:id="rId778">
        <w:r>
          <w:rPr>
            <w:rFonts w:ascii="Cambria" w:eastAsia="Cambria" w:hAnsi="Cambria" w:cs="Cambria"/>
            <w:color w:val="0563C1"/>
            <w:sz w:val="24"/>
            <w:szCs w:val="24"/>
            <w:u w:val="single"/>
          </w:rPr>
          <w:t>https://www.youtube.com/watch?v=MMd1Leb1LNo</w:t>
        </w:r>
      </w:hyperlink>
      <w:r>
        <w:rPr>
          <w:rFonts w:ascii="Cambria" w:eastAsia="Cambria" w:hAnsi="Cambria" w:cs="Cambria"/>
          <w:color w:val="0563C1"/>
          <w:sz w:val="24"/>
          <w:szCs w:val="24"/>
          <w:u w:val="single"/>
        </w:rPr>
        <w:t xml:space="preserve"> )</w:t>
      </w:r>
    </w:p>
    <w:p w14:paraId="63E3F5C9" w14:textId="4548108E"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FRUIT SALAD (RECIPE</w:t>
      </w:r>
      <w:r>
        <w:rPr>
          <w:rFonts w:ascii="Cambria" w:eastAsia="Cambria" w:hAnsi="Cambria" w:cs="Cambria"/>
          <w:color w:val="0563C1"/>
          <w:sz w:val="24"/>
          <w:szCs w:val="24"/>
          <w:u w:val="single"/>
        </w:rPr>
        <w:t xml:space="preserve">- </w:t>
      </w:r>
      <w:hyperlink r:id="rId779">
        <w:r>
          <w:rPr>
            <w:rFonts w:ascii="Cambria" w:eastAsia="Cambria" w:hAnsi="Cambria" w:cs="Cambria"/>
            <w:color w:val="0563C1"/>
            <w:sz w:val="24"/>
            <w:szCs w:val="24"/>
            <w:u w:val="single"/>
          </w:rPr>
          <w:t>https://youtu.be/exs5KxmEIU4</w:t>
        </w:r>
      </w:hyperlink>
      <w:r>
        <w:rPr>
          <w:rFonts w:ascii="Cambria" w:eastAsia="Cambria" w:hAnsi="Cambria" w:cs="Cambria"/>
          <w:color w:val="0563C1"/>
          <w:sz w:val="24"/>
          <w:szCs w:val="24"/>
          <w:u w:val="single"/>
        </w:rPr>
        <w:t xml:space="preserve"> )</w:t>
      </w:r>
    </w:p>
    <w:p w14:paraId="3B59107D"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AVOCADO SALAD (RECIPE</w:t>
      </w:r>
      <w:r>
        <w:rPr>
          <w:rFonts w:ascii="Cambria" w:eastAsia="Cambria" w:hAnsi="Cambria" w:cs="Cambria"/>
          <w:color w:val="0563C1"/>
          <w:sz w:val="24"/>
          <w:szCs w:val="24"/>
          <w:u w:val="single"/>
        </w:rPr>
        <w:t xml:space="preserve">- </w:t>
      </w:r>
      <w:hyperlink r:id="rId780">
        <w:r>
          <w:rPr>
            <w:rFonts w:ascii="Cambria" w:eastAsia="Cambria" w:hAnsi="Cambria" w:cs="Cambria"/>
            <w:color w:val="0563C1"/>
            <w:sz w:val="24"/>
            <w:szCs w:val="24"/>
            <w:u w:val="single"/>
          </w:rPr>
          <w:t>https://www.youtube.com/watch?v=RKh_a9z_DCw</w:t>
        </w:r>
      </w:hyperlink>
      <w:r>
        <w:rPr>
          <w:rFonts w:ascii="Cambria" w:eastAsia="Cambria" w:hAnsi="Cambria" w:cs="Cambria"/>
          <w:color w:val="0563C1"/>
          <w:sz w:val="24"/>
          <w:szCs w:val="24"/>
          <w:u w:val="single"/>
        </w:rPr>
        <w:t xml:space="preserve"> )</w:t>
      </w:r>
    </w:p>
    <w:p w14:paraId="62DA5789"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AVOCADO PANEER SALAD (RECIPE</w:t>
      </w:r>
      <w:r>
        <w:rPr>
          <w:rFonts w:ascii="Cambria" w:eastAsia="Cambria" w:hAnsi="Cambria" w:cs="Cambria"/>
          <w:color w:val="0563C1"/>
          <w:sz w:val="24"/>
          <w:szCs w:val="24"/>
          <w:u w:val="single"/>
        </w:rPr>
        <w:t xml:space="preserve">- </w:t>
      </w:r>
      <w:hyperlink r:id="rId781">
        <w:r>
          <w:rPr>
            <w:rFonts w:ascii="Cambria" w:eastAsia="Cambria" w:hAnsi="Cambria" w:cs="Cambria"/>
            <w:color w:val="0563C1"/>
            <w:sz w:val="24"/>
            <w:szCs w:val="24"/>
            <w:u w:val="single"/>
          </w:rPr>
          <w:t>https://www.youtube.com/watch?v=XsNZJrnPNi0&amp;t=34s</w:t>
        </w:r>
      </w:hyperlink>
      <w:r>
        <w:rPr>
          <w:rFonts w:ascii="Cambria" w:eastAsia="Cambria" w:hAnsi="Cambria" w:cs="Cambria"/>
          <w:color w:val="0563C1"/>
          <w:sz w:val="24"/>
          <w:szCs w:val="24"/>
          <w:u w:val="single"/>
        </w:rPr>
        <w:t xml:space="preserve"> ) </w:t>
      </w:r>
    </w:p>
    <w:p w14:paraId="6D5D1196"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QUINOA LENTIL SALAD (RECIPE</w:t>
      </w:r>
      <w:r>
        <w:rPr>
          <w:rFonts w:ascii="Cambria" w:eastAsia="Cambria" w:hAnsi="Cambria" w:cs="Cambria"/>
          <w:color w:val="0563C1"/>
          <w:sz w:val="24"/>
          <w:szCs w:val="24"/>
          <w:u w:val="single"/>
        </w:rPr>
        <w:t xml:space="preserve">- </w:t>
      </w:r>
      <w:hyperlink r:id="rId782">
        <w:r>
          <w:rPr>
            <w:rFonts w:ascii="Cambria" w:eastAsia="Cambria" w:hAnsi="Cambria" w:cs="Cambria"/>
            <w:color w:val="0563C1"/>
            <w:sz w:val="24"/>
            <w:szCs w:val="24"/>
            <w:u w:val="single"/>
          </w:rPr>
          <w:t>https://www.youtube.com/watch?v=c37Qhrbcoy8</w:t>
        </w:r>
      </w:hyperlink>
      <w:r>
        <w:rPr>
          <w:rFonts w:ascii="Cambria" w:eastAsia="Cambria" w:hAnsi="Cambria" w:cs="Cambria"/>
          <w:color w:val="0563C1"/>
          <w:sz w:val="24"/>
          <w:szCs w:val="24"/>
          <w:u w:val="single"/>
        </w:rPr>
        <w:t xml:space="preserve"> )</w:t>
      </w:r>
    </w:p>
    <w:p w14:paraId="26789A22"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ASPARAGUS SALAD (RECIPE</w:t>
      </w:r>
      <w:r>
        <w:rPr>
          <w:rFonts w:ascii="Cambria" w:eastAsia="Cambria" w:hAnsi="Cambria" w:cs="Cambria"/>
          <w:color w:val="0563C1"/>
          <w:sz w:val="24"/>
          <w:szCs w:val="24"/>
          <w:u w:val="single"/>
        </w:rPr>
        <w:t xml:space="preserve">- </w:t>
      </w:r>
      <w:r>
        <w:rPr>
          <w:rFonts w:ascii="Cambria" w:eastAsia="Cambria" w:hAnsi="Cambria" w:cs="Cambria"/>
          <w:color w:val="0563C1"/>
          <w:sz w:val="24"/>
          <w:szCs w:val="24"/>
        </w:rPr>
        <w:t xml:space="preserve"> </w:t>
      </w:r>
      <w:hyperlink r:id="rId783">
        <w:r>
          <w:rPr>
            <w:rFonts w:ascii="Cambria" w:eastAsia="Cambria" w:hAnsi="Cambria" w:cs="Cambria"/>
            <w:color w:val="0563C1"/>
            <w:sz w:val="24"/>
            <w:szCs w:val="24"/>
            <w:u w:val="single"/>
          </w:rPr>
          <w:t>https://www.youtube.com/watch?v=nQZKaEJcj-A</w:t>
        </w:r>
      </w:hyperlink>
      <w:r>
        <w:rPr>
          <w:rFonts w:ascii="Cambria" w:eastAsia="Cambria" w:hAnsi="Cambria" w:cs="Cambria"/>
          <w:color w:val="0563C1"/>
          <w:sz w:val="24"/>
          <w:szCs w:val="24"/>
        </w:rPr>
        <w:t xml:space="preserve"> ) </w:t>
      </w:r>
    </w:p>
    <w:p w14:paraId="7BBDE0E4"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BEAN SALAD (RECIPE- </w:t>
      </w:r>
      <w:hyperlink r:id="rId784">
        <w:r>
          <w:rPr>
            <w:rFonts w:ascii="Cambria" w:eastAsia="Cambria" w:hAnsi="Cambria" w:cs="Cambria"/>
            <w:color w:val="0563C1"/>
            <w:sz w:val="24"/>
            <w:szCs w:val="24"/>
            <w:u w:val="single"/>
          </w:rPr>
          <w:t>https://www.instagram.com/reel/Cp-aO9Ggpam/?igshid=MmJiY2I4NDBkZg==</w:t>
        </w:r>
      </w:hyperlink>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p>
    <w:p w14:paraId="3E69832A"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EDAMAME ORANGE SALAD (RECIPE-</w:t>
      </w:r>
      <w:r>
        <w:rPr>
          <w:rFonts w:ascii="Cambria" w:eastAsia="Cambria" w:hAnsi="Cambria" w:cs="Cambria"/>
          <w:color w:val="0D0D0D"/>
          <w:sz w:val="24"/>
          <w:szCs w:val="24"/>
        </w:rPr>
        <w:t xml:space="preserve"> </w:t>
      </w:r>
      <w:hyperlink r:id="rId785">
        <w:r>
          <w:rPr>
            <w:rFonts w:ascii="Cambria" w:eastAsia="Cambria" w:hAnsi="Cambria" w:cs="Cambria"/>
            <w:color w:val="056AD0"/>
            <w:sz w:val="24"/>
            <w:szCs w:val="24"/>
            <w:u w:val="single"/>
          </w:rPr>
          <w:t>https://www.instagram.com/p/Cn1864NjnOh/</w:t>
        </w:r>
      </w:hyperlink>
      <w:r>
        <w:rPr>
          <w:rFonts w:ascii="Cambria" w:eastAsia="Cambria" w:hAnsi="Cambria" w:cs="Cambria"/>
          <w:color w:val="0D0D0D"/>
          <w:sz w:val="24"/>
          <w:szCs w:val="24"/>
        </w:rPr>
        <w:t xml:space="preserve"> ) </w:t>
      </w:r>
      <w:r>
        <w:rPr>
          <w:rFonts w:ascii="Cambria" w:eastAsia="Cambria" w:hAnsi="Cambria" w:cs="Cambria"/>
          <w:color w:val="000000"/>
          <w:sz w:val="24"/>
          <w:szCs w:val="24"/>
        </w:rPr>
        <w:t xml:space="preserve">   </w:t>
      </w:r>
    </w:p>
    <w:p w14:paraId="70D9B14E" w14:textId="0442F48C"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lastRenderedPageBreak/>
        <w:t>RAW PAPAYA SALAD (</w:t>
      </w:r>
      <w:hyperlink r:id="rId786">
        <w:r>
          <w:rPr>
            <w:rFonts w:ascii="Cambria" w:eastAsia="Cambria" w:hAnsi="Cambria" w:cs="Cambria"/>
            <w:color w:val="0563C1"/>
            <w:sz w:val="24"/>
            <w:szCs w:val="24"/>
            <w:u w:val="single"/>
          </w:rPr>
          <w:t>https://www.youtube.com/watch?v=mg9nkvmpopm</w:t>
        </w:r>
      </w:hyperlink>
      <w:r>
        <w:rPr>
          <w:rFonts w:ascii="Cambria" w:eastAsia="Cambria" w:hAnsi="Cambria" w:cs="Cambria"/>
          <w:color w:val="000000"/>
          <w:sz w:val="24"/>
          <w:szCs w:val="24"/>
        </w:rPr>
        <w:t xml:space="preserve"> )</w:t>
      </w:r>
      <w:r w:rsidR="004678EC">
        <w:rPr>
          <w:rFonts w:ascii="Cambria" w:eastAsia="Cambria" w:hAnsi="Cambria" w:cs="Cambria"/>
          <w:color w:val="000000"/>
          <w:sz w:val="24"/>
          <w:szCs w:val="24"/>
        </w:rPr>
        <w:t xml:space="preserve">/ </w:t>
      </w:r>
      <w:hyperlink r:id="rId787" w:history="1">
        <w:r w:rsidR="004678EC" w:rsidRPr="00E4281C">
          <w:rPr>
            <w:rStyle w:val="Hyperlink"/>
            <w:rFonts w:ascii="Cambria" w:eastAsia="Cambria" w:hAnsi="Cambria" w:cs="Cambria"/>
            <w:sz w:val="24"/>
            <w:szCs w:val="24"/>
          </w:rPr>
          <w:t>https://www.instagram.com/reel/DWTdtRmpf26/?utm_source=ig_web_copy_link&amp;igsh=MzRlODBiNWFlZA==</w:t>
        </w:r>
      </w:hyperlink>
      <w:r w:rsidR="004678EC">
        <w:rPr>
          <w:rFonts w:ascii="Cambria" w:eastAsia="Cambria" w:hAnsi="Cambria" w:cs="Cambria"/>
          <w:color w:val="000000"/>
          <w:sz w:val="24"/>
          <w:szCs w:val="24"/>
        </w:rPr>
        <w:t xml:space="preserve"> </w:t>
      </w:r>
    </w:p>
    <w:p w14:paraId="6A73EF60"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SPROUT PEANUT CHAAT (RECIPE-</w:t>
      </w:r>
      <w:r>
        <w:rPr>
          <w:rFonts w:ascii="Cambria" w:eastAsia="Cambria" w:hAnsi="Cambria" w:cs="Cambria"/>
          <w:color w:val="000000"/>
          <w:sz w:val="24"/>
          <w:szCs w:val="24"/>
          <w:u w:val="single"/>
        </w:rPr>
        <w:t xml:space="preserve"> </w:t>
      </w:r>
      <w:hyperlink r:id="rId788">
        <w:r>
          <w:rPr>
            <w:rFonts w:ascii="Cambria" w:eastAsia="Cambria" w:hAnsi="Cambria" w:cs="Cambria"/>
            <w:color w:val="0563C1"/>
            <w:sz w:val="24"/>
            <w:szCs w:val="24"/>
            <w:u w:val="single"/>
          </w:rPr>
          <w:t>https://www.youtube.com/watch?v=v2Z2t0OPTjw</w:t>
        </w:r>
      </w:hyperlink>
      <w:r>
        <w:rPr>
          <w:rFonts w:ascii="Cambria" w:eastAsia="Cambria" w:hAnsi="Cambria" w:cs="Cambria"/>
          <w:color w:val="0563C1"/>
          <w:sz w:val="24"/>
          <w:szCs w:val="24"/>
          <w:u w:val="single"/>
        </w:rPr>
        <w:t xml:space="preserve">  )</w:t>
      </w:r>
    </w:p>
    <w:p w14:paraId="7CB32165"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KOSHIMBIR (RECIPE-</w:t>
      </w:r>
      <w:r>
        <w:rPr>
          <w:rFonts w:ascii="Cambria" w:eastAsia="Cambria" w:hAnsi="Cambria" w:cs="Cambria"/>
          <w:color w:val="0563C1"/>
          <w:sz w:val="24"/>
          <w:szCs w:val="24"/>
          <w:u w:val="single"/>
        </w:rPr>
        <w:t xml:space="preserve"> </w:t>
      </w:r>
      <w:hyperlink r:id="rId789">
        <w:r>
          <w:rPr>
            <w:rFonts w:ascii="Cambria" w:eastAsia="Cambria" w:hAnsi="Cambria" w:cs="Cambria"/>
            <w:color w:val="0563C1"/>
            <w:sz w:val="24"/>
            <w:szCs w:val="24"/>
            <w:u w:val="single"/>
          </w:rPr>
          <w:t>https://www.youtube.com/watch?v=46LCFz0vadw</w:t>
        </w:r>
      </w:hyperlink>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w:t>
      </w:r>
    </w:p>
    <w:p w14:paraId="7F1512A1"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KACHUMBER (RECIPE- </w:t>
      </w:r>
      <w:hyperlink r:id="rId790">
        <w:r>
          <w:rPr>
            <w:rFonts w:ascii="Cambria" w:eastAsia="Cambria" w:hAnsi="Cambria" w:cs="Cambria"/>
            <w:color w:val="0563C1"/>
            <w:sz w:val="24"/>
            <w:szCs w:val="24"/>
            <w:u w:val="single"/>
          </w:rPr>
          <w:t>https://www.youtube.com/shorts/eO9o5b_edW4</w:t>
        </w:r>
      </w:hyperlink>
      <w:r>
        <w:rPr>
          <w:rFonts w:ascii="Cambria" w:eastAsia="Cambria" w:hAnsi="Cambria" w:cs="Cambria"/>
          <w:color w:val="000000"/>
          <w:sz w:val="24"/>
          <w:szCs w:val="24"/>
        </w:rPr>
        <w:t xml:space="preserve"> )</w:t>
      </w:r>
    </w:p>
    <w:p w14:paraId="66789CE7"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TADKA SALAD (RECIPE- </w:t>
      </w:r>
      <w:hyperlink r:id="rId791">
        <w:r>
          <w:rPr>
            <w:rFonts w:ascii="Cambria" w:eastAsia="Cambria" w:hAnsi="Cambria" w:cs="Cambria"/>
            <w:color w:val="0563C1"/>
            <w:sz w:val="24"/>
            <w:szCs w:val="24"/>
            <w:u w:val="single"/>
          </w:rPr>
          <w:t>https://www.youtube.com/watch?v=6pYlXBNjcaU</w:t>
        </w:r>
      </w:hyperlink>
      <w:r>
        <w:rPr>
          <w:rFonts w:ascii="Cambria" w:eastAsia="Cambria" w:hAnsi="Cambria" w:cs="Cambria"/>
          <w:color w:val="000000"/>
          <w:sz w:val="24"/>
          <w:szCs w:val="24"/>
        </w:rPr>
        <w:t xml:space="preserve"> ) </w:t>
      </w:r>
    </w:p>
    <w:p w14:paraId="3C2831D8" w14:textId="728FA87F"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109" w:name="_Hlk166168593"/>
      <w:r>
        <w:rPr>
          <w:rFonts w:ascii="Cambria" w:eastAsia="Cambria" w:hAnsi="Cambria" w:cs="Cambria"/>
          <w:color w:val="000000"/>
          <w:sz w:val="24"/>
          <w:szCs w:val="24"/>
        </w:rPr>
        <w:t xml:space="preserve">LEAFY SALAD: </w:t>
      </w:r>
      <w:hyperlink r:id="rId792">
        <w:r>
          <w:rPr>
            <w:rFonts w:ascii="Cambria" w:eastAsia="Cambria" w:hAnsi="Cambria" w:cs="Cambria"/>
            <w:color w:val="0563C1"/>
            <w:sz w:val="24"/>
            <w:szCs w:val="24"/>
            <w:u w:val="single"/>
          </w:rPr>
          <w:t>https://youtu.be/lLC2vnsQfA8?si=m217C6PvfxLw6egs</w:t>
        </w:r>
      </w:hyperlink>
      <w:bookmarkEnd w:id="109"/>
      <w:r>
        <w:rPr>
          <w:rFonts w:ascii="Cambria" w:eastAsia="Cambria" w:hAnsi="Cambria" w:cs="Cambria"/>
          <w:color w:val="000000"/>
          <w:sz w:val="24"/>
          <w:szCs w:val="24"/>
        </w:rPr>
        <w:t xml:space="preserve"> </w:t>
      </w:r>
    </w:p>
    <w:p w14:paraId="6D0D02D5"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PEANUT &amp; SWEETPOTATO SALAD (RECIPE- </w:t>
      </w:r>
      <w:hyperlink r:id="rId793">
        <w:r>
          <w:rPr>
            <w:rFonts w:ascii="Cambria" w:eastAsia="Cambria" w:hAnsi="Cambria" w:cs="Cambria"/>
            <w:color w:val="0563C1"/>
            <w:sz w:val="24"/>
            <w:szCs w:val="24"/>
            <w:u w:val="single"/>
          </w:rPr>
          <w:t>https://www.youtube.com/watch?v=j82RL5gWubI</w:t>
        </w:r>
      </w:hyperlink>
      <w:r>
        <w:rPr>
          <w:rFonts w:ascii="Cambria" w:eastAsia="Cambria" w:hAnsi="Cambria" w:cs="Cambria"/>
          <w:color w:val="000000"/>
          <w:sz w:val="24"/>
          <w:szCs w:val="24"/>
        </w:rPr>
        <w:t xml:space="preserve"> ) </w:t>
      </w:r>
    </w:p>
    <w:p w14:paraId="27329DA4"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SPROUTS SALAD (RECIPE- </w:t>
      </w:r>
      <w:hyperlink r:id="rId794">
        <w:r>
          <w:rPr>
            <w:rFonts w:ascii="Cambria" w:eastAsia="Cambria" w:hAnsi="Cambria" w:cs="Cambria"/>
            <w:color w:val="0563C1"/>
            <w:sz w:val="24"/>
            <w:szCs w:val="24"/>
            <w:u w:val="single"/>
          </w:rPr>
          <w:t>https://www.youtube.com/watch?v=gXTj3o0P0bE&amp;t=54s</w:t>
        </w:r>
      </w:hyperlink>
      <w:r>
        <w:rPr>
          <w:rFonts w:ascii="Cambria" w:eastAsia="Cambria" w:hAnsi="Cambria" w:cs="Cambria"/>
          <w:color w:val="000000"/>
          <w:sz w:val="24"/>
          <w:szCs w:val="24"/>
        </w:rPr>
        <w:t xml:space="preserve"> ) </w:t>
      </w:r>
    </w:p>
    <w:p w14:paraId="5BD66495"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CARROT RADISH SALAD (RECIPE- </w:t>
      </w:r>
      <w:hyperlink r:id="rId795">
        <w:r>
          <w:rPr>
            <w:rFonts w:ascii="Cambria" w:eastAsia="Cambria" w:hAnsi="Cambria" w:cs="Cambria"/>
            <w:color w:val="0563C1"/>
            <w:sz w:val="24"/>
            <w:szCs w:val="24"/>
            <w:u w:val="single"/>
          </w:rPr>
          <w:t>https://youtu.be/c7XeYIqOxQc?si=ESQ5P9zBIwP38w0M</w:t>
        </w:r>
      </w:hyperlink>
      <w:r>
        <w:rPr>
          <w:rFonts w:ascii="Cambria" w:eastAsia="Cambria" w:hAnsi="Cambria" w:cs="Cambria"/>
          <w:color w:val="000000"/>
          <w:sz w:val="24"/>
          <w:szCs w:val="24"/>
        </w:rPr>
        <w:t xml:space="preserve"> )</w:t>
      </w:r>
    </w:p>
    <w:p w14:paraId="4ADD9752"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AVOCADO CUCUMBER TOMATO SALAD (RECIPE- </w:t>
      </w:r>
      <w:hyperlink r:id="rId796">
        <w:r>
          <w:rPr>
            <w:rFonts w:ascii="Cambria" w:eastAsia="Cambria" w:hAnsi="Cambria" w:cs="Cambria"/>
            <w:color w:val="0563C1"/>
            <w:sz w:val="24"/>
            <w:szCs w:val="24"/>
            <w:u w:val="single"/>
          </w:rPr>
          <w:t>https://youtu.be/SpI3QF_Iauc?si=sD6Fom1MH805bnpS</w:t>
        </w:r>
      </w:hyperlink>
      <w:r>
        <w:rPr>
          <w:rFonts w:ascii="Cambria" w:eastAsia="Cambria" w:hAnsi="Cambria" w:cs="Cambria"/>
          <w:color w:val="000000"/>
          <w:sz w:val="24"/>
          <w:szCs w:val="24"/>
        </w:rPr>
        <w:t xml:space="preserve"> )</w:t>
      </w:r>
    </w:p>
    <w:p w14:paraId="320313E9"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BEETROOT SALAD (RECIPE- </w:t>
      </w:r>
      <w:hyperlink r:id="rId797">
        <w:r>
          <w:rPr>
            <w:rFonts w:ascii="Cambria" w:eastAsia="Cambria" w:hAnsi="Cambria" w:cs="Cambria"/>
            <w:color w:val="0563C1"/>
            <w:sz w:val="24"/>
            <w:szCs w:val="24"/>
            <w:u w:val="single"/>
          </w:rPr>
          <w:t>https://youtube.com/shorts/iARCeEFB1NM?si=_-0PKuulGC-e9Jyr</w:t>
        </w:r>
      </w:hyperlink>
      <w:r>
        <w:rPr>
          <w:rFonts w:ascii="Cambria" w:eastAsia="Cambria" w:hAnsi="Cambria" w:cs="Cambria"/>
          <w:color w:val="000000"/>
          <w:sz w:val="24"/>
          <w:szCs w:val="24"/>
        </w:rPr>
        <w:t xml:space="preserve"> )</w:t>
      </w:r>
    </w:p>
    <w:p w14:paraId="3B1F936F" w14:textId="7359509A" w:rsidR="00A971B5" w:rsidRPr="00B126B6"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CHANA CHAAT (RECIPE- </w:t>
      </w:r>
      <w:hyperlink r:id="rId798" w:history="1">
        <w:r w:rsidR="00F50B7E" w:rsidRPr="00741BB9">
          <w:rPr>
            <w:rStyle w:val="Hyperlink"/>
            <w:rFonts w:ascii="Cambria" w:eastAsia="Cambria" w:hAnsi="Cambria" w:cs="Cambria"/>
            <w:sz w:val="24"/>
            <w:szCs w:val="24"/>
          </w:rPr>
          <w:t>https://youtube.com/shorts/LasnqBieyfQ?si=1lHIz_gtawaA_r9p</w:t>
        </w:r>
      </w:hyperlink>
      <w:r w:rsidR="00F50B7E">
        <w:rPr>
          <w:rFonts w:ascii="Cambria" w:eastAsia="Cambria" w:hAnsi="Cambria" w:cs="Cambria"/>
          <w:color w:val="000000"/>
          <w:sz w:val="24"/>
          <w:szCs w:val="24"/>
        </w:rPr>
        <w:t xml:space="preserve"> </w:t>
      </w:r>
      <w:r>
        <w:rPr>
          <w:rFonts w:ascii="Cambria" w:eastAsia="Cambria" w:hAnsi="Cambria" w:cs="Cambria"/>
          <w:color w:val="000000"/>
          <w:sz w:val="24"/>
          <w:szCs w:val="24"/>
        </w:rPr>
        <w:t>)</w:t>
      </w:r>
    </w:p>
    <w:p w14:paraId="57C0BF61" w14:textId="75A5FBCA" w:rsidR="00B126B6" w:rsidRDefault="00B126B6">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Yoghurt chana bowl: </w:t>
      </w:r>
      <w:hyperlink r:id="rId799" w:history="1">
        <w:r w:rsidRPr="00C06DA2">
          <w:rPr>
            <w:rStyle w:val="Hyperlink"/>
            <w:rFonts w:ascii="Cambria" w:eastAsia="Cambria" w:hAnsi="Cambria" w:cs="Cambria"/>
            <w:sz w:val="24"/>
            <w:szCs w:val="24"/>
          </w:rPr>
          <w:t>https://www.instagram.com/reel/C92c1vEy_Do/?igsh=MWhqNW45eWZhdXpodg==</w:t>
        </w:r>
      </w:hyperlink>
      <w:r>
        <w:rPr>
          <w:rFonts w:ascii="Cambria" w:eastAsia="Cambria" w:hAnsi="Cambria" w:cs="Cambria"/>
          <w:color w:val="000000"/>
          <w:sz w:val="24"/>
          <w:szCs w:val="24"/>
        </w:rPr>
        <w:t xml:space="preserve"> </w:t>
      </w:r>
    </w:p>
    <w:p w14:paraId="4567CF3B"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RAJMA CHAAT (RECIPE- </w:t>
      </w:r>
      <w:hyperlink r:id="rId800">
        <w:r>
          <w:rPr>
            <w:rFonts w:ascii="Cambria" w:eastAsia="Cambria" w:hAnsi="Cambria" w:cs="Cambria"/>
            <w:color w:val="0563C1"/>
            <w:sz w:val="24"/>
            <w:szCs w:val="24"/>
            <w:u w:val="single"/>
          </w:rPr>
          <w:t>https://youtube.com/shorts/pTQ0clafWm8?si=sPQZoMhidvR8O1er</w:t>
        </w:r>
      </w:hyperlink>
      <w:r>
        <w:rPr>
          <w:rFonts w:ascii="Cambria" w:eastAsia="Cambria" w:hAnsi="Cambria" w:cs="Cambria"/>
          <w:color w:val="000000"/>
          <w:sz w:val="24"/>
          <w:szCs w:val="24"/>
        </w:rPr>
        <w:t xml:space="preserve"> )</w:t>
      </w:r>
    </w:p>
    <w:p w14:paraId="3A85F655"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JAIN KACHUMBER: </w:t>
      </w:r>
      <w:hyperlink r:id="rId801">
        <w:r>
          <w:rPr>
            <w:rFonts w:ascii="Cambria" w:eastAsia="Cambria" w:hAnsi="Cambria" w:cs="Cambria"/>
            <w:color w:val="0563C1"/>
            <w:sz w:val="24"/>
            <w:szCs w:val="24"/>
            <w:u w:val="single"/>
          </w:rPr>
          <w:t>https://youtu.be/4wsKP4_BD1U?si=ieo5y_6cTJ4cGQlZ</w:t>
        </w:r>
      </w:hyperlink>
    </w:p>
    <w:p w14:paraId="4047E3EF"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CHOLE CHAAT: </w:t>
      </w:r>
      <w:hyperlink r:id="rId802">
        <w:r>
          <w:rPr>
            <w:rFonts w:ascii="Cambria" w:eastAsia="Cambria" w:hAnsi="Cambria" w:cs="Cambria"/>
            <w:color w:val="0563C1"/>
            <w:sz w:val="24"/>
            <w:szCs w:val="24"/>
            <w:u w:val="single"/>
          </w:rPr>
          <w:t>https://youtube.com/shorts/CUu82yjR7Nk?si=KCZIiFG5EwzBv2fC</w:t>
        </w:r>
      </w:hyperlink>
      <w:r>
        <w:rPr>
          <w:rFonts w:ascii="Cambria" w:eastAsia="Cambria" w:hAnsi="Cambria" w:cs="Cambria"/>
          <w:color w:val="000000"/>
          <w:sz w:val="24"/>
          <w:szCs w:val="24"/>
        </w:rPr>
        <w:t xml:space="preserve"> </w:t>
      </w:r>
    </w:p>
    <w:p w14:paraId="2100257D"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GREEK SALAD: </w:t>
      </w:r>
      <w:hyperlink r:id="rId803">
        <w:r>
          <w:rPr>
            <w:rFonts w:ascii="Cambria" w:eastAsia="Cambria" w:hAnsi="Cambria" w:cs="Cambria"/>
            <w:color w:val="0563C1"/>
            <w:sz w:val="24"/>
            <w:szCs w:val="24"/>
            <w:u w:val="single"/>
          </w:rPr>
          <w:t>https://youtube.com/shorts/lgtdcVvwb0M?si=7TcIR-kJyp8hoe1j</w:t>
        </w:r>
      </w:hyperlink>
      <w:r>
        <w:rPr>
          <w:rFonts w:ascii="Cambria" w:eastAsia="Cambria" w:hAnsi="Cambria" w:cs="Cambria"/>
          <w:color w:val="000000"/>
          <w:sz w:val="24"/>
          <w:szCs w:val="24"/>
        </w:rPr>
        <w:t xml:space="preserve"> </w:t>
      </w:r>
    </w:p>
    <w:p w14:paraId="1DAAE1D6"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BELL PEPPER STIR FRY: </w:t>
      </w:r>
      <w:hyperlink r:id="rId804">
        <w:r>
          <w:rPr>
            <w:rFonts w:ascii="Cambria" w:eastAsia="Cambria" w:hAnsi="Cambria" w:cs="Cambria"/>
            <w:color w:val="0563C1"/>
            <w:sz w:val="24"/>
            <w:szCs w:val="24"/>
            <w:u w:val="single"/>
          </w:rPr>
          <w:t>https://youtube.com/shorts/I-a1ICUjoFM?si=aeXTHuSTf_SzoTJk</w:t>
        </w:r>
      </w:hyperlink>
      <w:r>
        <w:rPr>
          <w:rFonts w:ascii="Cambria" w:eastAsia="Cambria" w:hAnsi="Cambria" w:cs="Cambria"/>
          <w:color w:val="000000"/>
          <w:sz w:val="24"/>
          <w:szCs w:val="24"/>
        </w:rPr>
        <w:t xml:space="preserve"> </w:t>
      </w:r>
    </w:p>
    <w:p w14:paraId="3FA695C6"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SPROUTS PEANUT CHAAT: </w:t>
      </w:r>
      <w:hyperlink r:id="rId805">
        <w:r>
          <w:rPr>
            <w:rFonts w:ascii="Cambria" w:eastAsia="Cambria" w:hAnsi="Cambria" w:cs="Cambria"/>
            <w:color w:val="0563C1"/>
            <w:sz w:val="24"/>
            <w:szCs w:val="24"/>
            <w:u w:val="single"/>
          </w:rPr>
          <w:t>https://youtu.be/v2Z2t0OPTjw?si=MuC3ogdRhv-vmQcu</w:t>
        </w:r>
      </w:hyperlink>
      <w:r>
        <w:rPr>
          <w:rFonts w:ascii="Cambria" w:eastAsia="Cambria" w:hAnsi="Cambria" w:cs="Cambria"/>
          <w:color w:val="000000"/>
          <w:sz w:val="24"/>
          <w:szCs w:val="24"/>
        </w:rPr>
        <w:t xml:space="preserve"> </w:t>
      </w:r>
    </w:p>
    <w:p w14:paraId="74CCAE42"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HARBARA CHANA CHAAT: </w:t>
      </w:r>
      <w:hyperlink r:id="rId806">
        <w:r>
          <w:rPr>
            <w:rFonts w:ascii="Cambria" w:eastAsia="Cambria" w:hAnsi="Cambria" w:cs="Cambria"/>
            <w:color w:val="0563C1"/>
            <w:sz w:val="24"/>
            <w:szCs w:val="24"/>
            <w:u w:val="single"/>
          </w:rPr>
          <w:t>https://youtu.be/HJU8rA_XbiM?si=yBYFM2Lvihk6-rrh</w:t>
        </w:r>
      </w:hyperlink>
      <w:r>
        <w:rPr>
          <w:rFonts w:ascii="Cambria" w:eastAsia="Cambria" w:hAnsi="Cambria" w:cs="Cambria"/>
          <w:color w:val="000000"/>
          <w:sz w:val="24"/>
          <w:szCs w:val="24"/>
        </w:rPr>
        <w:t xml:space="preserve"> </w:t>
      </w:r>
    </w:p>
    <w:p w14:paraId="6B46184E"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SWEET POTATO BRUSCHETTA: </w:t>
      </w:r>
      <w:hyperlink r:id="rId807">
        <w:r>
          <w:rPr>
            <w:rFonts w:ascii="Cambria" w:eastAsia="Cambria" w:hAnsi="Cambria" w:cs="Cambria"/>
            <w:color w:val="0563C1"/>
            <w:sz w:val="24"/>
            <w:szCs w:val="24"/>
            <w:u w:val="single"/>
          </w:rPr>
          <w:t>https://www.instagram.com/reel/C3R-rg6yyUQ/?utm_source=ig_web_copy_link</w:t>
        </w:r>
      </w:hyperlink>
      <w:r>
        <w:rPr>
          <w:rFonts w:ascii="Cambria" w:eastAsia="Cambria" w:hAnsi="Cambria" w:cs="Cambria"/>
          <w:color w:val="000000"/>
          <w:sz w:val="24"/>
          <w:szCs w:val="24"/>
        </w:rPr>
        <w:t xml:space="preserve"> </w:t>
      </w:r>
    </w:p>
    <w:p w14:paraId="7B1F4BC3"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CHANA JOR GARAM CHAAT: </w:t>
      </w:r>
      <w:hyperlink r:id="rId808">
        <w:r>
          <w:rPr>
            <w:rFonts w:ascii="Cambria" w:eastAsia="Cambria" w:hAnsi="Cambria" w:cs="Cambria"/>
            <w:color w:val="0563C1"/>
            <w:sz w:val="24"/>
            <w:szCs w:val="24"/>
            <w:u w:val="single"/>
          </w:rPr>
          <w:t>https://youtube.com/shorts/8ql_mjDrLH0?si=oSIENnjCqC2LGmHY</w:t>
        </w:r>
      </w:hyperlink>
      <w:r>
        <w:rPr>
          <w:rFonts w:ascii="Cambria" w:eastAsia="Cambria" w:hAnsi="Cambria" w:cs="Cambria"/>
          <w:color w:val="000000"/>
          <w:sz w:val="24"/>
          <w:szCs w:val="24"/>
        </w:rPr>
        <w:t xml:space="preserve"> </w:t>
      </w:r>
    </w:p>
    <w:p w14:paraId="7AAA798A"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PANEER SPROUTS SALAD: </w:t>
      </w:r>
      <w:hyperlink r:id="rId809">
        <w:r>
          <w:rPr>
            <w:rFonts w:ascii="Cambria" w:eastAsia="Cambria" w:hAnsi="Cambria" w:cs="Cambria"/>
            <w:color w:val="0563C1"/>
            <w:sz w:val="24"/>
            <w:szCs w:val="24"/>
            <w:u w:val="single"/>
          </w:rPr>
          <w:t>https://youtu.be/8jNahc5ZRIA?si=kYUHZyGcMURa6WAQ</w:t>
        </w:r>
      </w:hyperlink>
      <w:r>
        <w:rPr>
          <w:rFonts w:ascii="Cambria" w:eastAsia="Cambria" w:hAnsi="Cambria" w:cs="Cambria"/>
          <w:color w:val="000000"/>
          <w:sz w:val="24"/>
          <w:szCs w:val="24"/>
        </w:rPr>
        <w:t xml:space="preserve"> </w:t>
      </w:r>
    </w:p>
    <w:p w14:paraId="79058D27" w14:textId="77777777" w:rsidR="00A971B5" w:rsidRDefault="00F75C53">
      <w:pPr>
        <w:numPr>
          <w:ilvl w:val="0"/>
          <w:numId w:val="1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Moong dal chaat: </w:t>
      </w:r>
      <w:hyperlink r:id="rId810">
        <w:r>
          <w:rPr>
            <w:rFonts w:ascii="Cambria" w:eastAsia="Cambria" w:hAnsi="Cambria" w:cs="Cambria"/>
            <w:color w:val="0563C1"/>
            <w:sz w:val="24"/>
            <w:szCs w:val="24"/>
            <w:u w:val="single"/>
          </w:rPr>
          <w:t>https://www.instagram.com/reel/C3wvUTjSbFm/?igsh=MWNkZnk0aWF6bnIyeA==</w:t>
        </w:r>
      </w:hyperlink>
      <w:r>
        <w:rPr>
          <w:rFonts w:ascii="Cambria" w:eastAsia="Cambria" w:hAnsi="Cambria" w:cs="Cambria"/>
          <w:color w:val="000000"/>
          <w:sz w:val="24"/>
          <w:szCs w:val="24"/>
        </w:rPr>
        <w:t xml:space="preserve"> </w:t>
      </w:r>
    </w:p>
    <w:p w14:paraId="1CEF5810" w14:textId="3358CCE2" w:rsidR="0039597E" w:rsidRPr="0039597E" w:rsidRDefault="0039597E">
      <w:pPr>
        <w:numPr>
          <w:ilvl w:val="0"/>
          <w:numId w:val="11"/>
        </w:numPr>
        <w:pBdr>
          <w:top w:val="nil"/>
          <w:left w:val="nil"/>
          <w:bottom w:val="nil"/>
          <w:right w:val="nil"/>
          <w:between w:val="nil"/>
        </w:pBdr>
        <w:ind w:left="-426" w:hanging="359"/>
        <w:rPr>
          <w:rFonts w:ascii="Cambria" w:eastAsiaTheme="minorEastAsia" w:hAnsi="Cambria" w:cstheme="minorHAnsi"/>
          <w:bCs/>
          <w:sz w:val="24"/>
          <w:szCs w:val="24"/>
        </w:rPr>
      </w:pPr>
      <w:bookmarkStart w:id="110" w:name="_Hlk166168887"/>
      <w:r w:rsidRPr="0039597E">
        <w:rPr>
          <w:rFonts w:ascii="Cambria" w:eastAsiaTheme="minorEastAsia" w:hAnsi="Cambria" w:cstheme="minorHAnsi"/>
          <w:bCs/>
          <w:sz w:val="24"/>
          <w:szCs w:val="24"/>
        </w:rPr>
        <w:t>Dahi aloo chaat</w:t>
      </w:r>
      <w:r>
        <w:rPr>
          <w:rFonts w:ascii="Cambria" w:eastAsiaTheme="minorEastAsia" w:hAnsi="Cambria" w:cstheme="minorHAnsi"/>
          <w:bCs/>
          <w:sz w:val="24"/>
          <w:szCs w:val="24"/>
        </w:rPr>
        <w:t xml:space="preserve">: </w:t>
      </w:r>
      <w:hyperlink r:id="rId811" w:history="1">
        <w:r w:rsidRPr="009927AF">
          <w:rPr>
            <w:rStyle w:val="Hyperlink"/>
            <w:rFonts w:ascii="Cambria" w:eastAsiaTheme="minorEastAsia" w:hAnsi="Cambria" w:cstheme="minorHAnsi"/>
            <w:bCs/>
            <w:sz w:val="24"/>
            <w:szCs w:val="24"/>
          </w:rPr>
          <w:t>https://youtube.com/shorts/Ke14ZVyRUjw?si=pP_BfnAZfMcF7ALa</w:t>
        </w:r>
      </w:hyperlink>
      <w:r>
        <w:rPr>
          <w:rFonts w:ascii="Cambria" w:eastAsiaTheme="minorEastAsia" w:hAnsi="Cambria" w:cstheme="minorHAnsi"/>
          <w:bCs/>
          <w:sz w:val="24"/>
          <w:szCs w:val="24"/>
        </w:rPr>
        <w:t xml:space="preserve"> </w:t>
      </w:r>
    </w:p>
    <w:p w14:paraId="65051244" w14:textId="173D122F" w:rsidR="00A971B5" w:rsidRDefault="00F75C53">
      <w:pPr>
        <w:numPr>
          <w:ilvl w:val="0"/>
          <w:numId w:val="11"/>
        </w:numPr>
        <w:pBdr>
          <w:top w:val="nil"/>
          <w:left w:val="nil"/>
          <w:bottom w:val="nil"/>
          <w:right w:val="nil"/>
          <w:between w:val="nil"/>
        </w:pBdr>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Alkaline </w:t>
      </w:r>
      <w:r w:rsidR="0057185A">
        <w:rPr>
          <w:rFonts w:ascii="Cambria" w:eastAsia="Cambria" w:hAnsi="Cambria" w:cs="Cambria"/>
          <w:color w:val="000000"/>
          <w:sz w:val="24"/>
          <w:szCs w:val="24"/>
        </w:rPr>
        <w:t xml:space="preserve">fruit </w:t>
      </w:r>
      <w:r>
        <w:rPr>
          <w:rFonts w:ascii="Cambria" w:eastAsia="Cambria" w:hAnsi="Cambria" w:cs="Cambria"/>
          <w:color w:val="000000"/>
          <w:sz w:val="24"/>
          <w:szCs w:val="24"/>
        </w:rPr>
        <w:t xml:space="preserve">salad: </w:t>
      </w:r>
      <w:hyperlink r:id="rId812">
        <w:r>
          <w:rPr>
            <w:rFonts w:ascii="Cambria" w:eastAsia="Cambria" w:hAnsi="Cambria" w:cs="Cambria"/>
            <w:color w:val="0563C1"/>
            <w:sz w:val="24"/>
            <w:szCs w:val="24"/>
            <w:u w:val="single"/>
          </w:rPr>
          <w:t>https://www.instagram.com/reel/C3cumPiyKpQ/?igsh=d3RkejU0bm43M3E=</w:t>
        </w:r>
      </w:hyperlink>
      <w:bookmarkEnd w:id="110"/>
      <w:r>
        <w:rPr>
          <w:rFonts w:ascii="Cambria" w:eastAsia="Cambria" w:hAnsi="Cambria" w:cs="Cambria"/>
          <w:color w:val="000000"/>
          <w:sz w:val="24"/>
          <w:szCs w:val="24"/>
        </w:rPr>
        <w:t xml:space="preserve"> </w:t>
      </w:r>
    </w:p>
    <w:p w14:paraId="0E9AB9B6" w14:textId="482D5ACD" w:rsidR="00A971B5" w:rsidRDefault="00EA5CC5">
      <w:pPr>
        <w:numPr>
          <w:ilvl w:val="0"/>
          <w:numId w:val="11"/>
        </w:numPr>
        <w:pBdr>
          <w:top w:val="nil"/>
          <w:left w:val="nil"/>
          <w:bottom w:val="nil"/>
          <w:right w:val="nil"/>
          <w:between w:val="nil"/>
        </w:pBdr>
        <w:ind w:left="-426" w:hanging="359"/>
        <w:rPr>
          <w:rFonts w:ascii="Cambria" w:eastAsia="Cambria" w:hAnsi="Cambria" w:cs="Cambria"/>
          <w:sz w:val="24"/>
          <w:szCs w:val="24"/>
        </w:rPr>
      </w:pPr>
      <w:bookmarkStart w:id="111" w:name="_Hlk166169040"/>
      <w:r>
        <w:rPr>
          <w:rFonts w:ascii="Cambria" w:eastAsia="Cambria" w:hAnsi="Cambria" w:cs="Cambria"/>
          <w:sz w:val="24"/>
          <w:szCs w:val="24"/>
        </w:rPr>
        <w:t>Sweet potato</w:t>
      </w:r>
      <w:r w:rsidR="00F75C53">
        <w:rPr>
          <w:rFonts w:ascii="Cambria" w:eastAsia="Cambria" w:hAnsi="Cambria" w:cs="Cambria"/>
          <w:sz w:val="24"/>
          <w:szCs w:val="24"/>
        </w:rPr>
        <w:t xml:space="preserve"> salad: </w:t>
      </w:r>
      <w:hyperlink r:id="rId813">
        <w:r w:rsidR="00F75C53">
          <w:rPr>
            <w:rFonts w:ascii="Cambria" w:eastAsia="Cambria" w:hAnsi="Cambria" w:cs="Cambria"/>
            <w:color w:val="1155CC"/>
            <w:sz w:val="24"/>
            <w:szCs w:val="24"/>
            <w:u w:val="single"/>
          </w:rPr>
          <w:t>https://www.instagram.com/reel/C2bzLp_PlKI/?igsh=MXg5OXlyaWVrdHVvdw==</w:t>
        </w:r>
      </w:hyperlink>
      <w:bookmarkEnd w:id="111"/>
      <w:r w:rsidR="00F75C53">
        <w:rPr>
          <w:rFonts w:ascii="Cambria" w:eastAsia="Cambria" w:hAnsi="Cambria" w:cs="Cambria"/>
          <w:sz w:val="24"/>
          <w:szCs w:val="24"/>
        </w:rPr>
        <w:t xml:space="preserve"> </w:t>
      </w:r>
    </w:p>
    <w:p w14:paraId="0C5BB279" w14:textId="7BD477AC" w:rsidR="00383C0F" w:rsidRDefault="00383C0F">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Sweet potato guava salad: </w:t>
      </w:r>
      <w:hyperlink r:id="rId814" w:history="1">
        <w:r w:rsidRPr="00E82214">
          <w:rPr>
            <w:rStyle w:val="Hyperlink"/>
            <w:rFonts w:ascii="Cambria" w:eastAsia="Cambria" w:hAnsi="Cambria" w:cs="Cambria"/>
            <w:sz w:val="24"/>
            <w:szCs w:val="24"/>
          </w:rPr>
          <w:t>https://www.instagram.com/reel/DSWstVqDNbu/?utm_source=ig_web_copy_link</w:t>
        </w:r>
      </w:hyperlink>
      <w:r>
        <w:rPr>
          <w:rFonts w:ascii="Cambria" w:eastAsia="Cambria" w:hAnsi="Cambria" w:cs="Cambria"/>
          <w:sz w:val="24"/>
          <w:szCs w:val="24"/>
        </w:rPr>
        <w:t xml:space="preserve"> </w:t>
      </w:r>
    </w:p>
    <w:p w14:paraId="5E3459D7" w14:textId="77777777" w:rsidR="00016D13" w:rsidRPr="00B02C1B" w:rsidRDefault="00016D13">
      <w:pPr>
        <w:pStyle w:val="ListParagraph"/>
        <w:numPr>
          <w:ilvl w:val="0"/>
          <w:numId w:val="11"/>
        </w:numPr>
        <w:spacing w:before="240"/>
        <w:ind w:left="-426"/>
        <w:rPr>
          <w:rFonts w:ascii="Cambria" w:hAnsi="Cambria"/>
          <w:color w:val="0000FF" w:themeColor="hyperlink"/>
          <w:sz w:val="24"/>
          <w:szCs w:val="24"/>
          <w:u w:val="single"/>
        </w:rPr>
      </w:pPr>
      <w:r>
        <w:rPr>
          <w:rFonts w:ascii="Cambria" w:hAnsi="Cambria"/>
          <w:sz w:val="24"/>
          <w:szCs w:val="24"/>
        </w:rPr>
        <w:t xml:space="preserve">jowar </w:t>
      </w:r>
      <w:proofErr w:type="spellStart"/>
      <w:r>
        <w:rPr>
          <w:rFonts w:ascii="Cambria" w:hAnsi="Cambria"/>
          <w:sz w:val="24"/>
          <w:szCs w:val="24"/>
        </w:rPr>
        <w:t>ponkh</w:t>
      </w:r>
      <w:proofErr w:type="spellEnd"/>
      <w:r>
        <w:rPr>
          <w:rFonts w:ascii="Cambria" w:hAnsi="Cambria"/>
          <w:sz w:val="24"/>
          <w:szCs w:val="24"/>
        </w:rPr>
        <w:t xml:space="preserve"> </w:t>
      </w:r>
      <w:proofErr w:type="spellStart"/>
      <w:r>
        <w:rPr>
          <w:rFonts w:ascii="Cambria" w:hAnsi="Cambria"/>
          <w:sz w:val="24"/>
          <w:szCs w:val="24"/>
        </w:rPr>
        <w:t>ni</w:t>
      </w:r>
      <w:proofErr w:type="spellEnd"/>
      <w:r>
        <w:rPr>
          <w:rFonts w:ascii="Cambria" w:hAnsi="Cambria"/>
          <w:sz w:val="24"/>
          <w:szCs w:val="24"/>
        </w:rPr>
        <w:t xml:space="preserve"> bhel (1 katori </w:t>
      </w:r>
      <w:proofErr w:type="spellStart"/>
      <w:r>
        <w:rPr>
          <w:rFonts w:ascii="Cambria" w:hAnsi="Cambria"/>
          <w:sz w:val="24"/>
          <w:szCs w:val="24"/>
        </w:rPr>
        <w:t>ponkh</w:t>
      </w:r>
      <w:proofErr w:type="spellEnd"/>
      <w:r>
        <w:rPr>
          <w:rFonts w:ascii="Cambria" w:hAnsi="Cambria"/>
          <w:sz w:val="24"/>
          <w:szCs w:val="24"/>
        </w:rPr>
        <w:t xml:space="preserve"> + 1 bowl kachumber + 1 katori sev) </w:t>
      </w:r>
    </w:p>
    <w:p w14:paraId="0CF6C15D" w14:textId="536BE383" w:rsidR="00B02C1B" w:rsidRPr="001A02ED" w:rsidRDefault="00B02C1B">
      <w:pPr>
        <w:pStyle w:val="ListParagraph"/>
        <w:numPr>
          <w:ilvl w:val="0"/>
          <w:numId w:val="11"/>
        </w:numPr>
        <w:spacing w:before="240"/>
        <w:ind w:left="-426"/>
        <w:rPr>
          <w:rFonts w:ascii="Cambria" w:hAnsi="Cambria"/>
          <w:color w:val="0000FF" w:themeColor="hyperlink"/>
          <w:sz w:val="24"/>
          <w:szCs w:val="24"/>
          <w:u w:val="single"/>
        </w:rPr>
      </w:pPr>
      <w:bookmarkStart w:id="112" w:name="_Hlk202797432"/>
      <w:bookmarkStart w:id="113" w:name="_Hlk165892911"/>
      <w:r>
        <w:rPr>
          <w:rFonts w:ascii="Cambria" w:hAnsi="Cambria" w:cstheme="minorHAnsi"/>
          <w:sz w:val="24"/>
          <w:szCs w:val="24"/>
        </w:rPr>
        <w:lastRenderedPageBreak/>
        <w:t xml:space="preserve">math </w:t>
      </w:r>
      <w:proofErr w:type="spellStart"/>
      <w:r>
        <w:rPr>
          <w:rFonts w:ascii="Cambria" w:hAnsi="Cambria" w:cstheme="minorHAnsi"/>
          <w:sz w:val="24"/>
          <w:szCs w:val="24"/>
        </w:rPr>
        <w:t>ni</w:t>
      </w:r>
      <w:proofErr w:type="spellEnd"/>
      <w:r>
        <w:rPr>
          <w:rFonts w:ascii="Cambria" w:hAnsi="Cambria" w:cstheme="minorHAnsi"/>
          <w:sz w:val="24"/>
          <w:szCs w:val="24"/>
        </w:rPr>
        <w:t xml:space="preserve"> bhel </w:t>
      </w:r>
      <w:bookmarkStart w:id="114" w:name="_Hlk201661970"/>
      <w:r>
        <w:rPr>
          <w:rFonts w:ascii="Cambria" w:hAnsi="Cambria" w:cstheme="minorHAnsi"/>
          <w:sz w:val="24"/>
          <w:szCs w:val="24"/>
        </w:rPr>
        <w:t>(</w:t>
      </w:r>
      <w:bookmarkStart w:id="115" w:name="_Hlk166772344"/>
      <w:r>
        <w:rPr>
          <w:rFonts w:ascii="Cambria" w:hAnsi="Cambria" w:cstheme="minorHAnsi"/>
          <w:sz w:val="24"/>
          <w:szCs w:val="24"/>
        </w:rPr>
        <w:t xml:space="preserve">1 katori boiled math + 1 katori </w:t>
      </w:r>
      <w:proofErr w:type="spellStart"/>
      <w:r>
        <w:rPr>
          <w:rFonts w:ascii="Cambria" w:hAnsi="Cambria" w:cstheme="minorHAnsi"/>
          <w:sz w:val="24"/>
          <w:szCs w:val="24"/>
        </w:rPr>
        <w:t>kurmura</w:t>
      </w:r>
      <w:proofErr w:type="spellEnd"/>
      <w:r>
        <w:rPr>
          <w:rFonts w:ascii="Cambria" w:hAnsi="Cambria" w:cstheme="minorHAnsi"/>
          <w:sz w:val="24"/>
          <w:szCs w:val="24"/>
        </w:rPr>
        <w:t xml:space="preserve"> + 1 bowl kachumber + chutney as per your convenience + ½ khakhra for crunch + pomegranate</w:t>
      </w:r>
      <w:bookmarkEnd w:id="112"/>
      <w:bookmarkEnd w:id="114"/>
      <w:bookmarkEnd w:id="115"/>
      <w:r>
        <w:rPr>
          <w:rFonts w:ascii="Cambria" w:hAnsi="Cambria" w:cstheme="minorHAnsi"/>
          <w:sz w:val="24"/>
          <w:szCs w:val="24"/>
        </w:rPr>
        <w:t>)</w:t>
      </w:r>
    </w:p>
    <w:p w14:paraId="1967691F" w14:textId="3B4BC68D" w:rsidR="00016D13" w:rsidRPr="008C7AAF" w:rsidRDefault="00016D13">
      <w:pPr>
        <w:pStyle w:val="ListParagraph"/>
        <w:numPr>
          <w:ilvl w:val="0"/>
          <w:numId w:val="11"/>
        </w:numPr>
        <w:spacing w:before="240"/>
        <w:ind w:left="-426"/>
        <w:rPr>
          <w:rFonts w:cstheme="minorHAnsi"/>
          <w:color w:val="EE0000"/>
        </w:rPr>
      </w:pPr>
      <w:bookmarkStart w:id="116" w:name="_Hlk207803292"/>
      <w:bookmarkStart w:id="117" w:name="_Hlk161321106"/>
      <w:bookmarkEnd w:id="113"/>
      <w:r>
        <w:rPr>
          <w:rFonts w:ascii="Cambria" w:hAnsi="Cambria" w:cstheme="minorHAnsi"/>
          <w:bCs/>
          <w:sz w:val="24"/>
          <w:szCs w:val="24"/>
        </w:rPr>
        <w:t xml:space="preserve">steam </w:t>
      </w:r>
      <w:bookmarkStart w:id="118" w:name="_Hlk208241752"/>
      <w:r>
        <w:rPr>
          <w:rFonts w:ascii="Cambria" w:hAnsi="Cambria" w:cstheme="minorHAnsi"/>
          <w:bCs/>
          <w:sz w:val="24"/>
          <w:szCs w:val="24"/>
        </w:rPr>
        <w:t>veggies with creamy pan</w:t>
      </w:r>
      <w:r w:rsidR="004D5FEB">
        <w:rPr>
          <w:rFonts w:ascii="Cambria" w:hAnsi="Cambria" w:cstheme="minorHAnsi"/>
          <w:bCs/>
          <w:sz w:val="24"/>
          <w:szCs w:val="24"/>
        </w:rPr>
        <w:t>e</w:t>
      </w:r>
      <w:r>
        <w:rPr>
          <w:rFonts w:ascii="Cambria" w:hAnsi="Cambria" w:cstheme="minorHAnsi"/>
          <w:bCs/>
          <w:sz w:val="24"/>
          <w:szCs w:val="24"/>
        </w:rPr>
        <w:t xml:space="preserve">er sauce </w:t>
      </w:r>
      <w:bookmarkEnd w:id="116"/>
      <w:bookmarkEnd w:id="118"/>
      <w:r>
        <w:rPr>
          <w:rFonts w:ascii="Cambria" w:hAnsi="Cambria" w:cstheme="minorHAnsi"/>
          <w:bCs/>
          <w:sz w:val="24"/>
          <w:szCs w:val="24"/>
        </w:rPr>
        <w:t xml:space="preserve">(recipe- </w:t>
      </w:r>
      <w:hyperlink r:id="rId815" w:history="1">
        <w:r w:rsidRPr="00825356">
          <w:rPr>
            <w:rStyle w:val="Hyperlink"/>
            <w:rFonts w:ascii="Cambria" w:hAnsi="Cambria"/>
            <w:sz w:val="24"/>
            <w:szCs w:val="24"/>
          </w:rPr>
          <w:t>https://www.instagram.com/reel/C4F6fw7yzRv/?utm_source=ig_web_copy_link</w:t>
        </w:r>
      </w:hyperlink>
      <w:r w:rsidR="008C7AAF">
        <w:t xml:space="preserve"> </w:t>
      </w:r>
      <w:r w:rsidR="008C7AAF" w:rsidRPr="008C7AAF">
        <w:rPr>
          <w:rFonts w:ascii="Cambria" w:hAnsi="Cambria" w:cstheme="minorHAnsi"/>
          <w:color w:val="EE0000"/>
          <w:sz w:val="24"/>
          <w:szCs w:val="24"/>
        </w:rPr>
        <w:t>has dates in dressing</w:t>
      </w:r>
    </w:p>
    <w:p w14:paraId="52E960D3" w14:textId="707313E1" w:rsidR="00016D13" w:rsidRDefault="00E67284">
      <w:pPr>
        <w:numPr>
          <w:ilvl w:val="0"/>
          <w:numId w:val="11"/>
        </w:numPr>
        <w:pBdr>
          <w:top w:val="nil"/>
          <w:left w:val="nil"/>
          <w:bottom w:val="nil"/>
          <w:right w:val="nil"/>
          <w:between w:val="nil"/>
        </w:pBdr>
        <w:ind w:left="-426" w:hanging="359"/>
        <w:rPr>
          <w:rFonts w:ascii="Cambria" w:eastAsia="Cambria" w:hAnsi="Cambria" w:cs="Cambria"/>
          <w:sz w:val="24"/>
          <w:szCs w:val="24"/>
        </w:rPr>
      </w:pPr>
      <w:bookmarkStart w:id="119" w:name="_Hlk195901871"/>
      <w:bookmarkEnd w:id="117"/>
      <w:r>
        <w:rPr>
          <w:rFonts w:ascii="Cambria" w:eastAsia="Cambria" w:hAnsi="Cambria" w:cs="Cambria"/>
          <w:sz w:val="24"/>
          <w:szCs w:val="24"/>
        </w:rPr>
        <w:t xml:space="preserve">Raw mango salad: </w:t>
      </w:r>
      <w:hyperlink r:id="rId816" w:history="1">
        <w:r w:rsidRPr="00CD709D">
          <w:rPr>
            <w:rStyle w:val="Hyperlink"/>
            <w:rFonts w:ascii="Cambria" w:eastAsia="Cambria" w:hAnsi="Cambria" w:cs="Cambria"/>
            <w:sz w:val="24"/>
            <w:szCs w:val="24"/>
          </w:rPr>
          <w:t>https://www.instagram.com/reel/C4XL0GKhla8/?igsh=MTg2Zmx2ZjMwZ2tqMg==</w:t>
        </w:r>
      </w:hyperlink>
      <w:bookmarkEnd w:id="119"/>
      <w:r>
        <w:rPr>
          <w:rFonts w:ascii="Cambria" w:eastAsia="Cambria" w:hAnsi="Cambria" w:cs="Cambria"/>
          <w:sz w:val="24"/>
          <w:szCs w:val="24"/>
        </w:rPr>
        <w:t xml:space="preserve"> </w:t>
      </w:r>
    </w:p>
    <w:p w14:paraId="7386115B" w14:textId="337EAD64" w:rsidR="002319E1" w:rsidRDefault="002319E1">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Dahi Bhal</w:t>
      </w:r>
      <w:r w:rsidR="00962FD7">
        <w:rPr>
          <w:rFonts w:ascii="Cambria" w:eastAsia="Cambria" w:hAnsi="Cambria" w:cs="Cambria"/>
          <w:sz w:val="24"/>
          <w:szCs w:val="24"/>
        </w:rPr>
        <w:t>l</w:t>
      </w:r>
      <w:r>
        <w:rPr>
          <w:rFonts w:ascii="Cambria" w:eastAsia="Cambria" w:hAnsi="Cambria" w:cs="Cambria"/>
          <w:sz w:val="24"/>
          <w:szCs w:val="24"/>
        </w:rPr>
        <w:t xml:space="preserve">a: </w:t>
      </w:r>
      <w:hyperlink r:id="rId817" w:history="1">
        <w:r w:rsidRPr="00D83780">
          <w:rPr>
            <w:rStyle w:val="Hyperlink"/>
            <w:rFonts w:ascii="Cambria" w:eastAsia="Cambria" w:hAnsi="Cambria" w:cs="Cambria"/>
            <w:sz w:val="24"/>
            <w:szCs w:val="24"/>
          </w:rPr>
          <w:t>https://www.instagram.com/reel/C3KcG_CSer0/?utm_source=ig_web_copy_link</w:t>
        </w:r>
      </w:hyperlink>
      <w:r>
        <w:rPr>
          <w:rFonts w:ascii="Cambria" w:eastAsia="Cambria" w:hAnsi="Cambria" w:cs="Cambria"/>
          <w:sz w:val="24"/>
          <w:szCs w:val="24"/>
        </w:rPr>
        <w:t xml:space="preserve"> </w:t>
      </w:r>
      <w:r w:rsidR="00555404">
        <w:rPr>
          <w:rFonts w:ascii="Cambria" w:eastAsia="Cambria" w:hAnsi="Cambria" w:cs="Cambria"/>
          <w:sz w:val="24"/>
          <w:szCs w:val="24"/>
        </w:rPr>
        <w:t xml:space="preserve">/ </w:t>
      </w:r>
      <w:hyperlink r:id="rId818" w:history="1">
        <w:r w:rsidR="00555404" w:rsidRPr="004D4887">
          <w:rPr>
            <w:rStyle w:val="Hyperlink"/>
            <w:rFonts w:ascii="Cambria" w:eastAsia="Cambria" w:hAnsi="Cambria" w:cs="Cambria"/>
            <w:sz w:val="24"/>
            <w:szCs w:val="24"/>
          </w:rPr>
          <w:t>https://youtube.com/shorts/RJ6i4bd0oiA?si=Fu3gKFUNcnZxNtwN</w:t>
        </w:r>
      </w:hyperlink>
      <w:r w:rsidR="00555404">
        <w:rPr>
          <w:rFonts w:ascii="Cambria" w:eastAsia="Cambria" w:hAnsi="Cambria" w:cs="Cambria"/>
          <w:sz w:val="24"/>
          <w:szCs w:val="24"/>
        </w:rPr>
        <w:t xml:space="preserve"> </w:t>
      </w:r>
    </w:p>
    <w:p w14:paraId="3D7469D7" w14:textId="60B3A836" w:rsidR="005A6B6B" w:rsidRDefault="005A6B6B">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Makhana </w:t>
      </w:r>
      <w:proofErr w:type="spellStart"/>
      <w:r>
        <w:rPr>
          <w:rFonts w:ascii="Cambria" w:eastAsia="Cambria" w:hAnsi="Cambria" w:cs="Cambria"/>
          <w:sz w:val="24"/>
          <w:szCs w:val="24"/>
        </w:rPr>
        <w:t>dahi</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bha</w:t>
      </w:r>
      <w:r w:rsidR="00962FD7">
        <w:rPr>
          <w:rFonts w:ascii="Cambria" w:eastAsia="Cambria" w:hAnsi="Cambria" w:cs="Cambria"/>
          <w:sz w:val="24"/>
          <w:szCs w:val="24"/>
        </w:rPr>
        <w:t>l</w:t>
      </w:r>
      <w:r>
        <w:rPr>
          <w:rFonts w:ascii="Cambria" w:eastAsia="Cambria" w:hAnsi="Cambria" w:cs="Cambria"/>
          <w:sz w:val="24"/>
          <w:szCs w:val="24"/>
        </w:rPr>
        <w:t>la</w:t>
      </w:r>
      <w:proofErr w:type="spellEnd"/>
      <w:r>
        <w:rPr>
          <w:rFonts w:ascii="Cambria" w:eastAsia="Cambria" w:hAnsi="Cambria" w:cs="Cambria"/>
          <w:sz w:val="24"/>
          <w:szCs w:val="24"/>
        </w:rPr>
        <w:t xml:space="preserve">: </w:t>
      </w:r>
      <w:hyperlink r:id="rId819" w:history="1">
        <w:r w:rsidRPr="004D53F8">
          <w:rPr>
            <w:rStyle w:val="Hyperlink"/>
            <w:rFonts w:ascii="Cambria" w:eastAsia="Cambria" w:hAnsi="Cambria" w:cs="Cambria"/>
            <w:sz w:val="24"/>
            <w:szCs w:val="24"/>
          </w:rPr>
          <w:t>https://www.instagram.com/reel/C7RQb1aJQ8N/?igsh=eTZoNzg2a2JsbzJs</w:t>
        </w:r>
      </w:hyperlink>
      <w:r>
        <w:rPr>
          <w:rFonts w:ascii="Cambria" w:eastAsia="Cambria" w:hAnsi="Cambria" w:cs="Cambria"/>
          <w:sz w:val="24"/>
          <w:szCs w:val="24"/>
        </w:rPr>
        <w:t xml:space="preserve"> </w:t>
      </w:r>
      <w:r w:rsidR="0068603C">
        <w:rPr>
          <w:rFonts w:ascii="Cambria" w:eastAsia="Cambria" w:hAnsi="Cambria" w:cs="Cambria"/>
          <w:sz w:val="24"/>
          <w:szCs w:val="24"/>
        </w:rPr>
        <w:t xml:space="preserve">/ </w:t>
      </w:r>
      <w:hyperlink r:id="rId820" w:history="1">
        <w:r w:rsidR="0068603C" w:rsidRPr="00AC6098">
          <w:rPr>
            <w:rStyle w:val="Hyperlink"/>
            <w:rFonts w:ascii="Cambria" w:eastAsia="Cambria" w:hAnsi="Cambria" w:cs="Cambria"/>
            <w:sz w:val="24"/>
            <w:szCs w:val="24"/>
          </w:rPr>
          <w:t>https://youtube.com/shorts/2u8RYCzqbHw?si=HSHqsz8_R7WmRvaf</w:t>
        </w:r>
      </w:hyperlink>
      <w:r w:rsidR="0068603C">
        <w:rPr>
          <w:rFonts w:ascii="Cambria" w:eastAsia="Cambria" w:hAnsi="Cambria" w:cs="Cambria"/>
          <w:sz w:val="24"/>
          <w:szCs w:val="24"/>
        </w:rPr>
        <w:t xml:space="preserve"> </w:t>
      </w:r>
    </w:p>
    <w:p w14:paraId="580E4B19" w14:textId="66258386" w:rsidR="00962FD7" w:rsidRDefault="00962FD7">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Sprouts </w:t>
      </w:r>
      <w:proofErr w:type="spellStart"/>
      <w:r>
        <w:rPr>
          <w:rFonts w:ascii="Cambria" w:eastAsia="Cambria" w:hAnsi="Cambria" w:cs="Cambria"/>
          <w:sz w:val="24"/>
          <w:szCs w:val="24"/>
        </w:rPr>
        <w:t>rava</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dahi</w:t>
      </w:r>
      <w:proofErr w:type="spellEnd"/>
      <w:r>
        <w:rPr>
          <w:rFonts w:ascii="Cambria" w:eastAsia="Cambria" w:hAnsi="Cambria" w:cs="Cambria"/>
          <w:sz w:val="24"/>
          <w:szCs w:val="24"/>
        </w:rPr>
        <w:t xml:space="preserve"> Bhalla: </w:t>
      </w:r>
      <w:hyperlink r:id="rId821" w:history="1">
        <w:r w:rsidRPr="00441882">
          <w:rPr>
            <w:rStyle w:val="Hyperlink"/>
            <w:rFonts w:ascii="Cambria" w:eastAsia="Cambria" w:hAnsi="Cambria" w:cs="Cambria"/>
            <w:sz w:val="24"/>
            <w:szCs w:val="24"/>
          </w:rPr>
          <w:t>https://www.instagram.com/reel/C9to0_Kycw7/?igsh=cHA1emt2cWtobXV5</w:t>
        </w:r>
      </w:hyperlink>
      <w:r>
        <w:rPr>
          <w:rFonts w:ascii="Cambria" w:eastAsia="Cambria" w:hAnsi="Cambria" w:cs="Cambria"/>
          <w:sz w:val="24"/>
          <w:szCs w:val="24"/>
        </w:rPr>
        <w:t xml:space="preserve"> </w:t>
      </w:r>
    </w:p>
    <w:p w14:paraId="21C4F612" w14:textId="02EBA687" w:rsidR="001875B9" w:rsidRDefault="00216564">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Kala</w:t>
      </w:r>
      <w:r w:rsidR="001875B9">
        <w:rPr>
          <w:rFonts w:ascii="Cambria" w:eastAsia="Cambria" w:hAnsi="Cambria" w:cs="Cambria"/>
          <w:sz w:val="24"/>
          <w:szCs w:val="24"/>
        </w:rPr>
        <w:t xml:space="preserve"> chana mango salad: </w:t>
      </w:r>
      <w:hyperlink r:id="rId822" w:history="1">
        <w:r w:rsidR="001875B9" w:rsidRPr="008F0137">
          <w:rPr>
            <w:rStyle w:val="Hyperlink"/>
            <w:rFonts w:ascii="Cambria" w:eastAsia="Cambria" w:hAnsi="Cambria" w:cs="Cambria"/>
            <w:sz w:val="24"/>
            <w:szCs w:val="24"/>
          </w:rPr>
          <w:t>https://www.instagram.com/reel/C6MN4nNNApg/?utm_source=ig_web_copy_link</w:t>
        </w:r>
      </w:hyperlink>
      <w:r w:rsidR="001875B9">
        <w:rPr>
          <w:rFonts w:ascii="Cambria" w:eastAsia="Cambria" w:hAnsi="Cambria" w:cs="Cambria"/>
          <w:sz w:val="24"/>
          <w:szCs w:val="24"/>
        </w:rPr>
        <w:t xml:space="preserve"> </w:t>
      </w:r>
    </w:p>
    <w:p w14:paraId="06508ECB" w14:textId="4BB03ED6" w:rsidR="005E3A9C" w:rsidRDefault="005E3A9C">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Lettuce paneer salad: </w:t>
      </w:r>
      <w:hyperlink r:id="rId823" w:history="1">
        <w:r w:rsidR="00055F9A" w:rsidRPr="009636CC">
          <w:rPr>
            <w:rStyle w:val="Hyperlink"/>
            <w:rFonts w:ascii="Cambria" w:eastAsia="Cambria" w:hAnsi="Cambria" w:cs="Cambria"/>
            <w:sz w:val="24"/>
            <w:szCs w:val="24"/>
          </w:rPr>
          <w:t>https://youtube.com/shorts/5-6-_U9exoM?si=wPEeZOTCmfX3rgIU</w:t>
        </w:r>
      </w:hyperlink>
      <w:r w:rsidR="00055F9A">
        <w:rPr>
          <w:rFonts w:ascii="Cambria" w:eastAsia="Cambria" w:hAnsi="Cambria" w:cs="Cambria"/>
          <w:sz w:val="24"/>
          <w:szCs w:val="24"/>
        </w:rPr>
        <w:t xml:space="preserve"> </w:t>
      </w:r>
    </w:p>
    <w:p w14:paraId="15CA2C68" w14:textId="28CE7C9E" w:rsidR="00AE12C1" w:rsidRDefault="00AE12C1">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Zucchini salad: </w:t>
      </w:r>
      <w:hyperlink r:id="rId824" w:history="1">
        <w:r w:rsidRPr="009B06CC">
          <w:rPr>
            <w:rStyle w:val="Hyperlink"/>
            <w:rFonts w:ascii="Cambria" w:eastAsia="Cambria" w:hAnsi="Cambria" w:cs="Cambria"/>
            <w:sz w:val="24"/>
            <w:szCs w:val="24"/>
          </w:rPr>
          <w:t>https://youtu.be/eSEIT4tjnBo?si=Cj5PAC6wf43eQEH4</w:t>
        </w:r>
      </w:hyperlink>
      <w:r>
        <w:rPr>
          <w:rFonts w:ascii="Cambria" w:eastAsia="Cambria" w:hAnsi="Cambria" w:cs="Cambria"/>
          <w:sz w:val="24"/>
          <w:szCs w:val="24"/>
        </w:rPr>
        <w:t xml:space="preserve"> </w:t>
      </w:r>
    </w:p>
    <w:p w14:paraId="6A9966BC" w14:textId="21B66F67" w:rsidR="00466C8E" w:rsidRDefault="00466C8E">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Avocado mango salsa: </w:t>
      </w:r>
      <w:hyperlink r:id="rId825" w:history="1">
        <w:r w:rsidRPr="00087F22">
          <w:rPr>
            <w:rStyle w:val="Hyperlink"/>
            <w:rFonts w:ascii="Cambria" w:eastAsia="Cambria" w:hAnsi="Cambria" w:cs="Cambria"/>
            <w:sz w:val="24"/>
            <w:szCs w:val="24"/>
          </w:rPr>
          <w:t>https://youtu.be/qmqJiV72XqM?si=cyUztjIN0AY1uoM6</w:t>
        </w:r>
      </w:hyperlink>
      <w:r>
        <w:rPr>
          <w:rFonts w:ascii="Cambria" w:eastAsia="Cambria" w:hAnsi="Cambria" w:cs="Cambria"/>
          <w:sz w:val="24"/>
          <w:szCs w:val="24"/>
        </w:rPr>
        <w:t xml:space="preserve"> </w:t>
      </w:r>
    </w:p>
    <w:p w14:paraId="78B04DBE" w14:textId="32A6FEBB" w:rsidR="00922E2C" w:rsidRDefault="00922E2C">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Sprouts mango salad: </w:t>
      </w:r>
      <w:hyperlink r:id="rId826" w:history="1">
        <w:r w:rsidRPr="009C6E49">
          <w:rPr>
            <w:rStyle w:val="Hyperlink"/>
            <w:rFonts w:ascii="Cambria" w:eastAsia="Cambria" w:hAnsi="Cambria" w:cs="Cambria"/>
            <w:sz w:val="24"/>
            <w:szCs w:val="24"/>
          </w:rPr>
          <w:t>https://youtube.com/shorts/C_BHGlPT-9g?si=javJ2PYR6cHgtAiG</w:t>
        </w:r>
      </w:hyperlink>
      <w:r>
        <w:rPr>
          <w:rFonts w:ascii="Cambria" w:eastAsia="Cambria" w:hAnsi="Cambria" w:cs="Cambria"/>
          <w:sz w:val="24"/>
          <w:szCs w:val="24"/>
        </w:rPr>
        <w:t xml:space="preserve"> </w:t>
      </w:r>
    </w:p>
    <w:p w14:paraId="3FFF68BB" w14:textId="3BC7BD27" w:rsidR="00D66089" w:rsidRDefault="00D66089">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Three bean salad: </w:t>
      </w:r>
      <w:hyperlink r:id="rId827" w:history="1">
        <w:r w:rsidRPr="004D53F8">
          <w:rPr>
            <w:rStyle w:val="Hyperlink"/>
            <w:rFonts w:ascii="Cambria" w:eastAsia="Cambria" w:hAnsi="Cambria" w:cs="Cambria"/>
            <w:sz w:val="24"/>
            <w:szCs w:val="24"/>
          </w:rPr>
          <w:t>https://youtu.be/ytk6OEiQGIA?si=w_pvA-BdSq8TkTnh</w:t>
        </w:r>
      </w:hyperlink>
      <w:r>
        <w:rPr>
          <w:rFonts w:ascii="Cambria" w:eastAsia="Cambria" w:hAnsi="Cambria" w:cs="Cambria"/>
          <w:sz w:val="24"/>
          <w:szCs w:val="24"/>
        </w:rPr>
        <w:t xml:space="preserve"> </w:t>
      </w:r>
    </w:p>
    <w:p w14:paraId="41BE09AF" w14:textId="6F864360" w:rsidR="00987F5E" w:rsidRDefault="00987F5E">
      <w:pPr>
        <w:numPr>
          <w:ilvl w:val="0"/>
          <w:numId w:val="11"/>
        </w:numPr>
        <w:pBdr>
          <w:top w:val="nil"/>
          <w:left w:val="nil"/>
          <w:bottom w:val="nil"/>
          <w:right w:val="nil"/>
          <w:between w:val="nil"/>
        </w:pBdr>
        <w:ind w:left="-426" w:hanging="359"/>
        <w:rPr>
          <w:rFonts w:ascii="Cambria" w:eastAsia="Cambria" w:hAnsi="Cambria" w:cs="Cambria"/>
          <w:sz w:val="24"/>
          <w:szCs w:val="24"/>
        </w:rPr>
      </w:pPr>
      <w:bookmarkStart w:id="120" w:name="_Hlk195901882"/>
      <w:r>
        <w:rPr>
          <w:rFonts w:ascii="Cambria" w:eastAsia="Cambria" w:hAnsi="Cambria" w:cs="Cambria"/>
          <w:sz w:val="24"/>
          <w:szCs w:val="24"/>
        </w:rPr>
        <w:t xml:space="preserve">Coleslaw salad: </w:t>
      </w:r>
      <w:hyperlink r:id="rId828" w:history="1">
        <w:r w:rsidRPr="008125D2">
          <w:rPr>
            <w:rStyle w:val="Hyperlink"/>
            <w:rFonts w:ascii="Cambria" w:eastAsia="Cambria" w:hAnsi="Cambria" w:cs="Cambria"/>
            <w:sz w:val="24"/>
            <w:szCs w:val="24"/>
          </w:rPr>
          <w:t>https://youtu.be/NsobA1OfBUs?si=KPtK2yIYqHSBJY4q</w:t>
        </w:r>
      </w:hyperlink>
      <w:bookmarkEnd w:id="120"/>
      <w:r>
        <w:rPr>
          <w:rFonts w:ascii="Cambria" w:eastAsia="Cambria" w:hAnsi="Cambria" w:cs="Cambria"/>
          <w:sz w:val="24"/>
          <w:szCs w:val="24"/>
        </w:rPr>
        <w:t xml:space="preserve"> </w:t>
      </w:r>
    </w:p>
    <w:p w14:paraId="2E378B99" w14:textId="34D160A8" w:rsidR="00EC14CA" w:rsidRDefault="00EC14CA">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Carrot </w:t>
      </w:r>
      <w:proofErr w:type="spellStart"/>
      <w:r>
        <w:rPr>
          <w:rFonts w:ascii="Cambria" w:eastAsia="Cambria" w:hAnsi="Cambria" w:cs="Cambria"/>
          <w:sz w:val="24"/>
          <w:szCs w:val="24"/>
        </w:rPr>
        <w:t>koshimbir</w:t>
      </w:r>
      <w:proofErr w:type="spellEnd"/>
      <w:r>
        <w:rPr>
          <w:rFonts w:ascii="Cambria" w:eastAsia="Cambria" w:hAnsi="Cambria" w:cs="Cambria"/>
          <w:sz w:val="24"/>
          <w:szCs w:val="24"/>
        </w:rPr>
        <w:t xml:space="preserve">: </w:t>
      </w:r>
      <w:hyperlink r:id="rId829" w:history="1">
        <w:r w:rsidRPr="00E3161B">
          <w:rPr>
            <w:rStyle w:val="Hyperlink"/>
            <w:rFonts w:ascii="Cambria" w:eastAsia="Cambria" w:hAnsi="Cambria" w:cs="Cambria"/>
            <w:sz w:val="24"/>
            <w:szCs w:val="24"/>
          </w:rPr>
          <w:t>https://youtube.com/shorts/6HCvehRFt_M?si=Vca4VS6Kq5nQvzch</w:t>
        </w:r>
      </w:hyperlink>
      <w:r>
        <w:rPr>
          <w:rFonts w:ascii="Cambria" w:eastAsia="Cambria" w:hAnsi="Cambria" w:cs="Cambria"/>
          <w:sz w:val="24"/>
          <w:szCs w:val="24"/>
        </w:rPr>
        <w:t xml:space="preserve"> </w:t>
      </w:r>
    </w:p>
    <w:p w14:paraId="32DCC160" w14:textId="504B5632" w:rsidR="00972811" w:rsidRDefault="00972811">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Beetroot </w:t>
      </w:r>
      <w:proofErr w:type="spellStart"/>
      <w:r>
        <w:rPr>
          <w:rFonts w:ascii="Cambria" w:eastAsia="Cambria" w:hAnsi="Cambria" w:cs="Cambria"/>
          <w:sz w:val="24"/>
          <w:szCs w:val="24"/>
        </w:rPr>
        <w:t>koshimbir</w:t>
      </w:r>
      <w:proofErr w:type="spellEnd"/>
      <w:r>
        <w:rPr>
          <w:rFonts w:ascii="Cambria" w:eastAsia="Cambria" w:hAnsi="Cambria" w:cs="Cambria"/>
          <w:sz w:val="24"/>
          <w:szCs w:val="24"/>
        </w:rPr>
        <w:t xml:space="preserve">: </w:t>
      </w:r>
      <w:hyperlink r:id="rId830" w:history="1">
        <w:r w:rsidRPr="0010137E">
          <w:rPr>
            <w:rStyle w:val="Hyperlink"/>
            <w:rFonts w:ascii="Cambria" w:eastAsia="Cambria" w:hAnsi="Cambria" w:cs="Cambria"/>
            <w:sz w:val="24"/>
            <w:szCs w:val="24"/>
          </w:rPr>
          <w:t>https://youtube.com/shorts/vzoAiqihppk?si=Vy4myGDpOVXSBqO_</w:t>
        </w:r>
      </w:hyperlink>
      <w:r>
        <w:rPr>
          <w:rFonts w:ascii="Cambria" w:eastAsia="Cambria" w:hAnsi="Cambria" w:cs="Cambria"/>
          <w:sz w:val="24"/>
          <w:szCs w:val="24"/>
        </w:rPr>
        <w:t xml:space="preserve"> </w:t>
      </w:r>
    </w:p>
    <w:p w14:paraId="6E956EF6" w14:textId="41CB6489" w:rsidR="00614400" w:rsidRDefault="00614400">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Paneer salad: </w:t>
      </w:r>
      <w:hyperlink r:id="rId831" w:history="1">
        <w:r w:rsidR="001257A9" w:rsidRPr="00784E4F">
          <w:rPr>
            <w:rStyle w:val="Hyperlink"/>
            <w:rFonts w:ascii="Cambria" w:eastAsia="Cambria" w:hAnsi="Cambria" w:cs="Cambria"/>
            <w:sz w:val="24"/>
            <w:szCs w:val="24"/>
          </w:rPr>
          <w:t>https://youtube.com/shorts/QMRd00JAe9M?si=ojH6vt_xr-wP4aoS</w:t>
        </w:r>
      </w:hyperlink>
      <w:r w:rsidR="001257A9">
        <w:rPr>
          <w:rFonts w:ascii="Cambria" w:eastAsia="Cambria" w:hAnsi="Cambria" w:cs="Cambria"/>
          <w:sz w:val="24"/>
          <w:szCs w:val="24"/>
        </w:rPr>
        <w:t xml:space="preserve"> </w:t>
      </w:r>
    </w:p>
    <w:p w14:paraId="66E58191" w14:textId="38B5F12A" w:rsidR="003A2BCB" w:rsidRPr="00C60633" w:rsidRDefault="003A2BCB">
      <w:pPr>
        <w:numPr>
          <w:ilvl w:val="0"/>
          <w:numId w:val="11"/>
        </w:numPr>
        <w:pBdr>
          <w:top w:val="nil"/>
          <w:left w:val="nil"/>
          <w:bottom w:val="nil"/>
          <w:right w:val="nil"/>
          <w:between w:val="nil"/>
        </w:pBdr>
        <w:ind w:left="-426" w:hanging="359"/>
        <w:rPr>
          <w:rStyle w:val="Hyperlink"/>
          <w:rFonts w:ascii="Cambria" w:eastAsia="Cambria" w:hAnsi="Cambria" w:cs="Cambria"/>
          <w:color w:val="auto"/>
          <w:sz w:val="24"/>
          <w:szCs w:val="24"/>
          <w:u w:val="none"/>
        </w:rPr>
      </w:pPr>
      <w:bookmarkStart w:id="121" w:name="_Hlk185519249"/>
      <w:r>
        <w:rPr>
          <w:rFonts w:ascii="Cambria" w:eastAsia="Cambria" w:hAnsi="Cambria" w:cs="Cambria"/>
          <w:sz w:val="24"/>
          <w:szCs w:val="24"/>
        </w:rPr>
        <w:t xml:space="preserve">Cabbage lettuce salad: </w:t>
      </w:r>
      <w:hyperlink r:id="rId832" w:history="1">
        <w:r w:rsidRPr="00504512">
          <w:rPr>
            <w:rStyle w:val="Hyperlink"/>
            <w:rFonts w:ascii="Cambria" w:hAnsi="Cambria" w:cstheme="minorHAnsi"/>
            <w:sz w:val="24"/>
            <w:szCs w:val="24"/>
          </w:rPr>
          <w:t>https://www.youtube.com/watch?v=Lxp7IQVuhTU</w:t>
        </w:r>
      </w:hyperlink>
    </w:p>
    <w:bookmarkEnd w:id="121"/>
    <w:p w14:paraId="5EFFD7C3" w14:textId="77777777" w:rsidR="00C60633" w:rsidRPr="00C60633" w:rsidRDefault="00C60633">
      <w:pPr>
        <w:pStyle w:val="ListParagraph"/>
        <w:numPr>
          <w:ilvl w:val="0"/>
          <w:numId w:val="11"/>
        </w:numPr>
        <w:ind w:left="-426"/>
        <w:rPr>
          <w:rFonts w:ascii="Cambria" w:hAnsi="Cambria" w:cstheme="minorHAnsi"/>
          <w:sz w:val="24"/>
          <w:szCs w:val="24"/>
        </w:rPr>
      </w:pPr>
      <w:r w:rsidRPr="00C60633">
        <w:rPr>
          <w:rFonts w:ascii="Cambria" w:hAnsi="Cambria" w:cstheme="minorHAnsi"/>
          <w:sz w:val="24"/>
          <w:szCs w:val="24"/>
        </w:rPr>
        <w:t>Watermelon feta cheese:</w:t>
      </w:r>
      <w:r w:rsidRPr="00C60633">
        <w:rPr>
          <w:rFonts w:ascii="Cambria" w:hAnsi="Cambria"/>
          <w:sz w:val="24"/>
          <w:szCs w:val="24"/>
        </w:rPr>
        <w:t xml:space="preserve"> </w:t>
      </w:r>
      <w:hyperlink r:id="rId833" w:history="1">
        <w:r w:rsidRPr="00C60633">
          <w:rPr>
            <w:rStyle w:val="Hyperlink"/>
            <w:rFonts w:ascii="Cambria" w:hAnsi="Cambria" w:cstheme="minorHAnsi"/>
            <w:sz w:val="24"/>
            <w:szCs w:val="24"/>
          </w:rPr>
          <w:t>https://www.youtube.com/watch?v=mpEuh8yRDBY</w:t>
        </w:r>
      </w:hyperlink>
      <w:r w:rsidRPr="00C60633">
        <w:rPr>
          <w:rFonts w:ascii="Cambria" w:hAnsi="Cambria" w:cstheme="minorHAnsi"/>
          <w:sz w:val="24"/>
          <w:szCs w:val="24"/>
        </w:rPr>
        <w:t xml:space="preserve"> </w:t>
      </w:r>
    </w:p>
    <w:p w14:paraId="56D90774" w14:textId="4601D279" w:rsidR="00C60633" w:rsidRPr="001711A0" w:rsidRDefault="006E395C">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hAnsi="Cambria"/>
          <w:sz w:val="24"/>
          <w:szCs w:val="24"/>
          <w:lang w:val="en-US"/>
        </w:rPr>
        <w:t xml:space="preserve">Sprouts spinach salad: </w:t>
      </w:r>
      <w:hyperlink r:id="rId834" w:history="1">
        <w:r w:rsidRPr="00D917A9">
          <w:rPr>
            <w:rStyle w:val="Hyperlink"/>
            <w:rFonts w:ascii="Cambria" w:hAnsi="Cambria"/>
            <w:sz w:val="24"/>
            <w:szCs w:val="24"/>
            <w:lang w:val="en-US"/>
          </w:rPr>
          <w:t>https://youtu.be/VLhQs0DXKFo?si=1pkeZdEm0Rq4At8e</w:t>
        </w:r>
      </w:hyperlink>
    </w:p>
    <w:p w14:paraId="57EDB650" w14:textId="611E34AF" w:rsidR="001711A0" w:rsidRPr="00532E01" w:rsidRDefault="001711A0">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hAnsi="Cambria"/>
          <w:sz w:val="24"/>
          <w:szCs w:val="24"/>
          <w:lang w:val="en-US"/>
        </w:rPr>
        <w:t xml:space="preserve">Edamame salad: </w:t>
      </w:r>
      <w:hyperlink r:id="rId835" w:history="1">
        <w:r w:rsidRPr="00D917A9">
          <w:rPr>
            <w:rStyle w:val="Hyperlink"/>
            <w:rFonts w:ascii="Cambria" w:hAnsi="Cambria"/>
            <w:sz w:val="24"/>
            <w:szCs w:val="24"/>
            <w:lang w:val="en-US"/>
          </w:rPr>
          <w:t>https://youtu.be/_XyC2mYnhjQ?si=a16RqloxHjdDr81H</w:t>
        </w:r>
      </w:hyperlink>
      <w:r>
        <w:rPr>
          <w:rFonts w:ascii="Cambria" w:hAnsi="Cambria"/>
          <w:sz w:val="24"/>
          <w:szCs w:val="24"/>
          <w:lang w:val="en-US"/>
        </w:rPr>
        <w:t xml:space="preserve"> x</w:t>
      </w:r>
    </w:p>
    <w:p w14:paraId="5FB09519" w14:textId="74024DF4" w:rsidR="00532E01" w:rsidRPr="00736D93" w:rsidRDefault="00532E01">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hAnsi="Cambria"/>
          <w:sz w:val="24"/>
          <w:szCs w:val="24"/>
          <w:lang w:val="en-US"/>
        </w:rPr>
        <w:t xml:space="preserve">Salmon bowl: </w:t>
      </w:r>
      <w:hyperlink r:id="rId836" w:history="1">
        <w:r w:rsidRPr="00EC33E5">
          <w:rPr>
            <w:rStyle w:val="Hyperlink"/>
            <w:rFonts w:ascii="Cambria" w:hAnsi="Cambria"/>
            <w:sz w:val="24"/>
            <w:szCs w:val="24"/>
            <w:lang w:val="en-US"/>
          </w:rPr>
          <w:t>https://youtu.be/1aR_ekcdI0I?si=1L-U2-MTai2lQ46w</w:t>
        </w:r>
      </w:hyperlink>
      <w:r>
        <w:rPr>
          <w:rFonts w:ascii="Cambria" w:hAnsi="Cambria"/>
          <w:sz w:val="24"/>
          <w:szCs w:val="24"/>
          <w:lang w:val="en-US"/>
        </w:rPr>
        <w:t xml:space="preserve"> </w:t>
      </w:r>
    </w:p>
    <w:p w14:paraId="5CB84D65" w14:textId="502F08C3" w:rsidR="00736D93" w:rsidRPr="000C789F" w:rsidRDefault="00736D93">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hAnsi="Cambria"/>
          <w:sz w:val="24"/>
          <w:szCs w:val="24"/>
          <w:lang w:val="en-US"/>
        </w:rPr>
        <w:t xml:space="preserve">Watermelon sprouts salad: </w:t>
      </w:r>
      <w:hyperlink r:id="rId837" w:history="1">
        <w:r w:rsidRPr="004B4AB5">
          <w:rPr>
            <w:rStyle w:val="Hyperlink"/>
            <w:rFonts w:ascii="Cambria" w:hAnsi="Cambria"/>
            <w:sz w:val="24"/>
            <w:szCs w:val="24"/>
            <w:lang w:val="en-US"/>
          </w:rPr>
          <w:t>https://youtube.com/shorts/h6d2WexCIFs?si=VpBFvnPpZycXqCCe</w:t>
        </w:r>
      </w:hyperlink>
      <w:r>
        <w:rPr>
          <w:rFonts w:ascii="Cambria" w:hAnsi="Cambria"/>
          <w:sz w:val="24"/>
          <w:szCs w:val="24"/>
          <w:lang w:val="en-US"/>
        </w:rPr>
        <w:t xml:space="preserve"> </w:t>
      </w:r>
    </w:p>
    <w:p w14:paraId="58C0B54D" w14:textId="0AB420B9" w:rsidR="000C789F" w:rsidRPr="00BF44D8" w:rsidRDefault="000C789F">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hAnsi="Cambria"/>
          <w:sz w:val="24"/>
          <w:szCs w:val="24"/>
          <w:lang w:val="en-US"/>
        </w:rPr>
        <w:lastRenderedPageBreak/>
        <w:t xml:space="preserve">Dahi tadka kala chana salad: </w:t>
      </w:r>
      <w:hyperlink r:id="rId838" w:history="1">
        <w:r w:rsidRPr="004B653E">
          <w:rPr>
            <w:rStyle w:val="Hyperlink"/>
            <w:rFonts w:ascii="Cambria" w:hAnsi="Cambria"/>
            <w:sz w:val="24"/>
            <w:szCs w:val="24"/>
            <w:lang w:val="en-US"/>
          </w:rPr>
          <w:t>https://www.instagram.com/reel/C9Zz_7XycXk/?utm_source=ig_web_copy_link&amp;igsh=MzRlODBiNWFlZA==</w:t>
        </w:r>
      </w:hyperlink>
      <w:r>
        <w:rPr>
          <w:rFonts w:ascii="Cambria" w:hAnsi="Cambria"/>
          <w:sz w:val="24"/>
          <w:szCs w:val="24"/>
          <w:lang w:val="en-US"/>
        </w:rPr>
        <w:t xml:space="preserve"> </w:t>
      </w:r>
    </w:p>
    <w:p w14:paraId="2792EF44" w14:textId="7D7B65CB" w:rsidR="00BF44D8" w:rsidRPr="003E4EF6" w:rsidRDefault="00BF44D8">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hAnsi="Cambria"/>
          <w:sz w:val="24"/>
          <w:szCs w:val="24"/>
          <w:lang w:val="en-US"/>
        </w:rPr>
        <w:t xml:space="preserve">Roasted soya salad: </w:t>
      </w:r>
      <w:hyperlink r:id="rId839" w:history="1">
        <w:r w:rsidRPr="00772C6C">
          <w:rPr>
            <w:rStyle w:val="Hyperlink"/>
            <w:rFonts w:ascii="Cambria" w:hAnsi="Cambria"/>
            <w:sz w:val="24"/>
            <w:szCs w:val="24"/>
            <w:lang w:val="en-US"/>
          </w:rPr>
          <w:t>https://www.instagram.com/reel/C-AeQswvVY2/?utm_source=ig_web_copy_link&amp;igsh=MzRlODBiNWFlZA==</w:t>
        </w:r>
      </w:hyperlink>
      <w:r>
        <w:rPr>
          <w:rFonts w:ascii="Cambria" w:hAnsi="Cambria"/>
          <w:sz w:val="24"/>
          <w:szCs w:val="24"/>
          <w:lang w:val="en-US"/>
        </w:rPr>
        <w:t xml:space="preserve"> </w:t>
      </w:r>
    </w:p>
    <w:p w14:paraId="73A6FA2C" w14:textId="29081C98" w:rsidR="003E4EF6" w:rsidRPr="007E37EC" w:rsidRDefault="003E4EF6">
      <w:pPr>
        <w:numPr>
          <w:ilvl w:val="0"/>
          <w:numId w:val="11"/>
        </w:numPr>
        <w:pBdr>
          <w:top w:val="nil"/>
          <w:left w:val="nil"/>
          <w:bottom w:val="nil"/>
          <w:right w:val="nil"/>
          <w:between w:val="nil"/>
        </w:pBdr>
        <w:ind w:left="-426" w:hanging="359"/>
        <w:rPr>
          <w:rFonts w:ascii="Cambria" w:eastAsia="Cambria" w:hAnsi="Cambria" w:cs="Cambria"/>
          <w:sz w:val="24"/>
          <w:szCs w:val="24"/>
        </w:rPr>
      </w:pPr>
      <w:bookmarkStart w:id="122" w:name="_Hlk182583167"/>
      <w:r>
        <w:rPr>
          <w:rFonts w:ascii="Cambria" w:hAnsi="Cambria"/>
          <w:sz w:val="24"/>
          <w:szCs w:val="24"/>
          <w:lang w:val="en-US"/>
        </w:rPr>
        <w:t xml:space="preserve">Fruit moong salad: </w:t>
      </w:r>
      <w:hyperlink r:id="rId840" w:history="1">
        <w:r w:rsidRPr="00AC67D7">
          <w:rPr>
            <w:rStyle w:val="Hyperlink"/>
            <w:rFonts w:ascii="Cambria" w:hAnsi="Cambria"/>
            <w:sz w:val="24"/>
            <w:szCs w:val="24"/>
            <w:lang w:val="en-US"/>
          </w:rPr>
          <w:t>https://youtu.be/euP77KYDDF0?si=ne7c0UySz7XB_zWw</w:t>
        </w:r>
      </w:hyperlink>
      <w:bookmarkEnd w:id="122"/>
      <w:r>
        <w:rPr>
          <w:rFonts w:ascii="Cambria" w:hAnsi="Cambria"/>
          <w:sz w:val="24"/>
          <w:szCs w:val="24"/>
          <w:lang w:val="en-US"/>
        </w:rPr>
        <w:t xml:space="preserve"> </w:t>
      </w:r>
    </w:p>
    <w:p w14:paraId="1B797476" w14:textId="27059D86" w:rsidR="00DB3FCA" w:rsidRPr="00DB3FCA" w:rsidRDefault="00DB3FCA">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Moong salad: </w:t>
      </w:r>
      <w:hyperlink r:id="rId841" w:history="1">
        <w:r w:rsidRPr="00EC22D0">
          <w:rPr>
            <w:rStyle w:val="Hyperlink"/>
            <w:rFonts w:ascii="Cambria" w:eastAsia="Cambria" w:hAnsi="Cambria" w:cs="Cambria"/>
            <w:sz w:val="24"/>
            <w:szCs w:val="24"/>
          </w:rPr>
          <w:t>https://youtube.com/shorts/6RPfIofuN-k?si=grUGs8E3mRgGDzUL</w:t>
        </w:r>
      </w:hyperlink>
      <w:r>
        <w:rPr>
          <w:rFonts w:ascii="Cambria" w:eastAsia="Cambria" w:hAnsi="Cambria" w:cs="Cambria"/>
          <w:sz w:val="24"/>
          <w:szCs w:val="24"/>
        </w:rPr>
        <w:t xml:space="preserve"> </w:t>
      </w:r>
      <w:r w:rsidR="00363C82">
        <w:rPr>
          <w:rFonts w:ascii="Cambria" w:eastAsia="Cambria" w:hAnsi="Cambria" w:cs="Cambria"/>
          <w:sz w:val="24"/>
          <w:szCs w:val="24"/>
        </w:rPr>
        <w:t xml:space="preserve">/ </w:t>
      </w:r>
      <w:hyperlink r:id="rId842" w:history="1">
        <w:r w:rsidR="00363C82" w:rsidRPr="003B17A9">
          <w:rPr>
            <w:rStyle w:val="Hyperlink"/>
            <w:rFonts w:ascii="Cambria" w:eastAsia="Cambria" w:hAnsi="Cambria" w:cs="Cambria"/>
            <w:sz w:val="24"/>
            <w:szCs w:val="24"/>
          </w:rPr>
          <w:t>https://youtube.com/shorts/iM3HmYe7jEI?si=mw6GPa_QU2Kxpl_A</w:t>
        </w:r>
      </w:hyperlink>
      <w:r w:rsidR="00363C82">
        <w:rPr>
          <w:rFonts w:ascii="Cambria" w:eastAsia="Cambria" w:hAnsi="Cambria" w:cs="Cambria"/>
          <w:sz w:val="24"/>
          <w:szCs w:val="24"/>
        </w:rPr>
        <w:t xml:space="preserve"> </w:t>
      </w:r>
    </w:p>
    <w:p w14:paraId="252277DE" w14:textId="10C6DB96" w:rsidR="007E37EC" w:rsidRPr="003A2CEE" w:rsidRDefault="007E37EC">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hAnsi="Cambria"/>
          <w:sz w:val="24"/>
          <w:szCs w:val="24"/>
          <w:lang w:val="en-US"/>
        </w:rPr>
        <w:t xml:space="preserve">Avocado sprouts salad: </w:t>
      </w:r>
      <w:hyperlink r:id="rId843" w:history="1">
        <w:r w:rsidRPr="003D5AFD">
          <w:rPr>
            <w:rStyle w:val="Hyperlink"/>
            <w:rFonts w:ascii="Cambria" w:hAnsi="Cambria"/>
            <w:sz w:val="24"/>
            <w:szCs w:val="24"/>
            <w:lang w:val="en-US"/>
          </w:rPr>
          <w:t>https://youtu.be/QjGTXSfnFZs?si=irnRr5dqyl1dutJh</w:t>
        </w:r>
      </w:hyperlink>
      <w:r>
        <w:rPr>
          <w:rFonts w:ascii="Cambria" w:hAnsi="Cambria"/>
          <w:sz w:val="24"/>
          <w:szCs w:val="24"/>
          <w:lang w:val="en-US"/>
        </w:rPr>
        <w:t xml:space="preserve"> </w:t>
      </w:r>
      <w:r w:rsidR="008E4A4F">
        <w:rPr>
          <w:rFonts w:ascii="Cambria" w:hAnsi="Cambria"/>
          <w:sz w:val="24"/>
          <w:szCs w:val="24"/>
          <w:lang w:val="en-US"/>
        </w:rPr>
        <w:t xml:space="preserve">/ </w:t>
      </w:r>
      <w:hyperlink r:id="rId844" w:history="1">
        <w:r w:rsidR="008E4A4F" w:rsidRPr="0000659E">
          <w:rPr>
            <w:rStyle w:val="Hyperlink"/>
            <w:rFonts w:ascii="Cambria" w:hAnsi="Cambria"/>
            <w:sz w:val="24"/>
            <w:szCs w:val="24"/>
            <w:lang w:val="en-US"/>
          </w:rPr>
          <w:t>https://youtu.be/1CUbbTdCI-g?si=O8MAskNT6vGHoXd9</w:t>
        </w:r>
      </w:hyperlink>
      <w:r w:rsidR="008E4A4F">
        <w:rPr>
          <w:rFonts w:ascii="Cambria" w:hAnsi="Cambria"/>
          <w:sz w:val="24"/>
          <w:szCs w:val="24"/>
          <w:lang w:val="en-US"/>
        </w:rPr>
        <w:t xml:space="preserve"> </w:t>
      </w:r>
    </w:p>
    <w:p w14:paraId="525A7D87" w14:textId="79A94080" w:rsidR="00760B50" w:rsidRPr="00760B50" w:rsidRDefault="00760B50">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Corn peanut chaat: </w:t>
      </w:r>
      <w:hyperlink r:id="rId845" w:history="1">
        <w:r w:rsidRPr="0016372C">
          <w:rPr>
            <w:rStyle w:val="Hyperlink"/>
            <w:rFonts w:ascii="Cambria" w:eastAsia="Cambria" w:hAnsi="Cambria" w:cs="Cambria"/>
            <w:sz w:val="24"/>
            <w:szCs w:val="24"/>
          </w:rPr>
          <w:t>https://youtube.com/shorts/5lvsKzzDyrw?si=LpTGcve_tL3UL6Bf</w:t>
        </w:r>
      </w:hyperlink>
      <w:r>
        <w:rPr>
          <w:rFonts w:ascii="Cambria" w:eastAsia="Cambria" w:hAnsi="Cambria" w:cs="Cambria"/>
          <w:sz w:val="24"/>
          <w:szCs w:val="24"/>
        </w:rPr>
        <w:t xml:space="preserve"> </w:t>
      </w:r>
    </w:p>
    <w:p w14:paraId="39313568" w14:textId="4EACB2F7" w:rsidR="003A2CEE" w:rsidRPr="00125783" w:rsidRDefault="003A2CEE">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hAnsi="Cambria"/>
          <w:sz w:val="24"/>
          <w:szCs w:val="24"/>
          <w:lang w:val="en-US"/>
        </w:rPr>
        <w:t>Barley salad:</w:t>
      </w:r>
      <w:r w:rsidRPr="003A2CEE">
        <w:t xml:space="preserve"> </w:t>
      </w:r>
      <w:hyperlink r:id="rId846" w:history="1">
        <w:r w:rsidRPr="007B0349">
          <w:rPr>
            <w:rStyle w:val="Hyperlink"/>
            <w:rFonts w:ascii="Cambria" w:hAnsi="Cambria"/>
            <w:sz w:val="24"/>
            <w:szCs w:val="24"/>
            <w:lang w:val="en-US"/>
          </w:rPr>
          <w:t>https://youtu.be/hRN6PsEGHn8?si=ZCN2ZxrVSMbtiRs1</w:t>
        </w:r>
      </w:hyperlink>
      <w:r>
        <w:rPr>
          <w:rFonts w:ascii="Cambria" w:hAnsi="Cambria"/>
          <w:sz w:val="24"/>
          <w:szCs w:val="24"/>
          <w:lang w:val="en-US"/>
        </w:rPr>
        <w:t xml:space="preserve"> </w:t>
      </w:r>
    </w:p>
    <w:p w14:paraId="59957B02" w14:textId="601FFA5C" w:rsidR="00125783" w:rsidRPr="006F4478" w:rsidRDefault="00125783">
      <w:pPr>
        <w:numPr>
          <w:ilvl w:val="0"/>
          <w:numId w:val="11"/>
        </w:numPr>
        <w:pBdr>
          <w:top w:val="nil"/>
          <w:left w:val="nil"/>
          <w:bottom w:val="nil"/>
          <w:right w:val="nil"/>
          <w:between w:val="nil"/>
        </w:pBdr>
        <w:ind w:left="-426" w:hanging="359"/>
        <w:rPr>
          <w:rFonts w:ascii="Cambria" w:eastAsia="Cambria" w:hAnsi="Cambria" w:cs="Cambria"/>
          <w:sz w:val="24"/>
          <w:szCs w:val="24"/>
        </w:rPr>
      </w:pPr>
      <w:bookmarkStart w:id="123" w:name="_Hlk186198523"/>
      <w:r>
        <w:rPr>
          <w:rFonts w:ascii="Cambria" w:hAnsi="Cambria"/>
          <w:sz w:val="24"/>
          <w:szCs w:val="24"/>
          <w:lang w:val="en-US"/>
        </w:rPr>
        <w:t xml:space="preserve">1 katori hummus + carrot + cucumber sticks: </w:t>
      </w:r>
      <w:hyperlink r:id="rId847" w:history="1">
        <w:r w:rsidRPr="00EB62EB">
          <w:rPr>
            <w:rStyle w:val="Hyperlink"/>
            <w:rFonts w:ascii="Cambria" w:hAnsi="Cambria"/>
            <w:sz w:val="24"/>
            <w:szCs w:val="24"/>
            <w:lang w:val="en-US"/>
          </w:rPr>
          <w:t>https://youtube.com/shorts/XvFQA5CAJVo?si=e0RRqH9KDSnmcYNl</w:t>
        </w:r>
      </w:hyperlink>
      <w:bookmarkEnd w:id="123"/>
      <w:r>
        <w:rPr>
          <w:rFonts w:ascii="Cambria" w:hAnsi="Cambria"/>
          <w:sz w:val="24"/>
          <w:szCs w:val="24"/>
          <w:lang w:val="en-US"/>
        </w:rPr>
        <w:t xml:space="preserve"> </w:t>
      </w:r>
    </w:p>
    <w:p w14:paraId="6CF68991" w14:textId="2A986E55" w:rsidR="006F4478" w:rsidRPr="00110E3A" w:rsidRDefault="006F4478">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hAnsi="Cambria"/>
          <w:sz w:val="24"/>
          <w:szCs w:val="24"/>
          <w:lang w:val="en-US"/>
        </w:rPr>
        <w:t xml:space="preserve">Paneer </w:t>
      </w:r>
      <w:proofErr w:type="spellStart"/>
      <w:r>
        <w:rPr>
          <w:rFonts w:ascii="Cambria" w:hAnsi="Cambria"/>
          <w:sz w:val="24"/>
          <w:szCs w:val="24"/>
          <w:lang w:val="en-US"/>
        </w:rPr>
        <w:t>lobia</w:t>
      </w:r>
      <w:proofErr w:type="spellEnd"/>
      <w:r>
        <w:rPr>
          <w:rFonts w:ascii="Cambria" w:hAnsi="Cambria"/>
          <w:sz w:val="24"/>
          <w:szCs w:val="24"/>
          <w:lang w:val="en-US"/>
        </w:rPr>
        <w:t xml:space="preserve"> bean salad: </w:t>
      </w:r>
      <w:hyperlink r:id="rId848" w:history="1">
        <w:r w:rsidRPr="00A17114">
          <w:rPr>
            <w:rStyle w:val="Hyperlink"/>
            <w:rFonts w:ascii="Cambria" w:hAnsi="Cambria"/>
            <w:sz w:val="24"/>
            <w:szCs w:val="24"/>
            <w:lang w:val="en-US"/>
          </w:rPr>
          <w:t>https://youtube.com/shorts/8GA16k6LbEI?si=ytl6sFSKNdj9h8E6</w:t>
        </w:r>
      </w:hyperlink>
      <w:r>
        <w:rPr>
          <w:rFonts w:ascii="Cambria" w:hAnsi="Cambria"/>
          <w:sz w:val="24"/>
          <w:szCs w:val="24"/>
          <w:lang w:val="en-US"/>
        </w:rPr>
        <w:t xml:space="preserve"> </w:t>
      </w:r>
    </w:p>
    <w:p w14:paraId="4230212F" w14:textId="1F0FA41C" w:rsidR="00110E3A" w:rsidRPr="006B2EBB" w:rsidRDefault="00110E3A">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hAnsi="Cambria"/>
          <w:sz w:val="24"/>
          <w:szCs w:val="24"/>
          <w:lang w:val="en-US"/>
        </w:rPr>
        <w:t xml:space="preserve">Rajma avocado salad: </w:t>
      </w:r>
      <w:hyperlink r:id="rId849" w:history="1">
        <w:r w:rsidRPr="00BB7F63">
          <w:rPr>
            <w:rStyle w:val="Hyperlink"/>
            <w:rFonts w:ascii="Cambria" w:hAnsi="Cambria"/>
            <w:sz w:val="24"/>
            <w:szCs w:val="24"/>
            <w:lang w:val="en-US"/>
          </w:rPr>
          <w:t>https://youtu.be/EAaATfPrFSg?si=RwYmvmzM6gtEi1Wn</w:t>
        </w:r>
      </w:hyperlink>
      <w:r>
        <w:rPr>
          <w:rFonts w:ascii="Cambria" w:hAnsi="Cambria"/>
          <w:sz w:val="24"/>
          <w:szCs w:val="24"/>
          <w:lang w:val="en-US"/>
        </w:rPr>
        <w:t xml:space="preserve"> </w:t>
      </w:r>
    </w:p>
    <w:p w14:paraId="086E28EA" w14:textId="476DB2A3" w:rsidR="006B2EBB" w:rsidRPr="003C780C" w:rsidRDefault="006B2EBB">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hAnsi="Cambria"/>
          <w:sz w:val="24"/>
          <w:szCs w:val="24"/>
          <w:lang w:val="en-US"/>
        </w:rPr>
        <w:t>Yog</w:t>
      </w:r>
      <w:r w:rsidR="00B64984">
        <w:rPr>
          <w:rFonts w:ascii="Cambria" w:hAnsi="Cambria"/>
          <w:sz w:val="24"/>
          <w:szCs w:val="24"/>
          <w:lang w:val="en-US"/>
        </w:rPr>
        <w:t>h</w:t>
      </w:r>
      <w:r>
        <w:rPr>
          <w:rFonts w:ascii="Cambria" w:hAnsi="Cambria"/>
          <w:sz w:val="24"/>
          <w:szCs w:val="24"/>
          <w:lang w:val="en-US"/>
        </w:rPr>
        <w:t xml:space="preserve">urt chana bowl: </w:t>
      </w:r>
      <w:hyperlink r:id="rId850" w:history="1">
        <w:r w:rsidRPr="00DB1864">
          <w:rPr>
            <w:rStyle w:val="Hyperlink"/>
            <w:rFonts w:ascii="Cambria" w:hAnsi="Cambria"/>
            <w:sz w:val="24"/>
            <w:szCs w:val="24"/>
            <w:lang w:val="en-US"/>
          </w:rPr>
          <w:t>https://www.instagram.com/reel/C92c1vEy_Do/?igsh=MWhqNW45eWZhdXpodg==</w:t>
        </w:r>
      </w:hyperlink>
      <w:r>
        <w:rPr>
          <w:rFonts w:ascii="Cambria" w:hAnsi="Cambria"/>
          <w:sz w:val="24"/>
          <w:szCs w:val="24"/>
          <w:lang w:val="en-US"/>
        </w:rPr>
        <w:t xml:space="preserve"> </w:t>
      </w:r>
    </w:p>
    <w:p w14:paraId="5485A81D" w14:textId="3844B00F" w:rsidR="003C780C" w:rsidRPr="00097C81" w:rsidRDefault="003C780C">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hAnsi="Cambria"/>
          <w:sz w:val="24"/>
          <w:szCs w:val="24"/>
          <w:lang w:val="en-US"/>
        </w:rPr>
        <w:t xml:space="preserve">Wholesome rainbow plate: </w:t>
      </w:r>
      <w:hyperlink r:id="rId851" w:history="1">
        <w:r w:rsidRPr="00DB1864">
          <w:rPr>
            <w:rStyle w:val="Hyperlink"/>
            <w:rFonts w:ascii="Cambria" w:hAnsi="Cambria"/>
            <w:sz w:val="24"/>
            <w:szCs w:val="24"/>
            <w:lang w:val="en-US"/>
          </w:rPr>
          <w:t>https://youtube.com/shorts/E6q9FJ4Tx2Q?si=ECNz-kD5hWq8vs-K</w:t>
        </w:r>
      </w:hyperlink>
      <w:r>
        <w:rPr>
          <w:rFonts w:ascii="Cambria" w:hAnsi="Cambria"/>
          <w:sz w:val="24"/>
          <w:szCs w:val="24"/>
          <w:lang w:val="en-US"/>
        </w:rPr>
        <w:t xml:space="preserve"> </w:t>
      </w:r>
    </w:p>
    <w:p w14:paraId="21BED82D" w14:textId="56D91C90" w:rsidR="00097C81" w:rsidRPr="00097C81" w:rsidRDefault="00097C81">
      <w:pPr>
        <w:numPr>
          <w:ilvl w:val="0"/>
          <w:numId w:val="11"/>
        </w:numPr>
        <w:pBdr>
          <w:top w:val="nil"/>
          <w:left w:val="nil"/>
          <w:bottom w:val="nil"/>
          <w:right w:val="nil"/>
          <w:between w:val="nil"/>
        </w:pBdr>
        <w:ind w:left="-426" w:hanging="359"/>
        <w:rPr>
          <w:rFonts w:ascii="Cambria" w:eastAsia="Cambria" w:hAnsi="Cambria" w:cs="Cambria"/>
          <w:sz w:val="24"/>
          <w:szCs w:val="24"/>
        </w:rPr>
      </w:pPr>
      <w:bookmarkStart w:id="124" w:name="_Hlk196133435"/>
      <w:r>
        <w:rPr>
          <w:rFonts w:ascii="Cambria" w:hAnsi="Cambria"/>
          <w:sz w:val="24"/>
          <w:szCs w:val="24"/>
          <w:lang w:val="en-US"/>
        </w:rPr>
        <w:t xml:space="preserve">Broccoli bell pepper salad: </w:t>
      </w:r>
      <w:hyperlink r:id="rId852" w:history="1">
        <w:r w:rsidRPr="003E6E67">
          <w:rPr>
            <w:rStyle w:val="Hyperlink"/>
            <w:rFonts w:ascii="Cambria" w:hAnsi="Cambria"/>
            <w:sz w:val="24"/>
            <w:szCs w:val="24"/>
            <w:lang w:val="en-US"/>
          </w:rPr>
          <w:t>https://youtu.be/8lYNdCdr0Iw?si=VzPeCJLyjVRojPPD</w:t>
        </w:r>
      </w:hyperlink>
      <w:bookmarkEnd w:id="124"/>
      <w:r>
        <w:rPr>
          <w:rFonts w:ascii="Cambria" w:hAnsi="Cambria"/>
          <w:sz w:val="24"/>
          <w:szCs w:val="24"/>
          <w:lang w:val="en-US"/>
        </w:rPr>
        <w:t xml:space="preserve"> </w:t>
      </w:r>
    </w:p>
    <w:p w14:paraId="28F49773" w14:textId="70E8DE74" w:rsidR="00097C81" w:rsidRPr="00097C81" w:rsidRDefault="00097C81">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hAnsi="Cambria"/>
          <w:sz w:val="24"/>
          <w:szCs w:val="24"/>
          <w:lang w:val="en-US"/>
        </w:rPr>
        <w:t xml:space="preserve">Super alkaline salad: </w:t>
      </w:r>
      <w:hyperlink r:id="rId853" w:history="1">
        <w:r w:rsidRPr="003E6E67">
          <w:rPr>
            <w:rStyle w:val="Hyperlink"/>
            <w:rFonts w:ascii="Cambria" w:hAnsi="Cambria"/>
            <w:sz w:val="24"/>
            <w:szCs w:val="24"/>
            <w:lang w:val="en-US"/>
          </w:rPr>
          <w:t>https://youtu.be/CdhYWWMyxJE?si=INkrm14GlPTbBr8C</w:t>
        </w:r>
      </w:hyperlink>
    </w:p>
    <w:p w14:paraId="3F74FEA1" w14:textId="6E4E8621" w:rsidR="00097C81" w:rsidRDefault="00850F59">
      <w:pPr>
        <w:numPr>
          <w:ilvl w:val="0"/>
          <w:numId w:val="11"/>
        </w:numPr>
        <w:pBdr>
          <w:top w:val="nil"/>
          <w:left w:val="nil"/>
          <w:bottom w:val="nil"/>
          <w:right w:val="nil"/>
          <w:between w:val="nil"/>
        </w:pBdr>
        <w:ind w:left="-426" w:hanging="359"/>
        <w:rPr>
          <w:rFonts w:ascii="Cambria" w:eastAsia="Cambria" w:hAnsi="Cambria" w:cs="Cambria"/>
          <w:sz w:val="24"/>
          <w:szCs w:val="24"/>
        </w:rPr>
      </w:pPr>
      <w:bookmarkStart w:id="125" w:name="_Hlk191130282"/>
      <w:r>
        <w:rPr>
          <w:rFonts w:ascii="Cambria" w:eastAsia="Cambria" w:hAnsi="Cambria" w:cs="Cambria"/>
          <w:sz w:val="24"/>
          <w:szCs w:val="24"/>
        </w:rPr>
        <w:t xml:space="preserve">Cucumber cooler salad: </w:t>
      </w:r>
      <w:hyperlink r:id="rId854" w:history="1">
        <w:r w:rsidRPr="00E10014">
          <w:rPr>
            <w:rStyle w:val="Hyperlink"/>
            <w:rFonts w:ascii="Cambria" w:eastAsia="Cambria" w:hAnsi="Cambria" w:cs="Cambria"/>
            <w:sz w:val="24"/>
            <w:szCs w:val="24"/>
          </w:rPr>
          <w:t>https://www.instagram.com/reel/C_AsU5xIRWI/?igsh=MXN5c25sYTBzNmducQ==</w:t>
        </w:r>
      </w:hyperlink>
      <w:bookmarkEnd w:id="125"/>
      <w:r>
        <w:rPr>
          <w:rFonts w:ascii="Cambria" w:eastAsia="Cambria" w:hAnsi="Cambria" w:cs="Cambria"/>
          <w:sz w:val="24"/>
          <w:szCs w:val="24"/>
        </w:rPr>
        <w:t xml:space="preserve"> </w:t>
      </w:r>
    </w:p>
    <w:p w14:paraId="31994465" w14:textId="7BFA7E63" w:rsidR="00345DA5" w:rsidRDefault="00345DA5">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Avocado tofu salad: </w:t>
      </w:r>
      <w:hyperlink r:id="rId855" w:history="1">
        <w:r w:rsidRPr="00B95EAC">
          <w:rPr>
            <w:rStyle w:val="Hyperlink"/>
            <w:rFonts w:ascii="Cambria" w:eastAsia="Cambria" w:hAnsi="Cambria" w:cs="Cambria"/>
            <w:sz w:val="24"/>
            <w:szCs w:val="24"/>
          </w:rPr>
          <w:t>https://youtube.com/shorts/wuj06lP5Jlw?si=lrqR7XAffIemTi1g</w:t>
        </w:r>
      </w:hyperlink>
      <w:r>
        <w:rPr>
          <w:rFonts w:ascii="Cambria" w:eastAsia="Cambria" w:hAnsi="Cambria" w:cs="Cambria"/>
          <w:sz w:val="24"/>
          <w:szCs w:val="24"/>
        </w:rPr>
        <w:t xml:space="preserve"> </w:t>
      </w:r>
    </w:p>
    <w:p w14:paraId="5FEEA0A0" w14:textId="12425716" w:rsidR="00345DA5" w:rsidRDefault="00E76181">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Creamy chana salad: </w:t>
      </w:r>
      <w:hyperlink r:id="rId856" w:history="1">
        <w:r w:rsidRPr="00061B6A">
          <w:rPr>
            <w:rStyle w:val="Hyperlink"/>
            <w:rFonts w:ascii="Cambria" w:eastAsia="Cambria" w:hAnsi="Cambria" w:cs="Cambria"/>
            <w:sz w:val="24"/>
            <w:szCs w:val="24"/>
          </w:rPr>
          <w:t>https://www.instagram.com/reel/DCyutJ1vHDH/?igsh=MTZwdm95cWpncTM1NQ==</w:t>
        </w:r>
      </w:hyperlink>
      <w:r>
        <w:rPr>
          <w:rFonts w:ascii="Cambria" w:eastAsia="Cambria" w:hAnsi="Cambria" w:cs="Cambria"/>
          <w:sz w:val="24"/>
          <w:szCs w:val="24"/>
        </w:rPr>
        <w:t xml:space="preserve"> </w:t>
      </w:r>
    </w:p>
    <w:p w14:paraId="08A9A450" w14:textId="3E262621" w:rsidR="00E76181" w:rsidRDefault="00E76181">
      <w:pPr>
        <w:numPr>
          <w:ilvl w:val="0"/>
          <w:numId w:val="11"/>
        </w:numPr>
        <w:pBdr>
          <w:top w:val="nil"/>
          <w:left w:val="nil"/>
          <w:bottom w:val="nil"/>
          <w:right w:val="nil"/>
          <w:between w:val="nil"/>
        </w:pBdr>
        <w:ind w:left="-426" w:hanging="359"/>
        <w:rPr>
          <w:rFonts w:ascii="Cambria" w:eastAsia="Cambria" w:hAnsi="Cambria" w:cs="Cambria"/>
          <w:sz w:val="24"/>
          <w:szCs w:val="24"/>
        </w:rPr>
      </w:pPr>
      <w:bookmarkStart w:id="126" w:name="_Hlk187946153"/>
      <w:r>
        <w:rPr>
          <w:rFonts w:ascii="Cambria" w:eastAsia="Cambria" w:hAnsi="Cambria" w:cs="Cambria"/>
          <w:sz w:val="24"/>
          <w:szCs w:val="24"/>
        </w:rPr>
        <w:t xml:space="preserve">Peri </w:t>
      </w:r>
      <w:proofErr w:type="spellStart"/>
      <w:r>
        <w:rPr>
          <w:rFonts w:ascii="Cambria" w:eastAsia="Cambria" w:hAnsi="Cambria" w:cs="Cambria"/>
          <w:sz w:val="24"/>
          <w:szCs w:val="24"/>
        </w:rPr>
        <w:t>peri</w:t>
      </w:r>
      <w:proofErr w:type="spellEnd"/>
      <w:r>
        <w:rPr>
          <w:rFonts w:ascii="Cambria" w:eastAsia="Cambria" w:hAnsi="Cambria" w:cs="Cambria"/>
          <w:sz w:val="24"/>
          <w:szCs w:val="24"/>
        </w:rPr>
        <w:t xml:space="preserve"> paneer salad: </w:t>
      </w:r>
      <w:hyperlink r:id="rId857" w:history="1">
        <w:r w:rsidR="00FA4E5F" w:rsidRPr="00FB149D">
          <w:rPr>
            <w:rStyle w:val="Hyperlink"/>
            <w:rFonts w:ascii="Cambria" w:eastAsia="Cambria" w:hAnsi="Cambria" w:cs="Cambria"/>
            <w:sz w:val="24"/>
            <w:szCs w:val="24"/>
          </w:rPr>
          <w:t>https://www.instagram.com/reel/DCB4NXtI7zE/?utm_source=ig_web_copy_link</w:t>
        </w:r>
      </w:hyperlink>
      <w:r w:rsidR="00FA4E5F">
        <w:rPr>
          <w:rFonts w:ascii="Cambria" w:eastAsia="Cambria" w:hAnsi="Cambria" w:cs="Cambria"/>
          <w:sz w:val="24"/>
          <w:szCs w:val="24"/>
        </w:rPr>
        <w:t xml:space="preserve"> </w:t>
      </w:r>
    </w:p>
    <w:p w14:paraId="263A5705" w14:textId="61521B0B" w:rsidR="00E76181" w:rsidRDefault="005C19A4">
      <w:pPr>
        <w:numPr>
          <w:ilvl w:val="0"/>
          <w:numId w:val="11"/>
        </w:numPr>
        <w:pBdr>
          <w:top w:val="nil"/>
          <w:left w:val="nil"/>
          <w:bottom w:val="nil"/>
          <w:right w:val="nil"/>
          <w:between w:val="nil"/>
        </w:pBdr>
        <w:ind w:left="-426" w:hanging="359"/>
        <w:rPr>
          <w:rFonts w:ascii="Cambria" w:eastAsia="Cambria" w:hAnsi="Cambria" w:cs="Cambria"/>
          <w:sz w:val="24"/>
          <w:szCs w:val="24"/>
        </w:rPr>
      </w:pPr>
      <w:bookmarkStart w:id="127" w:name="_Hlk195901901"/>
      <w:bookmarkEnd w:id="126"/>
      <w:r>
        <w:rPr>
          <w:rFonts w:ascii="Cambria" w:eastAsia="Cambria" w:hAnsi="Cambria" w:cs="Cambria"/>
          <w:sz w:val="24"/>
          <w:szCs w:val="24"/>
        </w:rPr>
        <w:t xml:space="preserve">Orange beetroot salad: </w:t>
      </w:r>
      <w:hyperlink r:id="rId858" w:history="1">
        <w:r w:rsidRPr="00061B6A">
          <w:rPr>
            <w:rStyle w:val="Hyperlink"/>
            <w:rFonts w:ascii="Cambria" w:eastAsia="Cambria" w:hAnsi="Cambria" w:cs="Cambria"/>
            <w:sz w:val="24"/>
            <w:szCs w:val="24"/>
          </w:rPr>
          <w:t>https://www.instagram.com/reel/DC38kk_BcTD/?utm_source=ig_web_copy_link&amp;igsh=MzRlODBiNWFlZA==</w:t>
        </w:r>
      </w:hyperlink>
      <w:bookmarkEnd w:id="127"/>
      <w:r>
        <w:rPr>
          <w:rFonts w:ascii="Cambria" w:eastAsia="Cambria" w:hAnsi="Cambria" w:cs="Cambria"/>
          <w:sz w:val="24"/>
          <w:szCs w:val="24"/>
        </w:rPr>
        <w:t xml:space="preserve"> </w:t>
      </w:r>
    </w:p>
    <w:p w14:paraId="6E8CCF1C" w14:textId="7052B3DA" w:rsidR="004F6E81" w:rsidRDefault="004F6E81">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 xml:space="preserve">Sweet potato sprouts salad: </w:t>
      </w:r>
      <w:hyperlink r:id="rId859" w:history="1">
        <w:r w:rsidRPr="0087710C">
          <w:rPr>
            <w:rStyle w:val="Hyperlink"/>
            <w:rFonts w:ascii="Cambria" w:eastAsia="Cambria" w:hAnsi="Cambria" w:cs="Cambria"/>
            <w:sz w:val="24"/>
            <w:szCs w:val="24"/>
          </w:rPr>
          <w:t>https://youtube.com/shorts/RlS2b7JCGYU?si=Zj3pbgBFjAov-sqN</w:t>
        </w:r>
      </w:hyperlink>
      <w:r>
        <w:rPr>
          <w:rFonts w:ascii="Cambria" w:eastAsia="Cambria" w:hAnsi="Cambria" w:cs="Cambria"/>
          <w:sz w:val="24"/>
          <w:szCs w:val="24"/>
        </w:rPr>
        <w:t xml:space="preserve"> </w:t>
      </w:r>
    </w:p>
    <w:p w14:paraId="3BBFEDDA" w14:textId="034298E6" w:rsidR="000D1441" w:rsidRDefault="000D1441">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t>Sing</w:t>
      </w:r>
      <w:r w:rsidR="00277F7F">
        <w:rPr>
          <w:rFonts w:ascii="Cambria" w:eastAsia="Cambria" w:hAnsi="Cambria" w:cs="Cambria"/>
          <w:sz w:val="24"/>
          <w:szCs w:val="24"/>
        </w:rPr>
        <w:t>h</w:t>
      </w:r>
      <w:r>
        <w:rPr>
          <w:rFonts w:ascii="Cambria" w:eastAsia="Cambria" w:hAnsi="Cambria" w:cs="Cambria"/>
          <w:sz w:val="24"/>
          <w:szCs w:val="24"/>
        </w:rPr>
        <w:t xml:space="preserve">ada peanut chaat: </w:t>
      </w:r>
      <w:hyperlink r:id="rId860" w:history="1">
        <w:r w:rsidRPr="00BA6F57">
          <w:rPr>
            <w:rStyle w:val="Hyperlink"/>
            <w:rFonts w:ascii="Cambria" w:eastAsia="Cambria" w:hAnsi="Cambria" w:cs="Cambria"/>
            <w:sz w:val="24"/>
            <w:szCs w:val="24"/>
          </w:rPr>
          <w:t>https://www.youtube.com/shorts/drE8c432_Zw</w:t>
        </w:r>
      </w:hyperlink>
      <w:r>
        <w:rPr>
          <w:rFonts w:ascii="Cambria" w:eastAsia="Cambria" w:hAnsi="Cambria" w:cs="Cambria"/>
          <w:sz w:val="24"/>
          <w:szCs w:val="24"/>
        </w:rPr>
        <w:t xml:space="preserve"> </w:t>
      </w:r>
    </w:p>
    <w:p w14:paraId="16D0AD2C" w14:textId="08162C75" w:rsidR="000D1441" w:rsidRDefault="0068682B">
      <w:pPr>
        <w:numPr>
          <w:ilvl w:val="0"/>
          <w:numId w:val="11"/>
        </w:numPr>
        <w:pBdr>
          <w:top w:val="nil"/>
          <w:left w:val="nil"/>
          <w:bottom w:val="nil"/>
          <w:right w:val="nil"/>
          <w:between w:val="nil"/>
        </w:pBdr>
        <w:ind w:left="-426" w:hanging="359"/>
        <w:rPr>
          <w:rFonts w:ascii="Cambria" w:eastAsia="Cambria" w:hAnsi="Cambria" w:cs="Cambria"/>
          <w:sz w:val="24"/>
          <w:szCs w:val="24"/>
        </w:rPr>
      </w:pPr>
      <w:r>
        <w:rPr>
          <w:rFonts w:ascii="Cambria" w:eastAsia="Cambria" w:hAnsi="Cambria" w:cs="Cambria"/>
          <w:sz w:val="24"/>
          <w:szCs w:val="24"/>
        </w:rPr>
        <w:lastRenderedPageBreak/>
        <w:t xml:space="preserve">Moong beetroot salad: </w:t>
      </w:r>
      <w:hyperlink r:id="rId861" w:history="1">
        <w:r w:rsidRPr="001B0611">
          <w:rPr>
            <w:rStyle w:val="Hyperlink"/>
            <w:rFonts w:ascii="Cambria" w:eastAsia="Cambria" w:hAnsi="Cambria" w:cs="Cambria"/>
            <w:sz w:val="24"/>
            <w:szCs w:val="24"/>
          </w:rPr>
          <w:t>https://youtube.com/shorts/tvVkZBt8LeM?si=RJqdhjWsEgr9urAv</w:t>
        </w:r>
      </w:hyperlink>
      <w:r w:rsidR="009D40CC">
        <w:t xml:space="preserve"> (has sugar)</w:t>
      </w:r>
    </w:p>
    <w:p w14:paraId="7239086D" w14:textId="77777777" w:rsidR="00541822" w:rsidRPr="00541822" w:rsidRDefault="00541822">
      <w:pPr>
        <w:numPr>
          <w:ilvl w:val="0"/>
          <w:numId w:val="11"/>
        </w:numPr>
        <w:pBdr>
          <w:top w:val="nil"/>
          <w:left w:val="nil"/>
          <w:bottom w:val="nil"/>
          <w:right w:val="nil"/>
          <w:between w:val="nil"/>
        </w:pBdr>
        <w:ind w:left="-426" w:hanging="359"/>
        <w:rPr>
          <w:rStyle w:val="Hyperlink"/>
          <w:rFonts w:ascii="Cambria" w:eastAsia="Cambria" w:hAnsi="Cambria" w:cs="Cambria"/>
          <w:color w:val="auto"/>
          <w:sz w:val="24"/>
          <w:szCs w:val="24"/>
          <w:u w:val="none"/>
        </w:rPr>
      </w:pPr>
      <w:r>
        <w:rPr>
          <w:rFonts w:ascii="Cambria" w:hAnsi="Cambria" w:cstheme="minorHAnsi"/>
          <w:bCs/>
          <w:sz w:val="24"/>
          <w:szCs w:val="24"/>
        </w:rPr>
        <w:t xml:space="preserve">1 bowl </w:t>
      </w:r>
      <w:hyperlink r:id="rId862" w:history="1">
        <w:r w:rsidRPr="005A2D0D">
          <w:rPr>
            <w:rStyle w:val="Hyperlink"/>
            <w:rFonts w:ascii="Cambria" w:hAnsi="Cambria" w:cstheme="minorHAnsi"/>
            <w:bCs/>
            <w:sz w:val="24"/>
            <w:szCs w:val="24"/>
          </w:rPr>
          <w:t xml:space="preserve">fruits + </w:t>
        </w:r>
        <w:proofErr w:type="spellStart"/>
        <w:r w:rsidRPr="005A2D0D">
          <w:rPr>
            <w:rStyle w:val="Hyperlink"/>
            <w:rFonts w:ascii="Cambria" w:hAnsi="Cambria" w:cstheme="minorHAnsi"/>
            <w:bCs/>
            <w:sz w:val="24"/>
            <w:szCs w:val="24"/>
          </w:rPr>
          <w:t>sabja</w:t>
        </w:r>
        <w:proofErr w:type="spellEnd"/>
        <w:r w:rsidRPr="005A2D0D">
          <w:rPr>
            <w:rStyle w:val="Hyperlink"/>
            <w:rFonts w:ascii="Cambria" w:hAnsi="Cambria" w:cstheme="minorHAnsi"/>
            <w:bCs/>
            <w:sz w:val="24"/>
            <w:szCs w:val="24"/>
          </w:rPr>
          <w:t xml:space="preserve"> seeds + curds bowl</w:t>
        </w:r>
      </w:hyperlink>
    </w:p>
    <w:p w14:paraId="2C686DEF" w14:textId="412CE424" w:rsidR="0068682B" w:rsidRPr="00B50F86" w:rsidRDefault="00541822">
      <w:pPr>
        <w:numPr>
          <w:ilvl w:val="0"/>
          <w:numId w:val="11"/>
        </w:numPr>
        <w:pBdr>
          <w:top w:val="nil"/>
          <w:left w:val="nil"/>
          <w:bottom w:val="nil"/>
          <w:right w:val="nil"/>
          <w:between w:val="nil"/>
        </w:pBdr>
        <w:ind w:left="-426" w:hanging="359"/>
        <w:rPr>
          <w:rStyle w:val="Hyperlink"/>
          <w:rFonts w:ascii="Cambria" w:eastAsia="Cambria" w:hAnsi="Cambria" w:cs="Cambria"/>
          <w:color w:val="auto"/>
          <w:sz w:val="24"/>
          <w:szCs w:val="24"/>
          <w:u w:val="none"/>
        </w:rPr>
      </w:pPr>
      <w:r>
        <w:rPr>
          <w:rFonts w:ascii="Cambria" w:eastAsia="Cambria" w:hAnsi="Cambria" w:cs="Cambria"/>
          <w:color w:val="000000"/>
          <w:sz w:val="24"/>
          <w:szCs w:val="24"/>
        </w:rPr>
        <w:t xml:space="preserve">1 bowl </w:t>
      </w:r>
      <w:hyperlink r:id="rId863" w:history="1">
        <w:r w:rsidRPr="00BB6BDE">
          <w:rPr>
            <w:rStyle w:val="Hyperlink"/>
            <w:rFonts w:ascii="Cambria" w:eastAsia="Cambria" w:hAnsi="Cambria" w:cs="Cambria"/>
            <w:sz w:val="24"/>
            <w:szCs w:val="24"/>
          </w:rPr>
          <w:t>boiled sprouts + apple chaat</w:t>
        </w:r>
      </w:hyperlink>
    </w:p>
    <w:p w14:paraId="15843E56" w14:textId="1F23AF09" w:rsidR="00B50F86" w:rsidRDefault="00B50F86">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sidRPr="00B50F86">
        <w:rPr>
          <w:rFonts w:ascii="Cambria" w:eastAsia="Cambria" w:hAnsi="Cambria" w:cs="Cambria"/>
          <w:color w:val="000000"/>
          <w:sz w:val="24"/>
          <w:szCs w:val="24"/>
        </w:rPr>
        <w:t>Chana peanuts chaat</w:t>
      </w:r>
      <w:r>
        <w:rPr>
          <w:rFonts w:ascii="Cambria" w:eastAsia="Cambria" w:hAnsi="Cambria" w:cs="Cambria"/>
          <w:color w:val="000000"/>
          <w:sz w:val="24"/>
          <w:szCs w:val="24"/>
        </w:rPr>
        <w:t xml:space="preserve">: </w:t>
      </w:r>
      <w:hyperlink r:id="rId864" w:history="1">
        <w:r w:rsidRPr="000F71E7">
          <w:rPr>
            <w:rStyle w:val="Hyperlink"/>
            <w:rFonts w:ascii="Cambria" w:eastAsia="Cambria" w:hAnsi="Cambria" w:cs="Cambria"/>
            <w:sz w:val="24"/>
            <w:szCs w:val="24"/>
          </w:rPr>
          <w:t>https://youtu.be/R6JSkR1M0Qo?si=XPrkGsuxDMQoJnSq</w:t>
        </w:r>
      </w:hyperlink>
      <w:r>
        <w:rPr>
          <w:rFonts w:ascii="Cambria" w:eastAsia="Cambria" w:hAnsi="Cambria" w:cs="Cambria"/>
          <w:color w:val="000000"/>
          <w:sz w:val="24"/>
          <w:szCs w:val="24"/>
        </w:rPr>
        <w:t xml:space="preserve"> </w:t>
      </w:r>
    </w:p>
    <w:p w14:paraId="703BD054" w14:textId="3FA9B268" w:rsidR="00E276C1" w:rsidRDefault="00E276C1">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Cucumber bell pepper salad: </w:t>
      </w:r>
      <w:hyperlink r:id="rId865" w:history="1">
        <w:r w:rsidRPr="00A2236B">
          <w:rPr>
            <w:rStyle w:val="Hyperlink"/>
            <w:rFonts w:ascii="Cambria" w:eastAsia="Cambria" w:hAnsi="Cambria" w:cs="Cambria"/>
            <w:sz w:val="24"/>
            <w:szCs w:val="24"/>
          </w:rPr>
          <w:t>https://youtube.com/shorts/EJVa4r5EgFw?si=eXsz7CIouo2lobwd</w:t>
        </w:r>
      </w:hyperlink>
      <w:r>
        <w:rPr>
          <w:rFonts w:ascii="Cambria" w:eastAsia="Cambria" w:hAnsi="Cambria" w:cs="Cambria"/>
          <w:color w:val="000000"/>
          <w:sz w:val="24"/>
          <w:szCs w:val="24"/>
        </w:rPr>
        <w:t xml:space="preserve"> </w:t>
      </w:r>
    </w:p>
    <w:p w14:paraId="5EF29A70" w14:textId="580D4574" w:rsidR="004277A9" w:rsidRDefault="00B6590F">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spellStart"/>
      <w:r w:rsidR="004277A9">
        <w:rPr>
          <w:rFonts w:ascii="Cambria" w:eastAsia="Cambria" w:hAnsi="Cambria" w:cs="Cambria"/>
          <w:color w:val="000000"/>
          <w:sz w:val="24"/>
          <w:szCs w:val="24"/>
        </w:rPr>
        <w:t>oa</w:t>
      </w:r>
      <w:proofErr w:type="spellEnd"/>
      <w:r w:rsidR="004277A9">
        <w:rPr>
          <w:rFonts w:ascii="Cambria" w:eastAsia="Cambria" w:hAnsi="Cambria" w:cs="Cambria"/>
          <w:color w:val="000000"/>
          <w:sz w:val="24"/>
          <w:szCs w:val="24"/>
        </w:rPr>
        <w:t xml:space="preserve"> avocado salad: </w:t>
      </w:r>
      <w:hyperlink r:id="rId866" w:history="1">
        <w:r w:rsidR="004277A9" w:rsidRPr="008F46E5">
          <w:rPr>
            <w:rStyle w:val="Hyperlink"/>
            <w:rFonts w:ascii="Cambria" w:eastAsia="Cambria" w:hAnsi="Cambria" w:cs="Cambria"/>
            <w:sz w:val="24"/>
            <w:szCs w:val="24"/>
          </w:rPr>
          <w:t>https://youtube.com/shorts/eVLMjtAZTik?si=sD3zkIHk4odFBFV0</w:t>
        </w:r>
      </w:hyperlink>
      <w:r w:rsidR="004277A9">
        <w:rPr>
          <w:rFonts w:ascii="Cambria" w:eastAsia="Cambria" w:hAnsi="Cambria" w:cs="Cambria"/>
          <w:color w:val="000000"/>
          <w:sz w:val="24"/>
          <w:szCs w:val="24"/>
        </w:rPr>
        <w:t xml:space="preserve"> </w:t>
      </w:r>
    </w:p>
    <w:p w14:paraId="324639D7" w14:textId="1FF2C0AC" w:rsidR="001C506A" w:rsidRDefault="001C506A">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Winter glow salad: </w:t>
      </w:r>
      <w:hyperlink r:id="rId867" w:history="1">
        <w:r w:rsidR="00743F0A" w:rsidRPr="00AB3543">
          <w:rPr>
            <w:rStyle w:val="Hyperlink"/>
            <w:rFonts w:ascii="Cambria" w:eastAsia="Cambria" w:hAnsi="Cambria" w:cs="Cambria"/>
            <w:sz w:val="24"/>
            <w:szCs w:val="24"/>
          </w:rPr>
          <w:t>https://www.instagram.com/share/reel/__yK6YUcq</w:t>
        </w:r>
      </w:hyperlink>
      <w:r w:rsidR="00743F0A">
        <w:rPr>
          <w:rFonts w:ascii="Cambria" w:eastAsia="Cambria" w:hAnsi="Cambria" w:cs="Cambria"/>
          <w:color w:val="000000"/>
          <w:sz w:val="24"/>
          <w:szCs w:val="24"/>
        </w:rPr>
        <w:t xml:space="preserve"> </w:t>
      </w:r>
    </w:p>
    <w:p w14:paraId="0B1E08C9" w14:textId="24907DDA" w:rsidR="001C506A" w:rsidRDefault="000B0576">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bookmarkStart w:id="128" w:name="_Hlk191130294"/>
      <w:r>
        <w:rPr>
          <w:rFonts w:ascii="Cambria" w:eastAsia="Cambria" w:hAnsi="Cambria" w:cs="Cambria"/>
          <w:color w:val="000000"/>
          <w:sz w:val="24"/>
          <w:szCs w:val="24"/>
        </w:rPr>
        <w:t xml:space="preserve">Grated carrot salad: </w:t>
      </w:r>
      <w:hyperlink r:id="rId868" w:history="1">
        <w:r w:rsidRPr="00201524">
          <w:rPr>
            <w:rStyle w:val="Hyperlink"/>
            <w:rFonts w:ascii="Cambria" w:eastAsia="Cambria" w:hAnsi="Cambria" w:cs="Cambria"/>
            <w:sz w:val="24"/>
            <w:szCs w:val="24"/>
          </w:rPr>
          <w:t>https://youtube.com/shorts/-lMjXYZ2jB4?si=28LUSsCspxRu24Xo</w:t>
        </w:r>
      </w:hyperlink>
      <w:bookmarkEnd w:id="128"/>
      <w:r>
        <w:rPr>
          <w:rFonts w:ascii="Cambria" w:eastAsia="Cambria" w:hAnsi="Cambria" w:cs="Cambria"/>
          <w:color w:val="000000"/>
          <w:sz w:val="24"/>
          <w:szCs w:val="24"/>
        </w:rPr>
        <w:t xml:space="preserve"> </w:t>
      </w:r>
    </w:p>
    <w:p w14:paraId="3F50C274" w14:textId="0859A607" w:rsidR="007760E1" w:rsidRDefault="007760E1">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bookmarkStart w:id="129" w:name="_Hlk206609166"/>
      <w:r>
        <w:rPr>
          <w:rFonts w:ascii="Cambria" w:eastAsia="Cambria" w:hAnsi="Cambria" w:cs="Cambria"/>
          <w:color w:val="000000"/>
          <w:sz w:val="24"/>
          <w:szCs w:val="24"/>
        </w:rPr>
        <w:t>Grilled paneer salad with creamy dressing</w:t>
      </w:r>
      <w:bookmarkEnd w:id="129"/>
      <w:r>
        <w:rPr>
          <w:rFonts w:ascii="Cambria" w:eastAsia="Cambria" w:hAnsi="Cambria" w:cs="Cambria"/>
          <w:color w:val="000000"/>
          <w:sz w:val="24"/>
          <w:szCs w:val="24"/>
        </w:rPr>
        <w:t xml:space="preserve">: </w:t>
      </w:r>
      <w:hyperlink r:id="rId869" w:history="1">
        <w:r w:rsidRPr="00AF2C8A">
          <w:rPr>
            <w:rStyle w:val="Hyperlink"/>
            <w:rFonts w:ascii="Cambria" w:eastAsia="Cambria" w:hAnsi="Cambria" w:cs="Cambria"/>
            <w:sz w:val="24"/>
            <w:szCs w:val="24"/>
          </w:rPr>
          <w:t>https://www.instagram.com/reel/DGLIn8GP6-n/?igsh=aWhraXVjd2dvYmVz</w:t>
        </w:r>
      </w:hyperlink>
    </w:p>
    <w:p w14:paraId="4998E3D4" w14:textId="71ED1ECD" w:rsidR="007760E1" w:rsidRDefault="007A5707">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bookmarkStart w:id="130" w:name="_Hlk195901907"/>
      <w:r>
        <w:rPr>
          <w:rFonts w:ascii="Cambria" w:eastAsia="Cambria" w:hAnsi="Cambria" w:cs="Cambria"/>
          <w:color w:val="000000"/>
          <w:sz w:val="24"/>
          <w:szCs w:val="24"/>
        </w:rPr>
        <w:t>RBC (</w:t>
      </w:r>
      <w:bookmarkStart w:id="131" w:name="_Hlk213847415"/>
      <w:r>
        <w:rPr>
          <w:rFonts w:ascii="Cambria" w:eastAsia="Cambria" w:hAnsi="Cambria" w:cs="Cambria"/>
          <w:color w:val="000000"/>
          <w:sz w:val="24"/>
          <w:szCs w:val="24"/>
        </w:rPr>
        <w:t>radish + beetroot + carrot</w:t>
      </w:r>
      <w:bookmarkEnd w:id="131"/>
      <w:r>
        <w:rPr>
          <w:rFonts w:ascii="Cambria" w:eastAsia="Cambria" w:hAnsi="Cambria" w:cs="Cambria"/>
          <w:color w:val="000000"/>
          <w:sz w:val="24"/>
          <w:szCs w:val="24"/>
        </w:rPr>
        <w:t xml:space="preserve">) salad: </w:t>
      </w:r>
      <w:hyperlink r:id="rId870" w:history="1">
        <w:r w:rsidRPr="007F39AE">
          <w:rPr>
            <w:rStyle w:val="Hyperlink"/>
            <w:rFonts w:ascii="Cambria" w:eastAsia="Cambria" w:hAnsi="Cambria" w:cs="Cambria"/>
            <w:sz w:val="24"/>
            <w:szCs w:val="24"/>
          </w:rPr>
          <w:t>https://youtube.com/shorts/FsuoXoCK2-0?si=sD4D3SwppJo4SwbG</w:t>
        </w:r>
      </w:hyperlink>
      <w:bookmarkEnd w:id="130"/>
      <w:r>
        <w:rPr>
          <w:rFonts w:ascii="Cambria" w:eastAsia="Cambria" w:hAnsi="Cambria" w:cs="Cambria"/>
          <w:color w:val="000000"/>
          <w:sz w:val="24"/>
          <w:szCs w:val="24"/>
        </w:rPr>
        <w:t xml:space="preserve"> </w:t>
      </w:r>
    </w:p>
    <w:p w14:paraId="4A248D0F" w14:textId="58820284" w:rsidR="002D6075" w:rsidRDefault="002D6075">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Hummus salad: </w:t>
      </w:r>
      <w:hyperlink r:id="rId871" w:history="1">
        <w:r w:rsidRPr="00B30368">
          <w:rPr>
            <w:rStyle w:val="Hyperlink"/>
            <w:rFonts w:ascii="Cambria" w:eastAsia="Cambria" w:hAnsi="Cambria" w:cs="Cambria"/>
            <w:sz w:val="24"/>
            <w:szCs w:val="24"/>
          </w:rPr>
          <w:t>https://yo</w:t>
        </w:r>
        <w:r w:rsidR="00587BC1">
          <w:rPr>
            <w:rStyle w:val="Hyperlink"/>
            <w:rFonts w:ascii="Cambria" w:eastAsia="Cambria" w:hAnsi="Cambria" w:cs="Cambria"/>
            <w:sz w:val="24"/>
            <w:szCs w:val="24"/>
          </w:rPr>
          <w:t xml:space="preserve"> </w:t>
        </w:r>
        <w:r w:rsidRPr="00B30368">
          <w:rPr>
            <w:rStyle w:val="Hyperlink"/>
            <w:rFonts w:ascii="Cambria" w:eastAsia="Cambria" w:hAnsi="Cambria" w:cs="Cambria"/>
            <w:sz w:val="24"/>
            <w:szCs w:val="24"/>
          </w:rPr>
          <w:t>utube.com/shorts/0s3pbFQJFf4?si=wERRWAphmaa40jsS</w:t>
        </w:r>
      </w:hyperlink>
      <w:r>
        <w:rPr>
          <w:rFonts w:ascii="Cambria" w:eastAsia="Cambria" w:hAnsi="Cambria" w:cs="Cambria"/>
          <w:color w:val="000000"/>
          <w:sz w:val="24"/>
          <w:szCs w:val="24"/>
        </w:rPr>
        <w:t xml:space="preserve"> </w:t>
      </w:r>
    </w:p>
    <w:p w14:paraId="28798F9B" w14:textId="58F02638" w:rsidR="004B6362" w:rsidRDefault="004B6362">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Roasted chickpea salad: </w:t>
      </w:r>
      <w:hyperlink r:id="rId872" w:history="1">
        <w:r w:rsidRPr="006459DB">
          <w:rPr>
            <w:rStyle w:val="Hyperlink"/>
            <w:rFonts w:ascii="Cambria" w:eastAsia="Cambria" w:hAnsi="Cambria" w:cs="Cambria"/>
            <w:sz w:val="24"/>
            <w:szCs w:val="24"/>
          </w:rPr>
          <w:t>https://www.instagram.com/reel/DHa6xd1zBP0/?igsh=MTJrc2NxcTl1OWN3aA==</w:t>
        </w:r>
      </w:hyperlink>
    </w:p>
    <w:p w14:paraId="61FB8D13" w14:textId="6D2D8EB5" w:rsidR="004B6362" w:rsidRDefault="004B6362">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Creamy cucumber salad: </w:t>
      </w:r>
      <w:hyperlink r:id="rId873" w:history="1">
        <w:r w:rsidRPr="006459DB">
          <w:rPr>
            <w:rStyle w:val="Hyperlink"/>
            <w:rFonts w:ascii="Cambria" w:eastAsia="Cambria" w:hAnsi="Cambria" w:cs="Cambria"/>
            <w:sz w:val="24"/>
            <w:szCs w:val="24"/>
          </w:rPr>
          <w:t>https://www.instagram.com/reel/DHoAdtcJDRP/?igsh=MXJzMTFmNGw2NmtnbA==</w:t>
        </w:r>
      </w:hyperlink>
    </w:p>
    <w:p w14:paraId="5EF54388" w14:textId="790CCBA9" w:rsidR="004B6362" w:rsidRDefault="00C41451">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Paneer + chickpea salad: </w:t>
      </w:r>
      <w:hyperlink r:id="rId874" w:history="1">
        <w:r w:rsidRPr="002C76F1">
          <w:rPr>
            <w:rStyle w:val="Hyperlink"/>
            <w:rFonts w:ascii="Cambria" w:eastAsia="Cambria" w:hAnsi="Cambria" w:cs="Cambria"/>
            <w:sz w:val="24"/>
            <w:szCs w:val="24"/>
          </w:rPr>
          <w:t>https://www.instagram.com/reel/DGNtWo6veQY/?igsh=MWJldmg2ZmY3bjk0dA==</w:t>
        </w:r>
      </w:hyperlink>
      <w:r>
        <w:rPr>
          <w:rFonts w:ascii="Cambria" w:eastAsia="Cambria" w:hAnsi="Cambria" w:cs="Cambria"/>
          <w:color w:val="000000"/>
          <w:sz w:val="24"/>
          <w:szCs w:val="24"/>
        </w:rPr>
        <w:t xml:space="preserve"> </w:t>
      </w:r>
    </w:p>
    <w:p w14:paraId="08232CDD" w14:textId="736F187C" w:rsidR="00292727" w:rsidRDefault="00292727">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Egg plant tofu bowl: </w:t>
      </w:r>
      <w:hyperlink r:id="rId875" w:history="1">
        <w:r w:rsidRPr="00530DE4">
          <w:rPr>
            <w:rStyle w:val="Hyperlink"/>
            <w:rFonts w:ascii="Cambria" w:eastAsia="Cambria" w:hAnsi="Cambria" w:cs="Cambria"/>
            <w:sz w:val="24"/>
            <w:szCs w:val="24"/>
          </w:rPr>
          <w:t>https://www.instagram.com/reel/DHyRO5lIkZL/?igsh=MXhudGhyYXdtdHc2Yg==</w:t>
        </w:r>
      </w:hyperlink>
      <w:r>
        <w:rPr>
          <w:rFonts w:ascii="Cambria" w:eastAsia="Cambria" w:hAnsi="Cambria" w:cs="Cambria"/>
          <w:color w:val="000000"/>
          <w:sz w:val="24"/>
          <w:szCs w:val="24"/>
        </w:rPr>
        <w:t xml:space="preserve"> </w:t>
      </w:r>
    </w:p>
    <w:p w14:paraId="47C27A04" w14:textId="4DB0291E" w:rsidR="00B52FF1" w:rsidRDefault="00544F8B">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w:t>
      </w:r>
      <w:r w:rsidR="00B52FF1">
        <w:rPr>
          <w:rFonts w:ascii="Cambria" w:eastAsia="Cambria" w:hAnsi="Cambria" w:cs="Cambria"/>
          <w:color w:val="000000"/>
          <w:sz w:val="24"/>
          <w:szCs w:val="24"/>
        </w:rPr>
        <w:t xml:space="preserve">Broccoli in paneer mushroom: </w:t>
      </w:r>
      <w:hyperlink r:id="rId876" w:history="1">
        <w:r w:rsidR="00B52FF1" w:rsidRPr="00B755DC">
          <w:rPr>
            <w:rStyle w:val="Hyperlink"/>
            <w:rFonts w:ascii="Cambria" w:eastAsia="Cambria" w:hAnsi="Cambria" w:cs="Cambria"/>
            <w:sz w:val="24"/>
            <w:szCs w:val="24"/>
          </w:rPr>
          <w:t>https://www.instagram.com/reel/DHGrimVyn7e/?igsh=NWliODhpYzFydzVm</w:t>
        </w:r>
      </w:hyperlink>
      <w:r w:rsidR="00B52FF1">
        <w:rPr>
          <w:rFonts w:ascii="Cambria" w:eastAsia="Cambria" w:hAnsi="Cambria" w:cs="Cambria"/>
          <w:color w:val="000000"/>
          <w:sz w:val="24"/>
          <w:szCs w:val="24"/>
        </w:rPr>
        <w:t xml:space="preserve"> </w:t>
      </w:r>
    </w:p>
    <w:p w14:paraId="20B1D0D3" w14:textId="21D49407" w:rsidR="00A2772D" w:rsidRDefault="00A2772D">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proofErr w:type="spellStart"/>
      <w:r>
        <w:rPr>
          <w:rFonts w:ascii="Cambria" w:eastAsia="Cambria" w:hAnsi="Cambria" w:cs="Cambria"/>
          <w:color w:val="000000"/>
          <w:sz w:val="24"/>
          <w:szCs w:val="24"/>
        </w:rPr>
        <w:t>Thecha</w:t>
      </w:r>
      <w:proofErr w:type="spellEnd"/>
      <w:r>
        <w:rPr>
          <w:rFonts w:ascii="Cambria" w:eastAsia="Cambria" w:hAnsi="Cambria" w:cs="Cambria"/>
          <w:color w:val="000000"/>
          <w:sz w:val="24"/>
          <w:szCs w:val="24"/>
        </w:rPr>
        <w:t xml:space="preserve"> sprouts bowl: </w:t>
      </w:r>
      <w:hyperlink r:id="rId877" w:history="1">
        <w:r w:rsidRPr="00F104D2">
          <w:rPr>
            <w:rStyle w:val="Hyperlink"/>
            <w:rFonts w:ascii="Cambria" w:eastAsia="Cambria" w:hAnsi="Cambria" w:cs="Cambria"/>
            <w:sz w:val="24"/>
            <w:szCs w:val="24"/>
          </w:rPr>
          <w:t>https://www.instagram.com/reel/DKHUV4xJKBF/?utm_source=ig_web_copy_link&amp;igsh=MzRlODBiNWFlZA==</w:t>
        </w:r>
      </w:hyperlink>
      <w:r>
        <w:rPr>
          <w:rFonts w:ascii="Cambria" w:eastAsia="Cambria" w:hAnsi="Cambria" w:cs="Cambria"/>
          <w:color w:val="000000"/>
          <w:sz w:val="24"/>
          <w:szCs w:val="24"/>
        </w:rPr>
        <w:t xml:space="preserve"> </w:t>
      </w:r>
    </w:p>
    <w:p w14:paraId="4D340323" w14:textId="0EC93B01" w:rsidR="002F202F" w:rsidRDefault="002F202F">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proofErr w:type="spellStart"/>
      <w:r>
        <w:rPr>
          <w:rFonts w:ascii="Cambria" w:eastAsia="Cambria" w:hAnsi="Cambria" w:cs="Cambria"/>
          <w:color w:val="000000"/>
          <w:sz w:val="24"/>
          <w:szCs w:val="24"/>
        </w:rPr>
        <w:t>Achaari</w:t>
      </w:r>
      <w:proofErr w:type="spellEnd"/>
      <w:r>
        <w:rPr>
          <w:rFonts w:ascii="Cambria" w:eastAsia="Cambria" w:hAnsi="Cambria" w:cs="Cambria"/>
          <w:color w:val="000000"/>
          <w:sz w:val="24"/>
          <w:szCs w:val="24"/>
        </w:rPr>
        <w:t xml:space="preserve"> pane</w:t>
      </w:r>
      <w:r w:rsidR="00FF7141">
        <w:rPr>
          <w:rFonts w:ascii="Cambria" w:eastAsia="Cambria" w:hAnsi="Cambria" w:cs="Cambria"/>
          <w:color w:val="000000"/>
          <w:sz w:val="24"/>
          <w:szCs w:val="24"/>
        </w:rPr>
        <w:t>e</w:t>
      </w:r>
      <w:r>
        <w:rPr>
          <w:rFonts w:ascii="Cambria" w:eastAsia="Cambria" w:hAnsi="Cambria" w:cs="Cambria"/>
          <w:color w:val="000000"/>
          <w:sz w:val="24"/>
          <w:szCs w:val="24"/>
        </w:rPr>
        <w:t xml:space="preserve">r tikka bowl: </w:t>
      </w:r>
      <w:hyperlink r:id="rId878" w:history="1">
        <w:r w:rsidRPr="00F045ED">
          <w:rPr>
            <w:rStyle w:val="Hyperlink"/>
            <w:rFonts w:ascii="Cambria" w:eastAsia="Cambria" w:hAnsi="Cambria" w:cs="Cambria"/>
            <w:sz w:val="24"/>
            <w:szCs w:val="24"/>
          </w:rPr>
          <w:t>https://www.instagram.com/reel/DKMhmCwsqN0/?igsh=eHk5eWdsenJyMnE=</w:t>
        </w:r>
      </w:hyperlink>
      <w:r>
        <w:rPr>
          <w:rFonts w:ascii="Cambria" w:eastAsia="Cambria" w:hAnsi="Cambria" w:cs="Cambria"/>
          <w:color w:val="000000"/>
          <w:sz w:val="24"/>
          <w:szCs w:val="24"/>
        </w:rPr>
        <w:t xml:space="preserve"> </w:t>
      </w:r>
    </w:p>
    <w:p w14:paraId="3A0B1B76" w14:textId="607C6BA0" w:rsidR="002F202F" w:rsidRDefault="00677396">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Warm corn &amp; bean salad: </w:t>
      </w:r>
      <w:hyperlink r:id="rId879" w:history="1">
        <w:r w:rsidRPr="00BC3BEA">
          <w:rPr>
            <w:rStyle w:val="Hyperlink"/>
            <w:rFonts w:ascii="Cambria" w:eastAsia="Cambria" w:hAnsi="Cambria" w:cs="Cambria"/>
            <w:sz w:val="24"/>
            <w:szCs w:val="24"/>
          </w:rPr>
          <w:t>https://www.instagram.com/reel/DLuoD4eoKmR/?igsh=MTFyenJnZDR2eThmbg==</w:t>
        </w:r>
      </w:hyperlink>
      <w:r>
        <w:rPr>
          <w:rFonts w:ascii="Cambria" w:eastAsia="Cambria" w:hAnsi="Cambria" w:cs="Cambria"/>
          <w:color w:val="000000"/>
          <w:sz w:val="24"/>
          <w:szCs w:val="24"/>
        </w:rPr>
        <w:t xml:space="preserve"> </w:t>
      </w:r>
    </w:p>
    <w:p w14:paraId="638A5D42" w14:textId="3B9CD40D" w:rsidR="00677396" w:rsidRDefault="0005178F">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Spicy cucumber tofu salad: </w:t>
      </w:r>
      <w:hyperlink r:id="rId880" w:history="1">
        <w:r w:rsidRPr="00030304">
          <w:rPr>
            <w:rStyle w:val="Hyperlink"/>
            <w:rFonts w:ascii="Cambria" w:eastAsia="Cambria" w:hAnsi="Cambria" w:cs="Cambria"/>
            <w:sz w:val="24"/>
            <w:szCs w:val="24"/>
          </w:rPr>
          <w:t>https://www.instagram.com/reel/DNDayNRMcnH/?igsh=bzU1Z211MmtiMGoz</w:t>
        </w:r>
      </w:hyperlink>
    </w:p>
    <w:p w14:paraId="5CBBBB0B" w14:textId="16B38EFF" w:rsidR="0005178F" w:rsidRDefault="00CB5A97">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Edamame sorghum salad: </w:t>
      </w:r>
      <w:hyperlink r:id="rId881" w:history="1">
        <w:r w:rsidRPr="00EE6A97">
          <w:rPr>
            <w:rStyle w:val="Hyperlink"/>
            <w:rFonts w:ascii="Cambria" w:eastAsia="Cambria" w:hAnsi="Cambria" w:cs="Cambria"/>
            <w:sz w:val="24"/>
            <w:szCs w:val="24"/>
          </w:rPr>
          <w:t>https://www.instagram.com/reel/DPjcrm6DcoQ/?utm_source=ig_web_copy_link&amp;igsh=MzRlODBiNWFlZA==</w:t>
        </w:r>
      </w:hyperlink>
    </w:p>
    <w:p w14:paraId="6EB25274" w14:textId="07A8331D" w:rsidR="00CB5A97" w:rsidRDefault="00343E13">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Cucumber avocado edamame salad: </w:t>
      </w:r>
      <w:hyperlink r:id="rId882" w:history="1">
        <w:r w:rsidRPr="00747359">
          <w:rPr>
            <w:rStyle w:val="Hyperlink"/>
            <w:rFonts w:ascii="Cambria" w:eastAsia="Cambria" w:hAnsi="Cambria" w:cs="Cambria"/>
            <w:sz w:val="24"/>
            <w:szCs w:val="24"/>
          </w:rPr>
          <w:t>https://www.instagram.com/p/DPs1VWKkcbu/?utm_source=ig_web_copy_link</w:t>
        </w:r>
      </w:hyperlink>
    </w:p>
    <w:p w14:paraId="03262E10" w14:textId="48827380" w:rsidR="00343E13" w:rsidRDefault="00D31F05">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Crunchy chickpea roasted cauliflower, kale &amp; tahini bowl: </w:t>
      </w:r>
      <w:hyperlink r:id="rId883" w:history="1">
        <w:r w:rsidRPr="00747359">
          <w:rPr>
            <w:rStyle w:val="Hyperlink"/>
            <w:rFonts w:ascii="Cambria" w:eastAsia="Cambria" w:hAnsi="Cambria" w:cs="Cambria"/>
            <w:sz w:val="24"/>
            <w:szCs w:val="24"/>
          </w:rPr>
          <w:t>https://youtube.com/shorts/xcUOFkP-7u0?si=_QDLUR2oyrCUQ_dx</w:t>
        </w:r>
      </w:hyperlink>
    </w:p>
    <w:p w14:paraId="382B3DA8" w14:textId="08BA4E65" w:rsidR="00D31F05" w:rsidRDefault="0077784C">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Chickpea spinach scramble: </w:t>
      </w:r>
      <w:hyperlink r:id="rId884" w:history="1">
        <w:r w:rsidRPr="00975738">
          <w:rPr>
            <w:rStyle w:val="Hyperlink"/>
            <w:rFonts w:ascii="Cambria" w:eastAsia="Cambria" w:hAnsi="Cambria" w:cs="Cambria"/>
            <w:sz w:val="24"/>
            <w:szCs w:val="24"/>
          </w:rPr>
          <w:t>https://youtu.be/9rpfhGbpWIo?si=a1d3Ta6UwDw2D4Zh</w:t>
        </w:r>
      </w:hyperlink>
    </w:p>
    <w:p w14:paraId="2BD829C8" w14:textId="3454E983" w:rsidR="0077784C" w:rsidRPr="00BD53B6" w:rsidRDefault="00FD1A86">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proofErr w:type="spellStart"/>
      <w:r>
        <w:rPr>
          <w:rFonts w:ascii="Cambria" w:eastAsiaTheme="minorEastAsia" w:hAnsi="Cambria" w:cstheme="minorBidi"/>
          <w:bCs/>
          <w:sz w:val="24"/>
          <w:szCs w:val="24"/>
        </w:rPr>
        <w:t>Lobia</w:t>
      </w:r>
      <w:proofErr w:type="spellEnd"/>
      <w:r>
        <w:rPr>
          <w:rFonts w:ascii="Cambria" w:eastAsiaTheme="minorEastAsia" w:hAnsi="Cambria" w:cstheme="minorBidi"/>
          <w:bCs/>
          <w:sz w:val="24"/>
          <w:szCs w:val="24"/>
        </w:rPr>
        <w:t xml:space="preserve"> bean </w:t>
      </w:r>
      <w:proofErr w:type="spellStart"/>
      <w:r>
        <w:rPr>
          <w:rFonts w:ascii="Cambria" w:eastAsiaTheme="minorEastAsia" w:hAnsi="Cambria" w:cstheme="minorBidi"/>
          <w:bCs/>
          <w:sz w:val="24"/>
          <w:szCs w:val="24"/>
        </w:rPr>
        <w:t>dahi</w:t>
      </w:r>
      <w:proofErr w:type="spellEnd"/>
      <w:r>
        <w:rPr>
          <w:rFonts w:ascii="Cambria" w:eastAsiaTheme="minorEastAsia" w:hAnsi="Cambria" w:cstheme="minorBidi"/>
          <w:bCs/>
          <w:sz w:val="24"/>
          <w:szCs w:val="24"/>
        </w:rPr>
        <w:t xml:space="preserve"> chaat: </w:t>
      </w:r>
      <w:hyperlink r:id="rId885" w:history="1">
        <w:r w:rsidRPr="0000659E">
          <w:rPr>
            <w:rStyle w:val="Hyperlink"/>
            <w:rFonts w:ascii="Cambria" w:eastAsiaTheme="minorEastAsia" w:hAnsi="Cambria" w:cstheme="minorBidi"/>
            <w:bCs/>
            <w:sz w:val="24"/>
            <w:szCs w:val="24"/>
          </w:rPr>
          <w:t>https://youtube.com/shorts/vwiv_x6F2Qo?si=75ofUnCcUZzgtAOA</w:t>
        </w:r>
      </w:hyperlink>
    </w:p>
    <w:p w14:paraId="257F9A6A" w14:textId="1853B8AF" w:rsidR="00BD53B6" w:rsidRDefault="00BD53B6">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Theme="minorEastAsia" w:hAnsi="Cambria" w:cstheme="minorBidi"/>
          <w:bCs/>
          <w:sz w:val="24"/>
          <w:szCs w:val="24"/>
        </w:rPr>
        <w:t>Orange + pomegranate alkaline salad:</w:t>
      </w:r>
      <w:r>
        <w:rPr>
          <w:rFonts w:ascii="Cambria" w:eastAsia="Cambria" w:hAnsi="Cambria" w:cs="Cambria"/>
          <w:color w:val="000000"/>
          <w:sz w:val="24"/>
          <w:szCs w:val="24"/>
        </w:rPr>
        <w:t xml:space="preserve"> </w:t>
      </w:r>
      <w:hyperlink r:id="rId886" w:history="1">
        <w:r w:rsidRPr="00831C45">
          <w:rPr>
            <w:rStyle w:val="Hyperlink"/>
            <w:rFonts w:ascii="Cambria" w:eastAsia="Cambria" w:hAnsi="Cambria" w:cs="Cambria"/>
            <w:sz w:val="24"/>
            <w:szCs w:val="24"/>
          </w:rPr>
          <w:t>https://youtube.com/shorts/35JM9_MAde0?si=whqmZaJrm8QeZPjg</w:t>
        </w:r>
      </w:hyperlink>
    </w:p>
    <w:p w14:paraId="0CD330AB" w14:textId="7470D62B" w:rsidR="00BD53B6" w:rsidRDefault="00AF7D58">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Iron boosting salad: </w:t>
      </w:r>
      <w:hyperlink r:id="rId887" w:history="1">
        <w:r w:rsidRPr="005774F1">
          <w:rPr>
            <w:rStyle w:val="Hyperlink"/>
            <w:rFonts w:ascii="Cambria" w:eastAsia="Cambria" w:hAnsi="Cambria" w:cs="Cambria"/>
            <w:sz w:val="24"/>
            <w:szCs w:val="24"/>
          </w:rPr>
          <w:t>https://www.instagram.com/reel/DVfXi_WjNuK/?utm_source=ig_web_copy_link</w:t>
        </w:r>
      </w:hyperlink>
      <w:r w:rsidR="00D52279">
        <w:t xml:space="preserve"> / </w:t>
      </w:r>
      <w:hyperlink r:id="rId888" w:history="1">
        <w:r w:rsidR="00D52279" w:rsidRPr="00D52279">
          <w:rPr>
            <w:rStyle w:val="Hyperlink"/>
            <w:rFonts w:asciiTheme="minorHAnsi" w:hAnsiTheme="minorHAnsi"/>
          </w:rPr>
          <w:t>https://www.instagram.com/reel/DVfe6QMAsnC/?utm_source=ig_web_copy_link&amp;igsh=MzRlODBiNWFlZA==</w:t>
        </w:r>
      </w:hyperlink>
      <w:r w:rsidR="00D52279">
        <w:t xml:space="preserve"> </w:t>
      </w:r>
    </w:p>
    <w:p w14:paraId="01DED534" w14:textId="60466120" w:rsidR="00AF7D58" w:rsidRPr="00567F13" w:rsidRDefault="000334A6">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Cucumber egg salad: </w:t>
      </w:r>
      <w:hyperlink r:id="rId889" w:history="1">
        <w:r w:rsidRPr="00976F11">
          <w:rPr>
            <w:rStyle w:val="Hyperlink"/>
            <w:rFonts w:ascii="Cambria" w:eastAsia="Cambria" w:hAnsi="Cambria" w:cs="Cambria"/>
            <w:sz w:val="24"/>
            <w:szCs w:val="24"/>
          </w:rPr>
          <w:t>https://www.instagram.com/reel/DWLvJvJiGwv/?utm_source=ig_web_copy_link&amp;igsh=MzRlODBiNWFlZA==</w:t>
        </w:r>
      </w:hyperlink>
    </w:p>
    <w:p w14:paraId="1AC9CEA1" w14:textId="30578ACC" w:rsidR="00567F13" w:rsidRPr="00567F13" w:rsidRDefault="00567F13">
      <w:pPr>
        <w:numPr>
          <w:ilvl w:val="0"/>
          <w:numId w:val="11"/>
        </w:numPr>
        <w:pBdr>
          <w:top w:val="nil"/>
          <w:left w:val="nil"/>
          <w:bottom w:val="nil"/>
          <w:right w:val="nil"/>
          <w:between w:val="nil"/>
        </w:pBdr>
        <w:ind w:left="-426" w:hanging="359"/>
        <w:rPr>
          <w:rFonts w:ascii="Cambria" w:eastAsiaTheme="minorEastAsia" w:hAnsi="Cambria" w:cstheme="minorHAnsi"/>
          <w:bCs/>
          <w:sz w:val="24"/>
          <w:szCs w:val="24"/>
        </w:rPr>
      </w:pPr>
      <w:r w:rsidRPr="00567F13">
        <w:rPr>
          <w:rFonts w:ascii="Cambria" w:eastAsiaTheme="minorEastAsia" w:hAnsi="Cambria" w:cstheme="minorHAnsi"/>
          <w:bCs/>
          <w:sz w:val="24"/>
          <w:szCs w:val="24"/>
        </w:rPr>
        <w:t>Makhana rainbow salad</w:t>
      </w:r>
      <w:r>
        <w:rPr>
          <w:rFonts w:ascii="Cambria" w:eastAsiaTheme="minorEastAsia" w:hAnsi="Cambria" w:cstheme="minorHAnsi"/>
          <w:bCs/>
          <w:sz w:val="24"/>
          <w:szCs w:val="24"/>
        </w:rPr>
        <w:t xml:space="preserve">: </w:t>
      </w:r>
      <w:hyperlink r:id="rId890" w:history="1">
        <w:r w:rsidRPr="00DD7192">
          <w:rPr>
            <w:rStyle w:val="Hyperlink"/>
            <w:rFonts w:ascii="Cambria" w:eastAsiaTheme="minorEastAsia" w:hAnsi="Cambria" w:cstheme="minorHAnsi"/>
            <w:bCs/>
            <w:sz w:val="24"/>
            <w:szCs w:val="24"/>
          </w:rPr>
          <w:t>https://youtube.com/shorts/q0uDvnQjOcE?si=bW1pZ2RZoXpszjNn</w:t>
        </w:r>
      </w:hyperlink>
      <w:r>
        <w:rPr>
          <w:rFonts w:ascii="Cambria" w:eastAsiaTheme="minorEastAsia" w:hAnsi="Cambria" w:cstheme="minorHAnsi"/>
          <w:bCs/>
          <w:sz w:val="24"/>
          <w:szCs w:val="24"/>
        </w:rPr>
        <w:t xml:space="preserve"> </w:t>
      </w:r>
    </w:p>
    <w:p w14:paraId="634E807F" w14:textId="0B53283C" w:rsidR="000334A6" w:rsidRDefault="006639DD">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Moong edamame salad (gut reset friendly): </w:t>
      </w:r>
      <w:hyperlink r:id="rId891" w:history="1">
        <w:r w:rsidRPr="0016230D">
          <w:rPr>
            <w:rStyle w:val="Hyperlink"/>
            <w:rFonts w:ascii="Cambria" w:eastAsia="Cambria" w:hAnsi="Cambria" w:cs="Cambria"/>
            <w:sz w:val="24"/>
            <w:szCs w:val="24"/>
          </w:rPr>
          <w:t>https://www.instagram.com/reel/DW_Z8YWjLZW/?utm_source=ig_web_copy_link&amp;igsh=MzRlODBiNWFlZA==</w:t>
        </w:r>
      </w:hyperlink>
    </w:p>
    <w:p w14:paraId="1404FD14" w14:textId="38F90B4D" w:rsidR="006639DD" w:rsidRPr="00B362B8" w:rsidRDefault="009277F9">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Sweet potato paneer chaat: </w:t>
      </w:r>
      <w:hyperlink r:id="rId892" w:history="1">
        <w:r w:rsidRPr="00F35762">
          <w:rPr>
            <w:rStyle w:val="Hyperlink"/>
            <w:rFonts w:ascii="Cambria" w:eastAsia="Cambria" w:hAnsi="Cambria" w:cs="Cambria"/>
            <w:sz w:val="24"/>
            <w:szCs w:val="24"/>
          </w:rPr>
          <w:t>https://youtube.com/shorts/tfQ0Q6PCtlU?si=xM8R3WXT5X7-Umnl</w:t>
        </w:r>
      </w:hyperlink>
    </w:p>
    <w:p w14:paraId="6BAB7C91" w14:textId="312AE6D3" w:rsidR="00B362B8" w:rsidRDefault="000A354C">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Sushi salad: </w:t>
      </w:r>
      <w:hyperlink r:id="rId893" w:history="1">
        <w:r w:rsidRPr="00A55E3B">
          <w:rPr>
            <w:rStyle w:val="Hyperlink"/>
            <w:rFonts w:ascii="Cambria" w:eastAsia="Cambria" w:hAnsi="Cambria" w:cs="Cambria"/>
            <w:sz w:val="24"/>
            <w:szCs w:val="24"/>
          </w:rPr>
          <w:t>https://www.instagram.com/reel/DbF7-6ZBCJu/?utm_source=ig_web_button_share_sheet</w:t>
        </w:r>
      </w:hyperlink>
    </w:p>
    <w:p w14:paraId="37C99F85" w14:textId="77777777" w:rsidR="000A354C" w:rsidRDefault="000A354C">
      <w:pPr>
        <w:numPr>
          <w:ilvl w:val="0"/>
          <w:numId w:val="11"/>
        </w:numPr>
        <w:pBdr>
          <w:top w:val="nil"/>
          <w:left w:val="nil"/>
          <w:bottom w:val="nil"/>
          <w:right w:val="nil"/>
          <w:between w:val="nil"/>
        </w:pBdr>
        <w:ind w:left="-426" w:hanging="359"/>
        <w:rPr>
          <w:rFonts w:ascii="Cambria" w:eastAsia="Cambria" w:hAnsi="Cambria" w:cs="Cambria"/>
          <w:color w:val="000000"/>
          <w:sz w:val="24"/>
          <w:szCs w:val="24"/>
        </w:rPr>
      </w:pPr>
    </w:p>
    <w:p w14:paraId="60D32A05" w14:textId="77777777" w:rsidR="00A971B5" w:rsidRDefault="00A971B5">
      <w:pPr>
        <w:ind w:left="-426"/>
        <w:rPr>
          <w:rFonts w:ascii="Cambria" w:eastAsia="Cambria" w:hAnsi="Cambria" w:cs="Cambria"/>
          <w:color w:val="0563C1"/>
          <w:sz w:val="24"/>
          <w:szCs w:val="24"/>
          <w:u w:val="single"/>
        </w:rPr>
      </w:pPr>
    </w:p>
    <w:p w14:paraId="1FFFF6C8" w14:textId="77777777" w:rsidR="00A971B5" w:rsidRDefault="00F75C53">
      <w:pPr>
        <w:ind w:left="-426"/>
        <w:rPr>
          <w:rFonts w:ascii="Cambria" w:eastAsia="Cambria" w:hAnsi="Cambria" w:cs="Cambria"/>
          <w:b/>
          <w:color w:val="FF0000"/>
          <w:sz w:val="24"/>
          <w:szCs w:val="24"/>
          <w:u w:val="single"/>
        </w:rPr>
      </w:pPr>
      <w:r>
        <w:rPr>
          <w:rFonts w:ascii="Cambria" w:eastAsia="Cambria" w:hAnsi="Cambria" w:cs="Cambria"/>
          <w:b/>
          <w:color w:val="FF0000"/>
          <w:sz w:val="24"/>
          <w:szCs w:val="24"/>
          <w:u w:val="single"/>
        </w:rPr>
        <w:t>NON-VEG:</w:t>
      </w:r>
    </w:p>
    <w:p w14:paraId="39AB1EE3" w14:textId="472A9592" w:rsidR="00A971B5" w:rsidRDefault="00F75C53">
      <w:pPr>
        <w:numPr>
          <w:ilvl w:val="0"/>
          <w:numId w:val="12"/>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GRILLED CHICKEN SALAD (RECIPE -</w:t>
      </w:r>
      <w:r>
        <w:rPr>
          <w:rFonts w:ascii="Cambria" w:eastAsia="Cambria" w:hAnsi="Cambria" w:cs="Cambria"/>
          <w:color w:val="0563C1"/>
          <w:sz w:val="24"/>
          <w:szCs w:val="24"/>
          <w:u w:val="single"/>
        </w:rPr>
        <w:t xml:space="preserve"> </w:t>
      </w:r>
      <w:hyperlink r:id="rId894">
        <w:r>
          <w:rPr>
            <w:rFonts w:ascii="Cambria" w:eastAsia="Cambria" w:hAnsi="Cambria" w:cs="Cambria"/>
            <w:color w:val="0563C1"/>
            <w:sz w:val="24"/>
            <w:szCs w:val="24"/>
            <w:u w:val="single"/>
          </w:rPr>
          <w:t>https://www.youtube.com/watch?v=f5B3zvUQ-Sg</w:t>
        </w:r>
      </w:hyperlink>
    </w:p>
    <w:p w14:paraId="74CCC832" w14:textId="77777777" w:rsidR="00A971B5" w:rsidRDefault="00F75C53">
      <w:pPr>
        <w:numPr>
          <w:ilvl w:val="0"/>
          <w:numId w:val="12"/>
        </w:numPr>
        <w:pBdr>
          <w:top w:val="nil"/>
          <w:left w:val="nil"/>
          <w:bottom w:val="nil"/>
          <w:right w:val="nil"/>
          <w:between w:val="nil"/>
        </w:pBdr>
        <w:spacing w:after="0"/>
        <w:ind w:left="-426" w:hanging="359"/>
        <w:rPr>
          <w:rFonts w:ascii="Cambria" w:eastAsia="Cambria" w:hAnsi="Cambria" w:cs="Cambria"/>
          <w:color w:val="0563C1"/>
          <w:sz w:val="24"/>
          <w:szCs w:val="24"/>
        </w:rPr>
      </w:pPr>
      <w:bookmarkStart w:id="132" w:name="_1y810tw" w:colFirst="0" w:colLast="0"/>
      <w:bookmarkEnd w:id="132"/>
      <w:r>
        <w:rPr>
          <w:rFonts w:ascii="Cambria" w:eastAsia="Cambria" w:hAnsi="Cambria" w:cs="Cambria"/>
          <w:color w:val="000000"/>
          <w:sz w:val="24"/>
          <w:szCs w:val="24"/>
        </w:rPr>
        <w:t>EGG SALAD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895">
        <w:r>
          <w:rPr>
            <w:rFonts w:ascii="Cambria" w:eastAsia="Cambria" w:hAnsi="Cambria" w:cs="Cambria"/>
            <w:color w:val="0563C1"/>
            <w:sz w:val="24"/>
            <w:szCs w:val="24"/>
            <w:u w:val="single"/>
          </w:rPr>
          <w:t>https://www.youtube.com/watch?v=wUwzxvVh06M</w:t>
        </w:r>
      </w:hyperlink>
      <w:r>
        <w:rPr>
          <w:rFonts w:ascii="Cambria" w:eastAsia="Cambria" w:hAnsi="Cambria" w:cs="Cambria"/>
          <w:color w:val="0563C1"/>
          <w:sz w:val="24"/>
          <w:szCs w:val="24"/>
          <w:u w:val="single"/>
        </w:rPr>
        <w:t xml:space="preserve"> ) </w:t>
      </w:r>
    </w:p>
    <w:p w14:paraId="6F292F48" w14:textId="77777777" w:rsidR="00A971B5" w:rsidRDefault="00F75C53">
      <w:pPr>
        <w:numPr>
          <w:ilvl w:val="0"/>
          <w:numId w:val="12"/>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AVOCADO EGG SALAD (RECIPE-</w:t>
      </w:r>
      <w:r>
        <w:rPr>
          <w:rFonts w:ascii="Cambria" w:eastAsia="Cambria" w:hAnsi="Cambria" w:cs="Cambria"/>
          <w:color w:val="0563C1"/>
          <w:sz w:val="24"/>
          <w:szCs w:val="24"/>
        </w:rPr>
        <w:t xml:space="preserve"> </w:t>
      </w:r>
      <w:hyperlink r:id="rId896">
        <w:r>
          <w:rPr>
            <w:rFonts w:ascii="Cambria" w:eastAsia="Cambria" w:hAnsi="Cambria" w:cs="Cambria"/>
            <w:color w:val="0563C1"/>
            <w:sz w:val="24"/>
            <w:szCs w:val="24"/>
            <w:u w:val="single"/>
          </w:rPr>
          <w:t>https://www.youtube.com/watch?v=KCZJsIkEmyw</w:t>
        </w:r>
      </w:hyperlink>
      <w:r>
        <w:rPr>
          <w:rFonts w:ascii="Cambria" w:eastAsia="Cambria" w:hAnsi="Cambria" w:cs="Cambria"/>
          <w:color w:val="0563C1"/>
          <w:sz w:val="24"/>
          <w:szCs w:val="24"/>
        </w:rPr>
        <w:t xml:space="preserve"> )</w:t>
      </w:r>
    </w:p>
    <w:p w14:paraId="1A07C695" w14:textId="77777777" w:rsidR="00A971B5" w:rsidRDefault="00F75C53">
      <w:pPr>
        <w:numPr>
          <w:ilvl w:val="0"/>
          <w:numId w:val="12"/>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 xml:space="preserve">CHICKEN SALAD (RECIPE- </w:t>
      </w:r>
      <w:hyperlink r:id="rId897">
        <w:r>
          <w:rPr>
            <w:rFonts w:ascii="Cambria" w:eastAsia="Cambria" w:hAnsi="Cambria" w:cs="Cambria"/>
            <w:color w:val="0563C1"/>
            <w:sz w:val="24"/>
            <w:szCs w:val="24"/>
            <w:u w:val="single"/>
          </w:rPr>
          <w:t>https://www.youtube.com/watch?v=fTKcBGBleZQ</w:t>
        </w:r>
      </w:hyperlink>
      <w:r>
        <w:rPr>
          <w:rFonts w:ascii="Cambria" w:eastAsia="Cambria" w:hAnsi="Cambria" w:cs="Cambria"/>
          <w:color w:val="000000"/>
          <w:sz w:val="24"/>
          <w:szCs w:val="24"/>
        </w:rPr>
        <w:t xml:space="preserve"> ) </w:t>
      </w:r>
    </w:p>
    <w:p w14:paraId="375A0B7C" w14:textId="77777777" w:rsidR="00A971B5" w:rsidRDefault="00F75C53">
      <w:pPr>
        <w:numPr>
          <w:ilvl w:val="0"/>
          <w:numId w:val="12"/>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 xml:space="preserve">TUNA SALAD (RECIPE- </w:t>
      </w:r>
      <w:hyperlink r:id="rId898">
        <w:r>
          <w:rPr>
            <w:rFonts w:ascii="Cambria" w:eastAsia="Cambria" w:hAnsi="Cambria" w:cs="Cambria"/>
            <w:color w:val="0563C1"/>
            <w:sz w:val="24"/>
            <w:szCs w:val="24"/>
            <w:u w:val="single"/>
          </w:rPr>
          <w:t>https://www.youtube.com/watch?v=UX5VVKlxVmA</w:t>
        </w:r>
      </w:hyperlink>
      <w:r>
        <w:rPr>
          <w:rFonts w:ascii="Cambria" w:eastAsia="Cambria" w:hAnsi="Cambria" w:cs="Cambria"/>
          <w:color w:val="000000"/>
          <w:sz w:val="24"/>
          <w:szCs w:val="24"/>
        </w:rPr>
        <w:t xml:space="preserve"> ) </w:t>
      </w:r>
    </w:p>
    <w:p w14:paraId="14776738" w14:textId="77777777" w:rsidR="00A971B5" w:rsidRDefault="00F75C53">
      <w:pPr>
        <w:numPr>
          <w:ilvl w:val="0"/>
          <w:numId w:val="12"/>
        </w:numPr>
        <w:pBdr>
          <w:top w:val="nil"/>
          <w:left w:val="nil"/>
          <w:bottom w:val="nil"/>
          <w:right w:val="nil"/>
          <w:between w:val="nil"/>
        </w:pBdr>
        <w:spacing w:after="0"/>
        <w:ind w:left="-426" w:hanging="359"/>
        <w:rPr>
          <w:rFonts w:ascii="Cambria" w:eastAsia="Cambria" w:hAnsi="Cambria" w:cs="Cambria"/>
          <w:color w:val="0563C1"/>
          <w:sz w:val="24"/>
          <w:szCs w:val="24"/>
        </w:rPr>
      </w:pPr>
      <w:r>
        <w:rPr>
          <w:rFonts w:ascii="Cambria" w:eastAsia="Cambria" w:hAnsi="Cambria" w:cs="Cambria"/>
          <w:color w:val="000000"/>
          <w:sz w:val="24"/>
          <w:szCs w:val="24"/>
        </w:rPr>
        <w:t xml:space="preserve">SHRIMP AVOCADO SALAD (RECIPE- </w:t>
      </w:r>
      <w:hyperlink r:id="rId899">
        <w:r>
          <w:rPr>
            <w:rFonts w:ascii="Cambria" w:eastAsia="Cambria" w:hAnsi="Cambria" w:cs="Cambria"/>
            <w:color w:val="0563C1"/>
            <w:sz w:val="24"/>
            <w:szCs w:val="24"/>
            <w:u w:val="single"/>
          </w:rPr>
          <w:t>https://www.youtube.com/shorts/dJJJ3F0LcnU</w:t>
        </w:r>
      </w:hyperlink>
      <w:r>
        <w:rPr>
          <w:rFonts w:ascii="Cambria" w:eastAsia="Cambria" w:hAnsi="Cambria" w:cs="Cambria"/>
          <w:color w:val="000000"/>
          <w:sz w:val="24"/>
          <w:szCs w:val="24"/>
        </w:rPr>
        <w:t xml:space="preserve"> ) </w:t>
      </w:r>
    </w:p>
    <w:p w14:paraId="43BF9AA6" w14:textId="77777777" w:rsidR="00A971B5" w:rsidRPr="00557E5A" w:rsidRDefault="00F75C53">
      <w:pPr>
        <w:numPr>
          <w:ilvl w:val="0"/>
          <w:numId w:val="12"/>
        </w:numPr>
        <w:pBdr>
          <w:top w:val="nil"/>
          <w:left w:val="nil"/>
          <w:bottom w:val="nil"/>
          <w:right w:val="nil"/>
          <w:between w:val="nil"/>
        </w:pBdr>
        <w:ind w:left="-426" w:hanging="359"/>
        <w:rPr>
          <w:rFonts w:ascii="Cambria" w:eastAsia="Cambria" w:hAnsi="Cambria" w:cs="Cambria"/>
          <w:color w:val="0563C1"/>
          <w:sz w:val="24"/>
          <w:szCs w:val="24"/>
        </w:rPr>
      </w:pPr>
      <w:bookmarkStart w:id="133" w:name="_4i7ojhp" w:colFirst="0" w:colLast="0"/>
      <w:bookmarkEnd w:id="133"/>
      <w:r>
        <w:rPr>
          <w:rFonts w:ascii="Cambria" w:eastAsia="Cambria" w:hAnsi="Cambria" w:cs="Cambria"/>
          <w:color w:val="000000"/>
          <w:sz w:val="24"/>
          <w:szCs w:val="24"/>
        </w:rPr>
        <w:t xml:space="preserve">Chicken </w:t>
      </w:r>
      <w:proofErr w:type="spellStart"/>
      <w:r>
        <w:rPr>
          <w:rFonts w:ascii="Cambria" w:eastAsia="Cambria" w:hAnsi="Cambria" w:cs="Cambria"/>
          <w:color w:val="000000"/>
          <w:sz w:val="24"/>
          <w:szCs w:val="24"/>
        </w:rPr>
        <w:t>matar</w:t>
      </w:r>
      <w:proofErr w:type="spellEnd"/>
      <w:r>
        <w:rPr>
          <w:rFonts w:ascii="Cambria" w:eastAsia="Cambria" w:hAnsi="Cambria" w:cs="Cambria"/>
          <w:color w:val="000000"/>
          <w:sz w:val="24"/>
          <w:szCs w:val="24"/>
        </w:rPr>
        <w:t xml:space="preserve"> keema: </w:t>
      </w:r>
      <w:hyperlink r:id="rId900">
        <w:r>
          <w:rPr>
            <w:rFonts w:ascii="Cambria" w:eastAsia="Cambria" w:hAnsi="Cambria" w:cs="Cambria"/>
            <w:color w:val="0563C1"/>
            <w:sz w:val="24"/>
            <w:szCs w:val="24"/>
            <w:u w:val="single"/>
          </w:rPr>
          <w:t>https://youtu.be/0EiIhqHHU_Y?si=J-tZhgmXLuxR0G9_</w:t>
        </w:r>
      </w:hyperlink>
      <w:r>
        <w:rPr>
          <w:rFonts w:ascii="Cambria" w:eastAsia="Cambria" w:hAnsi="Cambria" w:cs="Cambria"/>
          <w:color w:val="000000"/>
          <w:sz w:val="24"/>
          <w:szCs w:val="24"/>
        </w:rPr>
        <w:t xml:space="preserve"> </w:t>
      </w:r>
    </w:p>
    <w:p w14:paraId="09AE235F" w14:textId="788FA988" w:rsidR="00557E5A" w:rsidRPr="00557E5A" w:rsidRDefault="00557E5A">
      <w:pPr>
        <w:numPr>
          <w:ilvl w:val="0"/>
          <w:numId w:val="12"/>
        </w:numPr>
        <w:pBdr>
          <w:top w:val="nil"/>
          <w:left w:val="nil"/>
          <w:bottom w:val="nil"/>
          <w:right w:val="nil"/>
          <w:between w:val="nil"/>
        </w:pBdr>
        <w:ind w:left="-426" w:hanging="359"/>
        <w:rPr>
          <w:rFonts w:ascii="Cambria" w:eastAsia="Cambria" w:hAnsi="Cambria" w:cs="Cambria"/>
          <w:color w:val="0563C1"/>
          <w:sz w:val="24"/>
          <w:szCs w:val="24"/>
        </w:rPr>
      </w:pPr>
      <w:r>
        <w:rPr>
          <w:rFonts w:ascii="Cambria" w:eastAsia="Cambria" w:hAnsi="Cambria" w:cs="Cambria"/>
          <w:color w:val="000000"/>
          <w:sz w:val="24"/>
          <w:szCs w:val="24"/>
        </w:rPr>
        <w:lastRenderedPageBreak/>
        <w:t xml:space="preserve">Cauliflower with eggs: </w:t>
      </w:r>
      <w:hyperlink r:id="rId901" w:history="1">
        <w:r w:rsidRPr="001D1FF6">
          <w:rPr>
            <w:rStyle w:val="Hyperlink"/>
            <w:rFonts w:ascii="Cambria" w:eastAsia="Cambria" w:hAnsi="Cambria" w:cs="Cambria"/>
            <w:sz w:val="24"/>
            <w:szCs w:val="24"/>
          </w:rPr>
          <w:t>https://www.youtube.com/watch?v=IWPcXAnNsb8</w:t>
        </w:r>
      </w:hyperlink>
    </w:p>
    <w:p w14:paraId="3A0482CD" w14:textId="77777777" w:rsidR="00557E5A" w:rsidRDefault="00557E5A" w:rsidP="00557E5A">
      <w:pPr>
        <w:pBdr>
          <w:top w:val="nil"/>
          <w:left w:val="nil"/>
          <w:bottom w:val="nil"/>
          <w:right w:val="nil"/>
          <w:between w:val="nil"/>
        </w:pBdr>
        <w:rPr>
          <w:rFonts w:ascii="Cambria" w:eastAsia="Cambria" w:hAnsi="Cambria" w:cs="Cambria"/>
          <w:color w:val="000000"/>
          <w:sz w:val="24"/>
          <w:szCs w:val="24"/>
        </w:rPr>
      </w:pPr>
    </w:p>
    <w:p w14:paraId="3435AD39" w14:textId="0602B5DC" w:rsidR="00900FF1" w:rsidRDefault="00900FF1" w:rsidP="00557E5A">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HEALTHY SAUCE</w:t>
      </w:r>
    </w:p>
    <w:p w14:paraId="05746F9E" w14:textId="0894088F" w:rsidR="00900FF1" w:rsidRPr="00900FF1" w:rsidRDefault="00900FF1">
      <w:pPr>
        <w:pStyle w:val="ListParagraph"/>
        <w:numPr>
          <w:ilvl w:val="0"/>
          <w:numId w:val="68"/>
        </w:numPr>
        <w:pBdr>
          <w:top w:val="nil"/>
          <w:left w:val="nil"/>
          <w:bottom w:val="nil"/>
          <w:right w:val="nil"/>
          <w:between w:val="nil"/>
        </w:pBdr>
        <w:ind w:left="-284"/>
        <w:rPr>
          <w:rFonts w:ascii="Cambria" w:eastAsia="Cambria" w:hAnsi="Cambria" w:cs="Cambria"/>
          <w:color w:val="000000"/>
          <w:sz w:val="24"/>
          <w:szCs w:val="24"/>
        </w:rPr>
      </w:pPr>
      <w:r>
        <w:rPr>
          <w:rFonts w:ascii="Cambria" w:eastAsia="Cambria" w:hAnsi="Cambria" w:cs="Cambria"/>
          <w:color w:val="000000"/>
          <w:sz w:val="24"/>
          <w:szCs w:val="24"/>
        </w:rPr>
        <w:t xml:space="preserve">Paneer chipotle sauce: </w:t>
      </w:r>
      <w:hyperlink r:id="rId902" w:history="1">
        <w:r w:rsidRPr="00D139F7">
          <w:rPr>
            <w:rStyle w:val="Hyperlink"/>
            <w:rFonts w:ascii="Cambria" w:eastAsia="Cambria" w:hAnsi="Cambria" w:cs="Cambria"/>
            <w:sz w:val="24"/>
            <w:szCs w:val="24"/>
          </w:rPr>
          <w:t>https://youtube.com/shorts/FVO1DYqK-6E?si=RRfusZNVmtpalH-A</w:t>
        </w:r>
      </w:hyperlink>
      <w:r>
        <w:rPr>
          <w:rFonts w:ascii="Cambria" w:eastAsia="Cambria" w:hAnsi="Cambria" w:cs="Cambria"/>
          <w:color w:val="000000"/>
          <w:sz w:val="24"/>
          <w:szCs w:val="24"/>
        </w:rPr>
        <w:t xml:space="preserve"> </w:t>
      </w:r>
    </w:p>
    <w:p w14:paraId="5B36973F" w14:textId="7A2445BF" w:rsidR="004A49B2" w:rsidRDefault="004A49B2" w:rsidP="00557E5A">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HEALTHY MARINADES:</w:t>
      </w:r>
    </w:p>
    <w:p w14:paraId="4C56447C" w14:textId="5CF3E179" w:rsidR="004A49B2" w:rsidRDefault="004A49B2">
      <w:pPr>
        <w:pStyle w:val="ListParagraph"/>
        <w:numPr>
          <w:ilvl w:val="3"/>
          <w:numId w:val="12"/>
        </w:numPr>
        <w:pBdr>
          <w:top w:val="nil"/>
          <w:left w:val="nil"/>
          <w:bottom w:val="nil"/>
          <w:right w:val="nil"/>
          <w:between w:val="nil"/>
        </w:pBdr>
        <w:ind w:left="-284"/>
        <w:rPr>
          <w:rFonts w:ascii="Cambria" w:eastAsia="Cambria" w:hAnsi="Cambria" w:cs="Cambria"/>
          <w:color w:val="000000"/>
          <w:sz w:val="24"/>
          <w:szCs w:val="24"/>
        </w:rPr>
      </w:pPr>
      <w:bookmarkStart w:id="134" w:name="_Hlk208658843"/>
      <w:r>
        <w:rPr>
          <w:rFonts w:ascii="Cambria" w:eastAsia="Cambria" w:hAnsi="Cambria" w:cs="Cambria"/>
          <w:color w:val="000000"/>
          <w:sz w:val="24"/>
          <w:szCs w:val="24"/>
        </w:rPr>
        <w:t>Chicken marinades (</w:t>
      </w:r>
      <w:proofErr w:type="spellStart"/>
      <w:r>
        <w:rPr>
          <w:rFonts w:ascii="Cambria" w:eastAsia="Cambria" w:hAnsi="Cambria" w:cs="Cambria"/>
          <w:color w:val="000000"/>
          <w:sz w:val="24"/>
          <w:szCs w:val="24"/>
        </w:rPr>
        <w:t>indian</w:t>
      </w:r>
      <w:proofErr w:type="spellEnd"/>
      <w:r>
        <w:rPr>
          <w:rFonts w:ascii="Cambria" w:eastAsia="Cambria" w:hAnsi="Cambria" w:cs="Cambria"/>
          <w:color w:val="000000"/>
          <w:sz w:val="24"/>
          <w:szCs w:val="24"/>
        </w:rPr>
        <w:t xml:space="preserve">): </w:t>
      </w:r>
      <w:hyperlink r:id="rId903" w:history="1">
        <w:r w:rsidRPr="00B27108">
          <w:rPr>
            <w:rStyle w:val="Hyperlink"/>
            <w:rFonts w:ascii="Cambria" w:eastAsia="Cambria" w:hAnsi="Cambria" w:cs="Cambria"/>
            <w:sz w:val="24"/>
            <w:szCs w:val="24"/>
          </w:rPr>
          <w:t>https://www.instagram.com/reel/C4FbGDZPV2E/?utm_source=ig_web_copy_link&amp;igsh=MzRlODBiNWFlZA==</w:t>
        </w:r>
      </w:hyperlink>
      <w:bookmarkEnd w:id="134"/>
      <w:r>
        <w:rPr>
          <w:rFonts w:ascii="Cambria" w:eastAsia="Cambria" w:hAnsi="Cambria" w:cs="Cambria"/>
          <w:color w:val="000000"/>
          <w:sz w:val="24"/>
          <w:szCs w:val="24"/>
        </w:rPr>
        <w:t xml:space="preserve"> </w:t>
      </w:r>
    </w:p>
    <w:p w14:paraId="77119DB0" w14:textId="77777777" w:rsidR="004A49B2" w:rsidRPr="004A49B2" w:rsidRDefault="004A49B2">
      <w:pPr>
        <w:pStyle w:val="ListParagraph"/>
        <w:numPr>
          <w:ilvl w:val="3"/>
          <w:numId w:val="12"/>
        </w:numPr>
        <w:pBdr>
          <w:top w:val="nil"/>
          <w:left w:val="nil"/>
          <w:bottom w:val="nil"/>
          <w:right w:val="nil"/>
          <w:between w:val="nil"/>
        </w:pBdr>
        <w:ind w:left="-284"/>
        <w:rPr>
          <w:rFonts w:ascii="Cambria" w:eastAsia="Cambria" w:hAnsi="Cambria" w:cs="Cambria"/>
          <w:color w:val="000000"/>
          <w:sz w:val="24"/>
          <w:szCs w:val="24"/>
        </w:rPr>
      </w:pPr>
    </w:p>
    <w:p w14:paraId="63159473" w14:textId="77777777" w:rsidR="00050733" w:rsidRDefault="00050733" w:rsidP="00557E5A">
      <w:pPr>
        <w:pBdr>
          <w:top w:val="nil"/>
          <w:left w:val="nil"/>
          <w:bottom w:val="nil"/>
          <w:right w:val="nil"/>
          <w:between w:val="nil"/>
        </w:pBdr>
        <w:rPr>
          <w:rFonts w:ascii="Cambria" w:eastAsia="Cambria" w:hAnsi="Cambria" w:cs="Cambria"/>
          <w:color w:val="000000"/>
          <w:sz w:val="24"/>
          <w:szCs w:val="24"/>
        </w:rPr>
      </w:pPr>
    </w:p>
    <w:p w14:paraId="2299163E" w14:textId="35F5BDBA" w:rsidR="00050733" w:rsidRPr="00AA3EFD" w:rsidRDefault="00050733" w:rsidP="00050733">
      <w:pPr>
        <w:pBdr>
          <w:top w:val="nil"/>
          <w:left w:val="nil"/>
          <w:bottom w:val="nil"/>
          <w:right w:val="nil"/>
          <w:between w:val="nil"/>
        </w:pBdr>
        <w:rPr>
          <w:rFonts w:ascii="Cambria" w:eastAsia="Cambria" w:hAnsi="Cambria" w:cs="Cambria"/>
          <w:b/>
          <w:bCs/>
          <w:color w:val="000000"/>
          <w:sz w:val="24"/>
          <w:szCs w:val="24"/>
        </w:rPr>
      </w:pPr>
      <w:r w:rsidRPr="00AA3EFD">
        <w:rPr>
          <w:rFonts w:ascii="Cambria" w:eastAsia="Cambria" w:hAnsi="Cambria" w:cs="Cambria"/>
          <w:b/>
          <w:bCs/>
          <w:color w:val="000000"/>
          <w:sz w:val="24"/>
          <w:szCs w:val="24"/>
        </w:rPr>
        <w:t>SIMPLE RECIPES:</w:t>
      </w:r>
    </w:p>
    <w:p w14:paraId="5840A54A" w14:textId="6838C54C" w:rsidR="00050733" w:rsidRDefault="00050733">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r>
        <w:rPr>
          <w:rFonts w:ascii="Cambria" w:eastAsia="Cambria" w:hAnsi="Cambria" w:cs="Cambria"/>
          <w:color w:val="000000"/>
          <w:sz w:val="24"/>
          <w:szCs w:val="24"/>
        </w:rPr>
        <w:t>Quinoa paneer pulao:</w:t>
      </w:r>
      <w:r w:rsidR="008F58D4">
        <w:rPr>
          <w:rFonts w:ascii="Cambria" w:eastAsia="Cambria" w:hAnsi="Cambria" w:cs="Cambria"/>
          <w:color w:val="000000"/>
          <w:sz w:val="24"/>
          <w:szCs w:val="24"/>
        </w:rPr>
        <w:t xml:space="preserve"> </w:t>
      </w:r>
      <w:hyperlink r:id="rId904" w:history="1">
        <w:r w:rsidR="008F58D4" w:rsidRPr="008B575A">
          <w:rPr>
            <w:rStyle w:val="Hyperlink"/>
            <w:rFonts w:ascii="Cambria" w:eastAsia="Cambria" w:hAnsi="Cambria" w:cs="Cambria"/>
            <w:sz w:val="24"/>
            <w:szCs w:val="24"/>
          </w:rPr>
          <w:t>https://youtu.be/cPVLkjzzaYI?si=Qj4hq26ZbbWFUxLQ</w:t>
        </w:r>
      </w:hyperlink>
      <w:r w:rsidR="008F58D4">
        <w:rPr>
          <w:rFonts w:ascii="Cambria" w:eastAsia="Cambria" w:hAnsi="Cambria" w:cs="Cambria"/>
          <w:color w:val="000000"/>
          <w:sz w:val="24"/>
          <w:szCs w:val="24"/>
        </w:rPr>
        <w:t xml:space="preserve"> </w:t>
      </w:r>
    </w:p>
    <w:p w14:paraId="4383EABC" w14:textId="1A4EE73F" w:rsidR="00050733" w:rsidRPr="008F58D4" w:rsidRDefault="00050733">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r>
        <w:rPr>
          <w:rFonts w:ascii="Cambria" w:eastAsia="Cambria" w:hAnsi="Cambria" w:cs="Cambria"/>
          <w:color w:val="000000"/>
          <w:sz w:val="24"/>
          <w:szCs w:val="24"/>
        </w:rPr>
        <w:t xml:space="preserve">4 in 1 paratha: </w:t>
      </w:r>
      <w:hyperlink r:id="rId905" w:history="1">
        <w:r w:rsidRPr="00F156A0">
          <w:rPr>
            <w:rStyle w:val="Hyperlink"/>
            <w:rFonts w:ascii="Cambria" w:hAnsi="Cambria" w:cstheme="minorHAnsi"/>
            <w:bCs/>
            <w:sz w:val="24"/>
            <w:szCs w:val="24"/>
          </w:rPr>
          <w:t>https://www.instagram.com/reel/C3hR2xyR_VB/?igsh=MTMxMDgwcndjeWJtZg==</w:t>
        </w:r>
      </w:hyperlink>
    </w:p>
    <w:p w14:paraId="488FFA53" w14:textId="36862B03" w:rsidR="008F58D4" w:rsidRPr="008F58D4" w:rsidRDefault="008F58D4">
      <w:pPr>
        <w:pStyle w:val="ListParagraph"/>
        <w:numPr>
          <w:ilvl w:val="6"/>
          <w:numId w:val="12"/>
        </w:numPr>
        <w:pBdr>
          <w:top w:val="nil"/>
          <w:left w:val="nil"/>
          <w:bottom w:val="nil"/>
          <w:right w:val="nil"/>
          <w:between w:val="nil"/>
        </w:pBdr>
        <w:ind w:left="-284"/>
        <w:rPr>
          <w:rFonts w:ascii="Cambria" w:eastAsia="Cambria" w:hAnsi="Cambria" w:cs="Cambria"/>
          <w:color w:val="000000"/>
          <w:sz w:val="28"/>
          <w:szCs w:val="28"/>
        </w:rPr>
      </w:pPr>
      <w:r w:rsidRPr="008F58D4">
        <w:rPr>
          <w:sz w:val="24"/>
          <w:szCs w:val="24"/>
        </w:rPr>
        <w:t xml:space="preserve">Moong dal paneer </w:t>
      </w:r>
      <w:proofErr w:type="spellStart"/>
      <w:r w:rsidRPr="008F58D4">
        <w:rPr>
          <w:sz w:val="24"/>
          <w:szCs w:val="24"/>
        </w:rPr>
        <w:t>chilla</w:t>
      </w:r>
      <w:proofErr w:type="spellEnd"/>
      <w:r w:rsidRPr="008F58D4">
        <w:rPr>
          <w:sz w:val="24"/>
          <w:szCs w:val="24"/>
        </w:rPr>
        <w:t>:</w:t>
      </w:r>
      <w:r w:rsidR="00AA3EFD">
        <w:rPr>
          <w:sz w:val="24"/>
          <w:szCs w:val="24"/>
        </w:rPr>
        <w:t xml:space="preserve"> </w:t>
      </w:r>
      <w:hyperlink r:id="rId906">
        <w:r w:rsidR="00AA3EFD">
          <w:rPr>
            <w:rFonts w:ascii="Cambria" w:eastAsia="Cambria" w:hAnsi="Cambria" w:cs="Cambria"/>
            <w:color w:val="0563C1"/>
            <w:sz w:val="24"/>
            <w:szCs w:val="24"/>
            <w:u w:val="single"/>
          </w:rPr>
          <w:t>https://www.youtube.com/watch?v=rdgYebOQQGM</w:t>
        </w:r>
      </w:hyperlink>
    </w:p>
    <w:p w14:paraId="1F1EE3C7" w14:textId="4876C9BA" w:rsidR="00050733" w:rsidRDefault="008F58D4">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r>
        <w:rPr>
          <w:rFonts w:ascii="Cambria" w:eastAsia="Cambria" w:hAnsi="Cambria" w:cs="Cambria"/>
          <w:color w:val="000000"/>
          <w:sz w:val="24"/>
          <w:szCs w:val="24"/>
        </w:rPr>
        <w:t xml:space="preserve">One pot sambhar rice: </w:t>
      </w:r>
      <w:hyperlink r:id="rId907">
        <w:r>
          <w:rPr>
            <w:rFonts w:ascii="Cambria" w:eastAsia="Cambria" w:hAnsi="Cambria" w:cs="Cambria"/>
            <w:color w:val="0563C1"/>
            <w:sz w:val="24"/>
            <w:szCs w:val="24"/>
            <w:u w:val="single"/>
          </w:rPr>
          <w:t>https://www.youtube.com/watch?v=0Y5Ivlq4hQQ</w:t>
        </w:r>
      </w:hyperlink>
    </w:p>
    <w:p w14:paraId="6D9A0320" w14:textId="144708C4" w:rsidR="008F58D4" w:rsidRPr="008F58D4" w:rsidRDefault="008F58D4">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r>
        <w:rPr>
          <w:rFonts w:ascii="Cambria" w:eastAsia="Cambria" w:hAnsi="Cambria" w:cs="Cambria"/>
          <w:color w:val="000000"/>
          <w:sz w:val="24"/>
          <w:szCs w:val="24"/>
        </w:rPr>
        <w:t xml:space="preserve">Moong rice: </w:t>
      </w:r>
      <w:hyperlink r:id="rId908" w:history="1">
        <w:r w:rsidRPr="00AB3543">
          <w:rPr>
            <w:rStyle w:val="Hyperlink"/>
            <w:rFonts w:ascii="Cambria" w:eastAsia="Cambria" w:hAnsi="Cambria" w:cs="Cambria"/>
            <w:sz w:val="24"/>
            <w:szCs w:val="24"/>
          </w:rPr>
          <w:t>https:</w:t>
        </w:r>
        <w:r w:rsidR="00F935A2">
          <w:rPr>
            <w:rStyle w:val="Hyperlink"/>
            <w:rFonts w:ascii="Cambria" w:eastAsia="Cambria" w:hAnsi="Cambria" w:cs="Cambria"/>
            <w:sz w:val="24"/>
            <w:szCs w:val="24"/>
          </w:rPr>
          <w:t xml:space="preserve"> </w:t>
        </w:r>
        <w:r w:rsidRPr="00AB3543">
          <w:rPr>
            <w:rStyle w:val="Hyperlink"/>
            <w:rFonts w:ascii="Cambria" w:eastAsia="Cambria" w:hAnsi="Cambria" w:cs="Cambria"/>
            <w:sz w:val="24"/>
            <w:szCs w:val="24"/>
          </w:rPr>
          <w:t>//youtube.com/shorts/53YmDPYVB74?si=-rPNrUqeo1vi5mD9</w:t>
        </w:r>
      </w:hyperlink>
    </w:p>
    <w:p w14:paraId="27702FCD" w14:textId="35FBB00D" w:rsidR="008F58D4" w:rsidRPr="00AA3EFD" w:rsidRDefault="0037656C">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r w:rsidRPr="00AA3EFD">
        <w:rPr>
          <w:sz w:val="24"/>
          <w:szCs w:val="24"/>
        </w:rPr>
        <w:t xml:space="preserve">Avocado toasts: </w:t>
      </w:r>
      <w:hyperlink r:id="rId909">
        <w:r w:rsidRPr="00AA3EFD">
          <w:rPr>
            <w:rFonts w:ascii="Cambria" w:eastAsia="Cambria" w:hAnsi="Cambria" w:cs="Cambria"/>
            <w:color w:val="0563C1"/>
            <w:sz w:val="24"/>
            <w:szCs w:val="24"/>
            <w:u w:val="single"/>
          </w:rPr>
          <w:t>https://www.youtube.com/shorts/fqxbd_kl260</w:t>
        </w:r>
      </w:hyperlink>
    </w:p>
    <w:p w14:paraId="54172CBF" w14:textId="29BF4F58" w:rsidR="0037656C" w:rsidRPr="00AA3EFD" w:rsidRDefault="0037656C">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r w:rsidRPr="00AA3EFD">
        <w:rPr>
          <w:sz w:val="24"/>
          <w:szCs w:val="24"/>
        </w:rPr>
        <w:t>Hummus toasts:</w:t>
      </w:r>
      <w:r w:rsidR="00AA3EFD">
        <w:rPr>
          <w:sz w:val="24"/>
          <w:szCs w:val="24"/>
        </w:rPr>
        <w:t xml:space="preserve"> </w:t>
      </w:r>
      <w:hyperlink r:id="rId910" w:history="1">
        <w:r w:rsidR="00AA3EFD" w:rsidRPr="0000205D">
          <w:rPr>
            <w:rStyle w:val="Hyperlink"/>
            <w:rFonts w:ascii="Cambria" w:eastAsiaTheme="minorEastAsia" w:hAnsi="Cambria" w:cstheme="minorHAnsi"/>
            <w:bCs/>
            <w:sz w:val="24"/>
            <w:szCs w:val="24"/>
            <w:lang w:val="en-US"/>
          </w:rPr>
          <w:t>https://youtube.com/shorts/StGLwtRSn9E?si=JjJnO8f0MfwC6ZPp</w:t>
        </w:r>
      </w:hyperlink>
    </w:p>
    <w:p w14:paraId="0DCCFC64" w14:textId="6F5215AF" w:rsidR="0037656C" w:rsidRPr="0037656C" w:rsidRDefault="0037656C">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r w:rsidRPr="0037656C">
        <w:rPr>
          <w:rFonts w:ascii="Cambria" w:eastAsia="Cambria" w:hAnsi="Cambria" w:cs="Cambria"/>
          <w:color w:val="000000"/>
          <w:sz w:val="24"/>
          <w:szCs w:val="24"/>
        </w:rPr>
        <w:t>Ragi vegetable soup</w:t>
      </w:r>
      <w:r w:rsidR="00AA3EFD">
        <w:rPr>
          <w:rFonts w:ascii="Cambria" w:eastAsia="Cambria" w:hAnsi="Cambria" w:cs="Cambria"/>
          <w:color w:val="000000"/>
          <w:sz w:val="24"/>
          <w:szCs w:val="24"/>
        </w:rPr>
        <w:t xml:space="preserve">: </w:t>
      </w:r>
      <w:hyperlink r:id="rId911" w:history="1">
        <w:r w:rsidR="00AA3EFD" w:rsidRPr="000024DD">
          <w:rPr>
            <w:rStyle w:val="Hyperlink"/>
            <w:rFonts w:ascii="Cambria" w:eastAsia="Cambria" w:hAnsi="Cambria" w:cs="Cambria"/>
            <w:sz w:val="24"/>
            <w:szCs w:val="24"/>
          </w:rPr>
          <w:t>https://www.instagram.com/reel/DCTQ8yOO-G8/?igsh=MXV0ZHh2bmg1Y3U5cA==</w:t>
        </w:r>
      </w:hyperlink>
    </w:p>
    <w:p w14:paraId="0BFB4F83" w14:textId="39138E2F" w:rsidR="0037656C" w:rsidRPr="0037656C" w:rsidRDefault="0037656C">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r>
        <w:rPr>
          <w:rFonts w:ascii="Cambria" w:eastAsia="Cambria" w:hAnsi="Cambria" w:cs="Cambria"/>
          <w:color w:val="000000"/>
          <w:sz w:val="24"/>
          <w:szCs w:val="24"/>
        </w:rPr>
        <w:t>C</w:t>
      </w:r>
      <w:r w:rsidRPr="0037656C">
        <w:rPr>
          <w:rFonts w:ascii="Cambria" w:eastAsia="Cambria" w:hAnsi="Cambria" w:cs="Cambria"/>
          <w:color w:val="000000"/>
          <w:sz w:val="24"/>
          <w:szCs w:val="24"/>
        </w:rPr>
        <w:t>oriander paratha:</w:t>
      </w:r>
      <w:r w:rsidR="00AA3EFD">
        <w:rPr>
          <w:rFonts w:ascii="Cambria" w:eastAsia="Cambria" w:hAnsi="Cambria" w:cs="Cambria"/>
          <w:color w:val="000000"/>
          <w:sz w:val="24"/>
          <w:szCs w:val="24"/>
        </w:rPr>
        <w:t xml:space="preserve"> </w:t>
      </w:r>
      <w:hyperlink r:id="rId912" w:history="1">
        <w:r w:rsidR="00AA3EFD" w:rsidRPr="00BC3BEA">
          <w:rPr>
            <w:rStyle w:val="Hyperlink"/>
            <w:rFonts w:ascii="Cambria" w:eastAsia="Cambria" w:hAnsi="Cambria" w:cs="Cambria"/>
            <w:sz w:val="24"/>
            <w:szCs w:val="24"/>
          </w:rPr>
          <w:t>https://youtube.com/shorts/sMDCyMNjWmA?si=ysOn5LCUtw0sDpZw</w:t>
        </w:r>
      </w:hyperlink>
    </w:p>
    <w:p w14:paraId="43261D7F" w14:textId="4B67BFE4" w:rsidR="0037656C" w:rsidRPr="0037656C" w:rsidRDefault="0037656C">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r>
        <w:rPr>
          <w:rFonts w:ascii="Cambria" w:eastAsia="Cambria" w:hAnsi="Cambria" w:cs="Cambria"/>
          <w:color w:val="000000"/>
          <w:sz w:val="24"/>
          <w:szCs w:val="24"/>
        </w:rPr>
        <w:t>P</w:t>
      </w:r>
      <w:r w:rsidRPr="0037656C">
        <w:rPr>
          <w:rFonts w:ascii="Cambria" w:eastAsia="Cambria" w:hAnsi="Cambria" w:cs="Cambria"/>
          <w:color w:val="000000"/>
          <w:sz w:val="24"/>
          <w:szCs w:val="24"/>
        </w:rPr>
        <w:t>aneer stir fry:</w:t>
      </w:r>
      <w:r w:rsidR="00AA3EFD">
        <w:rPr>
          <w:rFonts w:ascii="Cambria" w:eastAsia="Cambria" w:hAnsi="Cambria" w:cs="Cambria"/>
          <w:color w:val="000000"/>
          <w:sz w:val="24"/>
          <w:szCs w:val="24"/>
        </w:rPr>
        <w:t xml:space="preserve"> </w:t>
      </w:r>
      <w:hyperlink r:id="rId913">
        <w:r w:rsidR="00AA3EFD">
          <w:rPr>
            <w:rFonts w:ascii="Cambria" w:eastAsia="Cambria" w:hAnsi="Cambria" w:cs="Cambria"/>
            <w:color w:val="0563C1"/>
            <w:sz w:val="24"/>
            <w:szCs w:val="24"/>
            <w:u w:val="single"/>
          </w:rPr>
          <w:t>https://youtu.be/gBlBuj_rBuw?si=XfDV8dJn01xhsMHh</w:t>
        </w:r>
      </w:hyperlink>
    </w:p>
    <w:p w14:paraId="284660DD" w14:textId="5EE880EB" w:rsidR="0037656C" w:rsidRPr="0037656C" w:rsidRDefault="0037656C">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r>
        <w:rPr>
          <w:rFonts w:ascii="Cambria" w:eastAsia="Cambria" w:hAnsi="Cambria" w:cs="Cambria"/>
          <w:color w:val="000000"/>
          <w:sz w:val="24"/>
          <w:szCs w:val="24"/>
        </w:rPr>
        <w:t>T</w:t>
      </w:r>
      <w:r w:rsidRPr="0037656C">
        <w:rPr>
          <w:rFonts w:ascii="Cambria" w:eastAsia="Cambria" w:hAnsi="Cambria" w:cs="Cambria"/>
          <w:color w:val="000000"/>
          <w:sz w:val="24"/>
          <w:szCs w:val="24"/>
        </w:rPr>
        <w:t xml:space="preserve">ofu </w:t>
      </w:r>
      <w:proofErr w:type="spellStart"/>
      <w:r w:rsidRPr="0037656C">
        <w:rPr>
          <w:rFonts w:ascii="Cambria" w:eastAsia="Cambria" w:hAnsi="Cambria" w:cs="Cambria"/>
          <w:color w:val="000000"/>
          <w:sz w:val="24"/>
          <w:szCs w:val="24"/>
        </w:rPr>
        <w:t>thai</w:t>
      </w:r>
      <w:proofErr w:type="spellEnd"/>
      <w:r w:rsidRPr="0037656C">
        <w:rPr>
          <w:rFonts w:ascii="Cambria" w:eastAsia="Cambria" w:hAnsi="Cambria" w:cs="Cambria"/>
          <w:color w:val="000000"/>
          <w:sz w:val="24"/>
          <w:szCs w:val="24"/>
        </w:rPr>
        <w:t xml:space="preserve"> bowl</w:t>
      </w:r>
      <w:r w:rsidR="00AA3EFD">
        <w:rPr>
          <w:rFonts w:ascii="Cambria" w:eastAsia="Cambria" w:hAnsi="Cambria" w:cs="Cambria"/>
          <w:color w:val="000000"/>
          <w:sz w:val="24"/>
          <w:szCs w:val="24"/>
        </w:rPr>
        <w:t xml:space="preserve">: </w:t>
      </w:r>
      <w:hyperlink r:id="rId914" w:history="1">
        <w:r w:rsidR="00AA3EFD" w:rsidRPr="00C5178A">
          <w:rPr>
            <w:rStyle w:val="Hyperlink"/>
            <w:rFonts w:ascii="Cambria" w:hAnsi="Cambria" w:cstheme="minorHAnsi"/>
            <w:kern w:val="2"/>
            <w:sz w:val="24"/>
            <w:szCs w:val="24"/>
            <w:lang w:val="en-US"/>
            <w14:ligatures w14:val="standardContextual"/>
          </w:rPr>
          <w:t>https://www.instagram.com/reel/DLXO5UtI-US/?utm_source=ig_web_copy_link</w:t>
        </w:r>
      </w:hyperlink>
    </w:p>
    <w:p w14:paraId="2EFEBBF4" w14:textId="4C0FD1C3" w:rsidR="0037656C" w:rsidRPr="0037656C" w:rsidRDefault="0037656C">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r>
        <w:rPr>
          <w:rFonts w:ascii="Cambria" w:eastAsia="Cambria" w:hAnsi="Cambria" w:cs="Cambria"/>
          <w:color w:val="000000"/>
          <w:sz w:val="24"/>
          <w:szCs w:val="24"/>
        </w:rPr>
        <w:t>A</w:t>
      </w:r>
      <w:r w:rsidRPr="0037656C">
        <w:rPr>
          <w:rFonts w:ascii="Cambria" w:eastAsia="Cambria" w:hAnsi="Cambria" w:cs="Cambria"/>
          <w:color w:val="000000"/>
          <w:sz w:val="24"/>
          <w:szCs w:val="24"/>
        </w:rPr>
        <w:t>vocado sprouts salad:</w:t>
      </w:r>
      <w:r w:rsidR="00AA3EFD">
        <w:rPr>
          <w:rFonts w:ascii="Cambria" w:eastAsia="Cambria" w:hAnsi="Cambria" w:cs="Cambria"/>
          <w:color w:val="000000"/>
          <w:sz w:val="24"/>
          <w:szCs w:val="24"/>
        </w:rPr>
        <w:t xml:space="preserve"> </w:t>
      </w:r>
      <w:hyperlink r:id="rId915" w:history="1">
        <w:r w:rsidR="00AA3EFD" w:rsidRPr="003D5AFD">
          <w:rPr>
            <w:rStyle w:val="Hyperlink"/>
            <w:rFonts w:ascii="Cambria" w:hAnsi="Cambria"/>
            <w:sz w:val="24"/>
            <w:szCs w:val="24"/>
            <w:lang w:val="en-US"/>
          </w:rPr>
          <w:t>https://youtu.be/QjGTXSfnFZs?si=irnRr5dqyl1dutJh</w:t>
        </w:r>
      </w:hyperlink>
    </w:p>
    <w:p w14:paraId="7D7D45EC" w14:textId="7FE75EF8" w:rsidR="0037656C" w:rsidRPr="0037656C" w:rsidRDefault="0037656C">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r>
        <w:rPr>
          <w:rFonts w:ascii="Cambria" w:eastAsia="Cambria" w:hAnsi="Cambria" w:cs="Cambria"/>
          <w:color w:val="000000"/>
          <w:sz w:val="24"/>
          <w:szCs w:val="24"/>
        </w:rPr>
        <w:t>H</w:t>
      </w:r>
      <w:r w:rsidRPr="0037656C">
        <w:rPr>
          <w:rFonts w:ascii="Cambria" w:eastAsia="Cambria" w:hAnsi="Cambria" w:cs="Cambria"/>
          <w:color w:val="000000"/>
          <w:sz w:val="24"/>
          <w:szCs w:val="24"/>
        </w:rPr>
        <w:t>ummus veggie wrap</w:t>
      </w:r>
      <w:r w:rsidR="00AA3EFD">
        <w:rPr>
          <w:rFonts w:ascii="Cambria" w:eastAsia="Cambria" w:hAnsi="Cambria" w:cs="Cambria"/>
          <w:color w:val="000000"/>
          <w:sz w:val="24"/>
          <w:szCs w:val="24"/>
        </w:rPr>
        <w:t xml:space="preserve">: </w:t>
      </w:r>
      <w:hyperlink r:id="rId916" w:history="1">
        <w:r w:rsidR="00AA3EFD" w:rsidRPr="00476D40">
          <w:rPr>
            <w:rStyle w:val="Hyperlink"/>
            <w:rFonts w:ascii="Cambria" w:eastAsia="Cambria" w:hAnsi="Cambria" w:cs="Cambria"/>
            <w:sz w:val="24"/>
            <w:szCs w:val="24"/>
          </w:rPr>
          <w:t>https://youtube.com/shorts/Q0QbZ2V6LZw?si=N_p_iaPPKBen7cyy</w:t>
        </w:r>
      </w:hyperlink>
    </w:p>
    <w:p w14:paraId="4B1447C8" w14:textId="1DDF13D4" w:rsidR="0037656C" w:rsidRDefault="0037656C">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r w:rsidRPr="0037656C">
        <w:rPr>
          <w:rFonts w:ascii="Cambria" w:eastAsia="Cambria" w:hAnsi="Cambria" w:cs="Cambria"/>
          <w:color w:val="000000"/>
          <w:sz w:val="24"/>
          <w:szCs w:val="24"/>
        </w:rPr>
        <w:t xml:space="preserve">Paneer vegetable wrap: </w:t>
      </w:r>
      <w:hyperlink r:id="rId917" w:history="1">
        <w:r w:rsidRPr="008B575A">
          <w:rPr>
            <w:rStyle w:val="Hyperlink"/>
            <w:rFonts w:ascii="Cambria" w:eastAsia="Cambria" w:hAnsi="Cambria" w:cs="Cambria"/>
            <w:sz w:val="24"/>
            <w:szCs w:val="24"/>
          </w:rPr>
          <w:t>https://youtube.com/shorts/O5Zz1yhF0cU?si=W-08hacCk3vVlXZH</w:t>
        </w:r>
      </w:hyperlink>
      <w:r>
        <w:rPr>
          <w:rFonts w:ascii="Cambria" w:eastAsia="Cambria" w:hAnsi="Cambria" w:cs="Cambria"/>
          <w:color w:val="000000"/>
          <w:sz w:val="24"/>
          <w:szCs w:val="24"/>
        </w:rPr>
        <w:t xml:space="preserve"> </w:t>
      </w:r>
    </w:p>
    <w:p w14:paraId="09CA0BE9" w14:textId="68DFBE8C" w:rsidR="00181EB1" w:rsidRDefault="00181EB1">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r>
        <w:rPr>
          <w:rFonts w:ascii="Cambria" w:eastAsia="Cambria" w:hAnsi="Cambria" w:cs="Cambria"/>
          <w:color w:val="000000"/>
          <w:sz w:val="24"/>
          <w:szCs w:val="24"/>
        </w:rPr>
        <w:t xml:space="preserve">Nutrient dense rice: </w:t>
      </w:r>
      <w:hyperlink r:id="rId918" w:history="1">
        <w:r w:rsidRPr="00C72BF7">
          <w:rPr>
            <w:rStyle w:val="Hyperlink"/>
            <w:rFonts w:ascii="Cambria" w:eastAsia="Cambria" w:hAnsi="Cambria" w:cs="Cambria"/>
            <w:sz w:val="24"/>
            <w:szCs w:val="24"/>
          </w:rPr>
          <w:t>https://www.instagram.com/reel/DLjnoZLoHJt/?igsh=MTFvMnd0MTNldHczYw==</w:t>
        </w:r>
      </w:hyperlink>
    </w:p>
    <w:p w14:paraId="4DC348AD" w14:textId="7BD922B0" w:rsidR="00181EB1" w:rsidRDefault="00CB5A97">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r>
        <w:rPr>
          <w:rFonts w:ascii="Cambria" w:eastAsia="Cambria" w:hAnsi="Cambria" w:cs="Cambria"/>
          <w:color w:val="000000"/>
          <w:sz w:val="24"/>
          <w:szCs w:val="24"/>
        </w:rPr>
        <w:t xml:space="preserve">Green sauce chicken rice bowl: </w:t>
      </w:r>
      <w:hyperlink r:id="rId919" w:history="1">
        <w:r w:rsidRPr="00EE6A97">
          <w:rPr>
            <w:rStyle w:val="Hyperlink"/>
            <w:rFonts w:ascii="Cambria" w:eastAsia="Cambria" w:hAnsi="Cambria" w:cs="Cambria"/>
            <w:sz w:val="24"/>
            <w:szCs w:val="24"/>
          </w:rPr>
          <w:t>https://www.instagram.com/reel/DMaokkPR_CT/?utm_source=ig_web_copy_link</w:t>
        </w:r>
      </w:hyperlink>
    </w:p>
    <w:p w14:paraId="382D4DE3" w14:textId="77777777" w:rsidR="00380271" w:rsidRPr="00050733" w:rsidRDefault="00380271">
      <w:pPr>
        <w:pStyle w:val="ListParagraph"/>
        <w:numPr>
          <w:ilvl w:val="6"/>
          <w:numId w:val="12"/>
        </w:numPr>
        <w:pBdr>
          <w:top w:val="nil"/>
          <w:left w:val="nil"/>
          <w:bottom w:val="nil"/>
          <w:right w:val="nil"/>
          <w:between w:val="nil"/>
        </w:pBdr>
        <w:ind w:left="-284"/>
        <w:rPr>
          <w:rFonts w:ascii="Cambria" w:eastAsia="Cambria" w:hAnsi="Cambria" w:cs="Cambria"/>
          <w:color w:val="000000"/>
          <w:sz w:val="24"/>
          <w:szCs w:val="24"/>
        </w:rPr>
      </w:pPr>
    </w:p>
    <w:p w14:paraId="0B96BF60" w14:textId="11CA5239" w:rsidR="00050733" w:rsidRDefault="006E7F71" w:rsidP="00557E5A">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PICKLES</w:t>
      </w:r>
      <w:r w:rsidR="00BB15FA">
        <w:rPr>
          <w:rFonts w:ascii="Cambria" w:eastAsia="Cambria" w:hAnsi="Cambria" w:cs="Cambria"/>
          <w:color w:val="000000"/>
          <w:sz w:val="24"/>
          <w:szCs w:val="24"/>
        </w:rPr>
        <w:t>/ CHUTNEYS</w:t>
      </w:r>
    </w:p>
    <w:p w14:paraId="1FCBC094" w14:textId="05CADDF7" w:rsidR="006E7F71" w:rsidRDefault="006E7F71" w:rsidP="006E7F71">
      <w:pPr>
        <w:pStyle w:val="ListParagraph"/>
        <w:numPr>
          <w:ilvl w:val="3"/>
          <w:numId w:val="11"/>
        </w:numPr>
        <w:pBdr>
          <w:top w:val="nil"/>
          <w:left w:val="nil"/>
          <w:bottom w:val="nil"/>
          <w:right w:val="nil"/>
          <w:between w:val="nil"/>
        </w:pBdr>
        <w:ind w:left="-284"/>
        <w:rPr>
          <w:rFonts w:ascii="Cambria" w:eastAsia="Cambria" w:hAnsi="Cambria" w:cs="Cambria"/>
          <w:color w:val="000000"/>
          <w:sz w:val="24"/>
          <w:szCs w:val="24"/>
        </w:rPr>
      </w:pPr>
      <w:r>
        <w:rPr>
          <w:rFonts w:ascii="Cambria" w:eastAsia="Cambria" w:hAnsi="Cambria" w:cs="Cambria"/>
          <w:color w:val="000000"/>
          <w:sz w:val="24"/>
          <w:szCs w:val="24"/>
        </w:rPr>
        <w:t xml:space="preserve">Amba </w:t>
      </w:r>
      <w:proofErr w:type="spellStart"/>
      <w:r>
        <w:rPr>
          <w:rFonts w:ascii="Cambria" w:eastAsia="Cambria" w:hAnsi="Cambria" w:cs="Cambria"/>
          <w:color w:val="000000"/>
          <w:sz w:val="24"/>
          <w:szCs w:val="24"/>
        </w:rPr>
        <w:t>haldi</w:t>
      </w:r>
      <w:proofErr w:type="spellEnd"/>
      <w:r>
        <w:rPr>
          <w:rFonts w:ascii="Cambria" w:eastAsia="Cambria" w:hAnsi="Cambria" w:cs="Cambria"/>
          <w:color w:val="000000"/>
          <w:sz w:val="24"/>
          <w:szCs w:val="24"/>
        </w:rPr>
        <w:t xml:space="preserve"> pickle: </w:t>
      </w:r>
      <w:hyperlink r:id="rId920" w:history="1">
        <w:r w:rsidRPr="005E27F0">
          <w:rPr>
            <w:rStyle w:val="Hyperlink"/>
            <w:rFonts w:ascii="Cambria" w:eastAsia="Cambria" w:hAnsi="Cambria" w:cs="Cambria"/>
            <w:sz w:val="24"/>
            <w:szCs w:val="24"/>
          </w:rPr>
          <w:t>https://youtube.com/shorts/Gx7S77FJRSI?si=eCW0Ua6zGijbPDTY</w:t>
        </w:r>
      </w:hyperlink>
    </w:p>
    <w:p w14:paraId="4751C0D2" w14:textId="57D84378" w:rsidR="006E7F71" w:rsidRPr="006639DD" w:rsidRDefault="00BB15FA" w:rsidP="006E7F71">
      <w:pPr>
        <w:pStyle w:val="ListParagraph"/>
        <w:numPr>
          <w:ilvl w:val="3"/>
          <w:numId w:val="11"/>
        </w:numPr>
        <w:pBdr>
          <w:top w:val="nil"/>
          <w:left w:val="nil"/>
          <w:bottom w:val="nil"/>
          <w:right w:val="nil"/>
          <w:between w:val="nil"/>
        </w:pBdr>
        <w:ind w:left="-284"/>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Flaxseed + sesame seed chutney: </w:t>
      </w:r>
      <w:hyperlink r:id="rId921" w:history="1">
        <w:r w:rsidRPr="001831C7">
          <w:rPr>
            <w:rStyle w:val="Hyperlink"/>
            <w:rFonts w:ascii="Cambria" w:eastAsia="Cambria" w:hAnsi="Cambria" w:cs="Cambria"/>
            <w:sz w:val="24"/>
            <w:szCs w:val="24"/>
          </w:rPr>
          <w:t>https://youtube.com/shorts/zj_wazQRyTA?si=YY17ZbPIhJ-6zdYl</w:t>
        </w:r>
      </w:hyperlink>
    </w:p>
    <w:p w14:paraId="4A8FA9EC" w14:textId="12875DEC" w:rsidR="006639DD" w:rsidRDefault="006639DD" w:rsidP="006E7F71">
      <w:pPr>
        <w:pStyle w:val="ListParagraph"/>
        <w:numPr>
          <w:ilvl w:val="3"/>
          <w:numId w:val="11"/>
        </w:numPr>
        <w:pBdr>
          <w:top w:val="nil"/>
          <w:left w:val="nil"/>
          <w:bottom w:val="nil"/>
          <w:right w:val="nil"/>
          <w:between w:val="nil"/>
        </w:pBdr>
        <w:ind w:left="-284"/>
        <w:rPr>
          <w:rFonts w:ascii="Cambria" w:eastAsia="Cambria" w:hAnsi="Cambria" w:cs="Cambria"/>
          <w:color w:val="000000"/>
          <w:sz w:val="24"/>
          <w:szCs w:val="24"/>
        </w:rPr>
      </w:pPr>
      <w:r>
        <w:t xml:space="preserve">Flaxseed </w:t>
      </w:r>
      <w:proofErr w:type="spellStart"/>
      <w:r>
        <w:t>podi</w:t>
      </w:r>
      <w:proofErr w:type="spellEnd"/>
      <w:r>
        <w:t xml:space="preserve"> chutney: </w:t>
      </w:r>
      <w:hyperlink r:id="rId922" w:history="1">
        <w:r w:rsidRPr="0016230D">
          <w:rPr>
            <w:rStyle w:val="Hyperlink"/>
          </w:rPr>
          <w:t>https://www.instagram.com/reel/DWqy___iAM-/?utm_source=ig_web_copy_link&amp;igsh=MzRlODBiNWFlZA==</w:t>
        </w:r>
      </w:hyperlink>
      <w:r>
        <w:t xml:space="preserve"> </w:t>
      </w:r>
    </w:p>
    <w:p w14:paraId="12BB3CD0" w14:textId="0D595815" w:rsidR="00BB15FA" w:rsidRDefault="00BB15FA" w:rsidP="006E7F71">
      <w:pPr>
        <w:pStyle w:val="ListParagraph"/>
        <w:numPr>
          <w:ilvl w:val="3"/>
          <w:numId w:val="11"/>
        </w:numPr>
        <w:pBdr>
          <w:top w:val="nil"/>
          <w:left w:val="nil"/>
          <w:bottom w:val="nil"/>
          <w:right w:val="nil"/>
          <w:between w:val="nil"/>
        </w:pBdr>
        <w:ind w:left="-284"/>
        <w:rPr>
          <w:rFonts w:ascii="Cambria" w:eastAsia="Cambria" w:hAnsi="Cambria" w:cs="Cambria"/>
          <w:color w:val="000000"/>
          <w:sz w:val="24"/>
          <w:szCs w:val="24"/>
        </w:rPr>
      </w:pPr>
    </w:p>
    <w:p w14:paraId="1B78E3AF" w14:textId="77777777" w:rsidR="00E05798" w:rsidRPr="006E7F71" w:rsidRDefault="00E05798" w:rsidP="006E7F71">
      <w:pPr>
        <w:pStyle w:val="ListParagraph"/>
        <w:numPr>
          <w:ilvl w:val="3"/>
          <w:numId w:val="11"/>
        </w:numPr>
        <w:pBdr>
          <w:top w:val="nil"/>
          <w:left w:val="nil"/>
          <w:bottom w:val="nil"/>
          <w:right w:val="nil"/>
          <w:between w:val="nil"/>
        </w:pBdr>
        <w:ind w:left="-284"/>
        <w:rPr>
          <w:rFonts w:ascii="Cambria" w:eastAsia="Cambria" w:hAnsi="Cambria" w:cs="Cambria"/>
          <w:color w:val="000000"/>
          <w:sz w:val="24"/>
          <w:szCs w:val="24"/>
        </w:rPr>
      </w:pPr>
    </w:p>
    <w:p w14:paraId="5FDDC082" w14:textId="77777777" w:rsidR="006E7F71" w:rsidRDefault="006E7F71" w:rsidP="00557E5A">
      <w:pPr>
        <w:pBdr>
          <w:top w:val="nil"/>
          <w:left w:val="nil"/>
          <w:bottom w:val="nil"/>
          <w:right w:val="nil"/>
          <w:between w:val="nil"/>
        </w:pBdr>
        <w:rPr>
          <w:rFonts w:ascii="Cambria" w:eastAsia="Cambria" w:hAnsi="Cambria" w:cs="Cambria"/>
          <w:color w:val="000000"/>
          <w:sz w:val="24"/>
          <w:szCs w:val="24"/>
        </w:rPr>
      </w:pPr>
    </w:p>
    <w:p w14:paraId="514808CB" w14:textId="36D10417" w:rsidR="00557E5A" w:rsidRDefault="00557E5A" w:rsidP="00557E5A">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SALAD DRESSINGS:</w:t>
      </w:r>
    </w:p>
    <w:p w14:paraId="15AD77B1" w14:textId="391F8A42" w:rsidR="00557E5A" w:rsidRDefault="00557E5A">
      <w:pPr>
        <w:pStyle w:val="ListParagraph"/>
        <w:numPr>
          <w:ilvl w:val="0"/>
          <w:numId w:val="66"/>
        </w:numPr>
        <w:pBdr>
          <w:top w:val="nil"/>
          <w:left w:val="nil"/>
          <w:bottom w:val="nil"/>
          <w:right w:val="nil"/>
          <w:between w:val="nil"/>
        </w:pBdr>
        <w:ind w:left="-284"/>
        <w:rPr>
          <w:rFonts w:ascii="Cambria" w:eastAsia="Cambria" w:hAnsi="Cambria" w:cs="Cambria"/>
          <w:color w:val="000000"/>
          <w:sz w:val="24"/>
          <w:szCs w:val="24"/>
          <w:lang w:eastAsia="en-IN"/>
        </w:rPr>
      </w:pPr>
      <w:r w:rsidRPr="00557E5A">
        <w:rPr>
          <w:rFonts w:ascii="Cambria" w:eastAsia="Cambria" w:hAnsi="Cambria" w:cs="Cambria"/>
          <w:color w:val="000000"/>
          <w:sz w:val="24"/>
          <w:szCs w:val="24"/>
          <w:lang w:eastAsia="en-IN"/>
        </w:rPr>
        <w:t>Chilli lime dressing:</w:t>
      </w:r>
      <w:r>
        <w:rPr>
          <w:rFonts w:ascii="Cambria" w:eastAsia="Cambria" w:hAnsi="Cambria" w:cs="Cambria"/>
          <w:color w:val="000000"/>
          <w:sz w:val="24"/>
          <w:szCs w:val="24"/>
          <w:lang w:eastAsia="en-IN"/>
        </w:rPr>
        <w:t xml:space="preserve"> </w:t>
      </w:r>
      <w:hyperlink r:id="rId923" w:history="1">
        <w:r w:rsidRPr="001D1FF6">
          <w:rPr>
            <w:rStyle w:val="Hyperlink"/>
            <w:rFonts w:ascii="Cambria" w:eastAsia="Cambria" w:hAnsi="Cambria" w:cs="Cambria"/>
            <w:sz w:val="24"/>
            <w:szCs w:val="24"/>
            <w:lang w:eastAsia="en-IN"/>
          </w:rPr>
          <w:t>https://www.instagram.com/reel/DAlZ-OwAcNA/?utm_source=ig_web_copy_link</w:t>
        </w:r>
      </w:hyperlink>
    </w:p>
    <w:p w14:paraId="73940AF2" w14:textId="5D1C8F6D" w:rsidR="00557E5A" w:rsidRDefault="00557E5A">
      <w:pPr>
        <w:pStyle w:val="ListParagraph"/>
        <w:numPr>
          <w:ilvl w:val="0"/>
          <w:numId w:val="66"/>
        </w:numPr>
        <w:pBdr>
          <w:top w:val="nil"/>
          <w:left w:val="nil"/>
          <w:bottom w:val="nil"/>
          <w:right w:val="nil"/>
          <w:between w:val="nil"/>
        </w:pBdr>
        <w:ind w:left="-284"/>
        <w:rPr>
          <w:rFonts w:ascii="Cambria" w:eastAsia="Cambria" w:hAnsi="Cambria" w:cs="Cambria"/>
          <w:color w:val="000000"/>
          <w:sz w:val="24"/>
          <w:szCs w:val="24"/>
          <w:lang w:eastAsia="en-IN"/>
        </w:rPr>
      </w:pPr>
      <w:r>
        <w:rPr>
          <w:rFonts w:ascii="Cambria" w:eastAsia="Cambria" w:hAnsi="Cambria" w:cs="Cambria"/>
          <w:color w:val="000000"/>
          <w:sz w:val="24"/>
          <w:szCs w:val="24"/>
          <w:lang w:eastAsia="en-IN"/>
        </w:rPr>
        <w:t xml:space="preserve">Mint coriander dressing: </w:t>
      </w:r>
      <w:hyperlink r:id="rId924" w:history="1">
        <w:r w:rsidRPr="001D1FF6">
          <w:rPr>
            <w:rStyle w:val="Hyperlink"/>
            <w:rFonts w:ascii="Cambria" w:eastAsia="Cambria" w:hAnsi="Cambria" w:cs="Cambria"/>
            <w:sz w:val="24"/>
            <w:szCs w:val="24"/>
            <w:lang w:eastAsia="en-IN"/>
          </w:rPr>
          <w:t>https://www.instagram.com/reel/DBwCkJ9o_Eu/?utm_source=ig_web_copy_link</w:t>
        </w:r>
      </w:hyperlink>
    </w:p>
    <w:p w14:paraId="21D4DACB" w14:textId="1FEDB55A" w:rsidR="00557E5A" w:rsidRDefault="00557E5A">
      <w:pPr>
        <w:pStyle w:val="ListParagraph"/>
        <w:numPr>
          <w:ilvl w:val="0"/>
          <w:numId w:val="66"/>
        </w:numPr>
        <w:pBdr>
          <w:top w:val="nil"/>
          <w:left w:val="nil"/>
          <w:bottom w:val="nil"/>
          <w:right w:val="nil"/>
          <w:between w:val="nil"/>
        </w:pBdr>
        <w:ind w:left="-284"/>
        <w:rPr>
          <w:rFonts w:ascii="Cambria" w:eastAsia="Cambria" w:hAnsi="Cambria" w:cs="Cambria"/>
          <w:color w:val="000000"/>
          <w:sz w:val="24"/>
          <w:szCs w:val="24"/>
          <w:lang w:eastAsia="en-IN"/>
        </w:rPr>
      </w:pPr>
      <w:r>
        <w:rPr>
          <w:rFonts w:ascii="Cambria" w:eastAsia="Cambria" w:hAnsi="Cambria" w:cs="Cambria"/>
          <w:color w:val="000000"/>
          <w:sz w:val="24"/>
          <w:szCs w:val="24"/>
          <w:lang w:eastAsia="en-IN"/>
        </w:rPr>
        <w:t xml:space="preserve">Creamy cashew dressing: </w:t>
      </w:r>
      <w:hyperlink r:id="rId925" w:history="1">
        <w:r w:rsidRPr="001D1FF6">
          <w:rPr>
            <w:rStyle w:val="Hyperlink"/>
            <w:rFonts w:ascii="Cambria" w:eastAsia="Cambria" w:hAnsi="Cambria" w:cs="Cambria"/>
            <w:sz w:val="24"/>
            <w:szCs w:val="24"/>
            <w:lang w:eastAsia="en-IN"/>
          </w:rPr>
          <w:t>https://www.instagram.com/reel/DCrhHKCSDDf/?utm_source=ig_web_copy_link</w:t>
        </w:r>
      </w:hyperlink>
    </w:p>
    <w:p w14:paraId="3775258F" w14:textId="787BCBD8" w:rsidR="00557E5A" w:rsidRDefault="00B217D1">
      <w:pPr>
        <w:pStyle w:val="ListParagraph"/>
        <w:numPr>
          <w:ilvl w:val="0"/>
          <w:numId w:val="66"/>
        </w:numPr>
        <w:pBdr>
          <w:top w:val="nil"/>
          <w:left w:val="nil"/>
          <w:bottom w:val="nil"/>
          <w:right w:val="nil"/>
          <w:between w:val="nil"/>
        </w:pBdr>
        <w:ind w:left="-284"/>
        <w:rPr>
          <w:rFonts w:ascii="Cambria" w:eastAsia="Cambria" w:hAnsi="Cambria" w:cs="Cambria"/>
          <w:color w:val="000000"/>
          <w:sz w:val="24"/>
          <w:szCs w:val="24"/>
          <w:lang w:eastAsia="en-IN"/>
        </w:rPr>
      </w:pPr>
      <w:r>
        <w:rPr>
          <w:rFonts w:ascii="Cambria" w:eastAsia="Cambria" w:hAnsi="Cambria" w:cs="Cambria"/>
          <w:color w:val="000000"/>
          <w:sz w:val="24"/>
          <w:szCs w:val="24"/>
          <w:lang w:eastAsia="en-IN"/>
        </w:rPr>
        <w:t xml:space="preserve">Burger sauce: </w:t>
      </w:r>
      <w:hyperlink r:id="rId926" w:history="1">
        <w:r w:rsidRPr="006F373E">
          <w:rPr>
            <w:rStyle w:val="Hyperlink"/>
            <w:rFonts w:ascii="Cambria" w:eastAsia="Cambria" w:hAnsi="Cambria" w:cs="Cambria"/>
            <w:sz w:val="24"/>
            <w:szCs w:val="24"/>
            <w:lang w:eastAsia="en-IN"/>
          </w:rPr>
          <w:t>https://www.instagram.com/reel/DP6Y25DkTyK/?utm_source=ig_web_copy_link</w:t>
        </w:r>
      </w:hyperlink>
    </w:p>
    <w:p w14:paraId="56A4AE54" w14:textId="77777777" w:rsidR="00B217D1" w:rsidRPr="00557E5A" w:rsidRDefault="00B217D1">
      <w:pPr>
        <w:pStyle w:val="ListParagraph"/>
        <w:numPr>
          <w:ilvl w:val="0"/>
          <w:numId w:val="66"/>
        </w:numPr>
        <w:pBdr>
          <w:top w:val="nil"/>
          <w:left w:val="nil"/>
          <w:bottom w:val="nil"/>
          <w:right w:val="nil"/>
          <w:between w:val="nil"/>
        </w:pBdr>
        <w:ind w:left="-284"/>
        <w:rPr>
          <w:rFonts w:ascii="Cambria" w:eastAsia="Cambria" w:hAnsi="Cambria" w:cs="Cambria"/>
          <w:color w:val="000000"/>
          <w:sz w:val="24"/>
          <w:szCs w:val="24"/>
          <w:lang w:eastAsia="en-IN"/>
        </w:rPr>
      </w:pPr>
    </w:p>
    <w:p w14:paraId="289C9AD6" w14:textId="77777777" w:rsidR="00A971B5" w:rsidRDefault="00A971B5">
      <w:pPr>
        <w:pBdr>
          <w:bottom w:val="single" w:sz="4" w:space="1" w:color="000000"/>
        </w:pBdr>
        <w:ind w:left="-426"/>
        <w:rPr>
          <w:rFonts w:ascii="Cambria" w:eastAsia="Cambria" w:hAnsi="Cambria" w:cs="Cambria"/>
          <w:color w:val="FF0000"/>
          <w:sz w:val="24"/>
          <w:szCs w:val="24"/>
          <w:u w:val="single"/>
        </w:rPr>
      </w:pPr>
    </w:p>
    <w:p w14:paraId="1AECD6FD" w14:textId="77777777"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t>BHEL</w:t>
      </w:r>
    </w:p>
    <w:p w14:paraId="0B007A2F" w14:textId="77777777" w:rsidR="00A971B5" w:rsidRDefault="00F75C53">
      <w:pPr>
        <w:numPr>
          <w:ilvl w:val="0"/>
          <w:numId w:val="53"/>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Makhana bhel: </w:t>
      </w:r>
      <w:hyperlink r:id="rId927">
        <w:r>
          <w:rPr>
            <w:rFonts w:ascii="Cambria" w:eastAsia="Cambria" w:hAnsi="Cambria" w:cs="Cambria"/>
            <w:color w:val="0563C1"/>
            <w:sz w:val="24"/>
            <w:szCs w:val="24"/>
            <w:u w:val="single"/>
          </w:rPr>
          <w:t>https://www.youtube.com/shorts/NwDjbAiYeDw</w:t>
        </w:r>
      </w:hyperlink>
      <w:r>
        <w:rPr>
          <w:rFonts w:ascii="Cambria" w:eastAsia="Cambria" w:hAnsi="Cambria" w:cs="Cambria"/>
          <w:color w:val="000000"/>
          <w:sz w:val="24"/>
          <w:szCs w:val="24"/>
        </w:rPr>
        <w:t xml:space="preserve"> </w:t>
      </w:r>
    </w:p>
    <w:p w14:paraId="2C5C217C" w14:textId="6D5A4AB7" w:rsidR="00A971B5" w:rsidRDefault="00F75C53">
      <w:pPr>
        <w:numPr>
          <w:ilvl w:val="0"/>
          <w:numId w:val="53"/>
        </w:numPr>
        <w:pBdr>
          <w:top w:val="nil"/>
          <w:left w:val="nil"/>
          <w:bottom w:val="nil"/>
          <w:right w:val="nil"/>
          <w:between w:val="nil"/>
        </w:pBdr>
        <w:spacing w:after="0"/>
        <w:rPr>
          <w:rFonts w:ascii="Cambria" w:eastAsia="Cambria" w:hAnsi="Cambria" w:cs="Cambria"/>
          <w:color w:val="0563C1"/>
          <w:sz w:val="24"/>
          <w:szCs w:val="24"/>
          <w:u w:val="single"/>
        </w:rPr>
      </w:pPr>
      <w:bookmarkStart w:id="135" w:name="_2xcytpi" w:colFirst="0" w:colLast="0"/>
      <w:bookmarkStart w:id="136" w:name="_Hlk183260637"/>
      <w:bookmarkStart w:id="137" w:name="_Hlk169194063"/>
      <w:bookmarkEnd w:id="135"/>
      <w:r>
        <w:rPr>
          <w:rFonts w:ascii="Cambria" w:eastAsia="Cambria" w:hAnsi="Cambria" w:cs="Cambria"/>
          <w:color w:val="000000"/>
          <w:sz w:val="24"/>
          <w:szCs w:val="24"/>
        </w:rPr>
        <w:t>1</w:t>
      </w:r>
      <w:bookmarkStart w:id="138" w:name="_Hlk201668515"/>
      <w:r>
        <w:rPr>
          <w:rFonts w:ascii="Cambria" w:eastAsia="Cambria" w:hAnsi="Cambria" w:cs="Cambria"/>
          <w:color w:val="000000"/>
          <w:sz w:val="24"/>
          <w:szCs w:val="24"/>
        </w:rPr>
        <w:t xml:space="preserve">.5 bowl </w:t>
      </w:r>
      <w:bookmarkStart w:id="139" w:name="_Hlk202886014"/>
      <w:bookmarkStart w:id="140" w:name="_Hlk212915719"/>
      <w:r w:rsidR="00B55561">
        <w:rPr>
          <w:rFonts w:ascii="Cambria" w:eastAsia="Cambria" w:hAnsi="Cambria" w:cs="Cambria"/>
          <w:color w:val="000000"/>
          <w:sz w:val="24"/>
          <w:szCs w:val="24"/>
        </w:rPr>
        <w:fldChar w:fldCharType="begin"/>
      </w:r>
      <w:r w:rsidR="00B55561">
        <w:rPr>
          <w:rFonts w:ascii="Cambria" w:eastAsia="Cambria" w:hAnsi="Cambria" w:cs="Cambria"/>
          <w:color w:val="000000"/>
          <w:sz w:val="24"/>
          <w:szCs w:val="24"/>
        </w:rPr>
        <w:instrText>HYPERLINK "https://youtube.com/shorts/m02jF2f2l1I?si=ZqB54bcCIZ0LwnbV"</w:instrText>
      </w:r>
      <w:r w:rsidR="00B55561">
        <w:rPr>
          <w:rFonts w:ascii="Cambria" w:eastAsia="Cambria" w:hAnsi="Cambria" w:cs="Cambria"/>
          <w:color w:val="000000"/>
          <w:sz w:val="24"/>
          <w:szCs w:val="24"/>
        </w:rPr>
      </w:r>
      <w:r w:rsidR="00B55561">
        <w:rPr>
          <w:rFonts w:ascii="Cambria" w:eastAsia="Cambria" w:hAnsi="Cambria" w:cs="Cambria"/>
          <w:color w:val="000000"/>
          <w:sz w:val="24"/>
          <w:szCs w:val="24"/>
        </w:rPr>
        <w:fldChar w:fldCharType="separate"/>
      </w:r>
      <w:proofErr w:type="spellStart"/>
      <w:r w:rsidRPr="00B55561">
        <w:rPr>
          <w:rStyle w:val="Hyperlink"/>
          <w:rFonts w:ascii="Cambria" w:eastAsia="Cambria" w:hAnsi="Cambria" w:cs="Cambria"/>
          <w:sz w:val="24"/>
          <w:szCs w:val="24"/>
        </w:rPr>
        <w:t>ragda</w:t>
      </w:r>
      <w:proofErr w:type="spellEnd"/>
      <w:r w:rsidRPr="00B55561">
        <w:rPr>
          <w:rStyle w:val="Hyperlink"/>
          <w:rFonts w:ascii="Cambria" w:eastAsia="Cambria" w:hAnsi="Cambria" w:cs="Cambria"/>
          <w:sz w:val="24"/>
          <w:szCs w:val="24"/>
        </w:rPr>
        <w:t xml:space="preserve"> </w:t>
      </w:r>
      <w:bookmarkStart w:id="141" w:name="_Hlk210833643"/>
      <w:r w:rsidR="00EE2F15" w:rsidRPr="00B55561">
        <w:rPr>
          <w:rStyle w:val="Hyperlink"/>
          <w:rFonts w:ascii="Cambria" w:eastAsia="Cambria" w:hAnsi="Cambria" w:cs="Cambria"/>
          <w:sz w:val="24"/>
          <w:szCs w:val="24"/>
        </w:rPr>
        <w:t>patties</w:t>
      </w:r>
      <w:r w:rsidR="00B55561">
        <w:rPr>
          <w:rFonts w:ascii="Cambria" w:eastAsia="Cambria" w:hAnsi="Cambria" w:cs="Cambria"/>
          <w:color w:val="000000"/>
          <w:sz w:val="24"/>
          <w:szCs w:val="24"/>
        </w:rPr>
        <w:fldChar w:fldCharType="end"/>
      </w:r>
      <w:r>
        <w:rPr>
          <w:rFonts w:ascii="Cambria" w:eastAsia="Cambria" w:hAnsi="Cambria" w:cs="Cambria"/>
          <w:color w:val="000000"/>
          <w:sz w:val="24"/>
          <w:szCs w:val="24"/>
        </w:rPr>
        <w:t xml:space="preserve"> </w:t>
      </w:r>
      <w:bookmarkStart w:id="142" w:name="_Hlk208938831"/>
      <w:bookmarkStart w:id="143" w:name="_Hlk182834075"/>
      <w:r>
        <w:rPr>
          <w:rFonts w:ascii="Cambria" w:eastAsia="Cambria" w:hAnsi="Cambria" w:cs="Cambria"/>
          <w:color w:val="000000"/>
          <w:sz w:val="24"/>
          <w:szCs w:val="24"/>
        </w:rPr>
        <w:t>(</w:t>
      </w:r>
      <w:bookmarkStart w:id="144" w:name="_Hlk162619367"/>
      <w:r>
        <w:rPr>
          <w:rFonts w:ascii="Cambria" w:eastAsia="Cambria" w:hAnsi="Cambria" w:cs="Cambria"/>
          <w:color w:val="000000"/>
          <w:sz w:val="24"/>
          <w:szCs w:val="24"/>
        </w:rPr>
        <w:t xml:space="preserve">4-5 vegetable </w:t>
      </w:r>
      <w:r w:rsidR="009F3CC7">
        <w:rPr>
          <w:rFonts w:ascii="Cambria" w:eastAsia="Cambria" w:hAnsi="Cambria" w:cs="Cambria"/>
          <w:color w:val="000000"/>
          <w:sz w:val="24"/>
          <w:szCs w:val="24"/>
        </w:rPr>
        <w:t>patties</w:t>
      </w:r>
      <w:r>
        <w:rPr>
          <w:rFonts w:ascii="Cambria" w:eastAsia="Cambria" w:hAnsi="Cambria" w:cs="Cambria"/>
          <w:color w:val="000000"/>
          <w:sz w:val="24"/>
          <w:szCs w:val="24"/>
        </w:rPr>
        <w:t xml:space="preserve"> + 1 bowl </w:t>
      </w:r>
      <w:proofErr w:type="spellStart"/>
      <w:r>
        <w:rPr>
          <w:rFonts w:ascii="Cambria" w:eastAsia="Cambria" w:hAnsi="Cambria" w:cs="Cambria"/>
          <w:color w:val="000000"/>
          <w:sz w:val="24"/>
          <w:szCs w:val="24"/>
        </w:rPr>
        <w:t>radga</w:t>
      </w:r>
      <w:proofErr w:type="spellEnd"/>
      <w:r>
        <w:rPr>
          <w:rFonts w:ascii="Cambria" w:eastAsia="Cambria" w:hAnsi="Cambria" w:cs="Cambria"/>
          <w:color w:val="000000"/>
          <w:sz w:val="24"/>
          <w:szCs w:val="24"/>
        </w:rPr>
        <w:t xml:space="preserve"> + 1 katori kachumber + ½ khakhra for crunch + chutneys as per your convenience</w:t>
      </w:r>
      <w:bookmarkEnd w:id="136"/>
      <w:bookmarkEnd w:id="138"/>
      <w:bookmarkEnd w:id="139"/>
      <w:bookmarkEnd w:id="141"/>
      <w:bookmarkEnd w:id="142"/>
      <w:bookmarkEnd w:id="144"/>
      <w:r>
        <w:rPr>
          <w:rFonts w:ascii="Cambria" w:eastAsia="Cambria" w:hAnsi="Cambria" w:cs="Cambria"/>
          <w:color w:val="000000"/>
          <w:sz w:val="24"/>
          <w:szCs w:val="24"/>
        </w:rPr>
        <w:t>)</w:t>
      </w:r>
      <w:bookmarkEnd w:id="140"/>
    </w:p>
    <w:p w14:paraId="4C9EEB06" w14:textId="44C55D02" w:rsidR="00A551B7" w:rsidRDefault="00A551B7">
      <w:pPr>
        <w:numPr>
          <w:ilvl w:val="0"/>
          <w:numId w:val="53"/>
        </w:numPr>
        <w:pBdr>
          <w:top w:val="nil"/>
          <w:left w:val="nil"/>
          <w:bottom w:val="nil"/>
          <w:right w:val="nil"/>
          <w:between w:val="nil"/>
        </w:pBdr>
        <w:spacing w:after="0"/>
        <w:rPr>
          <w:rFonts w:ascii="Cambria" w:eastAsia="Cambria" w:hAnsi="Cambria" w:cs="Cambria"/>
          <w:color w:val="000000"/>
          <w:sz w:val="24"/>
          <w:szCs w:val="24"/>
        </w:rPr>
      </w:pPr>
      <w:bookmarkStart w:id="145" w:name="_1ci93xb" w:colFirst="0" w:colLast="0"/>
      <w:bookmarkStart w:id="146" w:name="_Hlk191046337"/>
      <w:bookmarkEnd w:id="137"/>
      <w:bookmarkEnd w:id="143"/>
      <w:bookmarkEnd w:id="145"/>
      <w:proofErr w:type="spellStart"/>
      <w:r>
        <w:rPr>
          <w:rFonts w:ascii="Cambria" w:eastAsia="Cambria" w:hAnsi="Cambria" w:cs="Cambria"/>
          <w:color w:val="000000"/>
          <w:sz w:val="24"/>
          <w:szCs w:val="24"/>
        </w:rPr>
        <w:t>Ragda</w:t>
      </w:r>
      <w:proofErr w:type="spellEnd"/>
      <w:r>
        <w:rPr>
          <w:rFonts w:ascii="Cambria" w:eastAsia="Cambria" w:hAnsi="Cambria" w:cs="Cambria"/>
          <w:color w:val="000000"/>
          <w:sz w:val="24"/>
          <w:szCs w:val="24"/>
        </w:rPr>
        <w:t xml:space="preserve"> patties: </w:t>
      </w:r>
      <w:hyperlink r:id="rId928" w:history="1">
        <w:r w:rsidRPr="00584565">
          <w:rPr>
            <w:rStyle w:val="Hyperlink"/>
            <w:rFonts w:ascii="Cambria" w:eastAsia="Cambria" w:hAnsi="Cambria" w:cs="Cambria"/>
            <w:sz w:val="24"/>
            <w:szCs w:val="24"/>
          </w:rPr>
          <w:t>https://youtube.com/shorts/m02jF2f2l1I?si=ZqB54bcCIZ0LwnbV</w:t>
        </w:r>
      </w:hyperlink>
      <w:r>
        <w:rPr>
          <w:rFonts w:ascii="Cambria" w:eastAsia="Cambria" w:hAnsi="Cambria" w:cs="Cambria"/>
          <w:color w:val="000000"/>
          <w:sz w:val="24"/>
          <w:szCs w:val="24"/>
        </w:rPr>
        <w:t xml:space="preserve"> </w:t>
      </w:r>
    </w:p>
    <w:p w14:paraId="657D65AA" w14:textId="396E0412" w:rsidR="00A971B5" w:rsidRDefault="00F75C53">
      <w:pPr>
        <w:numPr>
          <w:ilvl w:val="0"/>
          <w:numId w:val="53"/>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sprouts bhel [</w:t>
      </w:r>
      <w:bookmarkStart w:id="147" w:name="_Hlk177223534"/>
      <w:r>
        <w:rPr>
          <w:rFonts w:ascii="Cambria" w:eastAsia="Cambria" w:hAnsi="Cambria" w:cs="Cambria"/>
          <w:color w:val="000000"/>
          <w:sz w:val="24"/>
          <w:szCs w:val="24"/>
        </w:rPr>
        <w:t xml:space="preserve">1 katori </w:t>
      </w:r>
      <w:proofErr w:type="spellStart"/>
      <w:r>
        <w:rPr>
          <w:rFonts w:ascii="Cambria" w:eastAsia="Cambria" w:hAnsi="Cambria" w:cs="Cambria"/>
          <w:color w:val="000000"/>
          <w:sz w:val="24"/>
          <w:szCs w:val="24"/>
        </w:rPr>
        <w:t>kurmura</w:t>
      </w:r>
      <w:proofErr w:type="spellEnd"/>
      <w:r>
        <w:rPr>
          <w:rFonts w:ascii="Cambria" w:eastAsia="Cambria" w:hAnsi="Cambria" w:cs="Cambria"/>
          <w:color w:val="000000"/>
          <w:sz w:val="24"/>
          <w:szCs w:val="24"/>
        </w:rPr>
        <w:t xml:space="preserve"> + 1 katori boiled moong + 1 katori kachumber + 1 handful pomegranate + ½ khakhra for crunch + chutney as per your convenience</w:t>
      </w:r>
      <w:bookmarkEnd w:id="146"/>
      <w:bookmarkEnd w:id="147"/>
      <w:r>
        <w:rPr>
          <w:rFonts w:ascii="Cambria" w:eastAsia="Cambria" w:hAnsi="Cambria" w:cs="Cambria"/>
          <w:color w:val="000000"/>
          <w:sz w:val="24"/>
          <w:szCs w:val="24"/>
        </w:rPr>
        <w:t>]</w:t>
      </w:r>
    </w:p>
    <w:p w14:paraId="16B21FE0" w14:textId="77777777" w:rsidR="00A971B5" w:rsidRDefault="00F75C53">
      <w:pPr>
        <w:numPr>
          <w:ilvl w:val="0"/>
          <w:numId w:val="53"/>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Amaranth bhel: </w:t>
      </w:r>
      <w:hyperlink r:id="rId929">
        <w:r>
          <w:rPr>
            <w:rFonts w:ascii="Cambria" w:eastAsia="Cambria" w:hAnsi="Cambria" w:cs="Cambria"/>
            <w:color w:val="0563C1"/>
            <w:sz w:val="24"/>
            <w:szCs w:val="24"/>
            <w:u w:val="single"/>
          </w:rPr>
          <w:t>https://www.youtube.com/watch?v=tot4ok8l3hs</w:t>
        </w:r>
      </w:hyperlink>
      <w:r>
        <w:rPr>
          <w:rFonts w:ascii="Cambria" w:eastAsia="Cambria" w:hAnsi="Cambria" w:cs="Cambria"/>
          <w:color w:val="0563C1"/>
          <w:sz w:val="24"/>
          <w:szCs w:val="24"/>
          <w:u w:val="single"/>
        </w:rPr>
        <w:t xml:space="preserve"> </w:t>
      </w:r>
    </w:p>
    <w:p w14:paraId="4A7D842E" w14:textId="26EF204A" w:rsidR="00A971B5" w:rsidRDefault="00F75C53">
      <w:pPr>
        <w:numPr>
          <w:ilvl w:val="0"/>
          <w:numId w:val="53"/>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Healthy </w:t>
      </w:r>
      <w:r w:rsidR="002123E9">
        <w:rPr>
          <w:rFonts w:ascii="Cambria" w:eastAsia="Cambria" w:hAnsi="Cambria" w:cs="Cambria"/>
          <w:color w:val="000000"/>
          <w:sz w:val="24"/>
          <w:szCs w:val="24"/>
        </w:rPr>
        <w:t xml:space="preserve">sprouts </w:t>
      </w:r>
      <w:r>
        <w:rPr>
          <w:rFonts w:ascii="Cambria" w:eastAsia="Cambria" w:hAnsi="Cambria" w:cs="Cambria"/>
          <w:color w:val="000000"/>
          <w:sz w:val="24"/>
          <w:szCs w:val="24"/>
        </w:rPr>
        <w:t xml:space="preserve">bhel: (recipe- </w:t>
      </w:r>
      <w:hyperlink r:id="rId930">
        <w:r>
          <w:rPr>
            <w:rFonts w:ascii="Cambria" w:eastAsia="Cambria" w:hAnsi="Cambria" w:cs="Cambria"/>
            <w:color w:val="0563C1"/>
            <w:sz w:val="24"/>
            <w:szCs w:val="24"/>
            <w:u w:val="single"/>
          </w:rPr>
          <w:t>https://www.youtube.com/shorts/015-5jfouvo</w:t>
        </w:r>
      </w:hyperlink>
      <w:r>
        <w:rPr>
          <w:rFonts w:ascii="Cambria" w:eastAsia="Cambria" w:hAnsi="Cambria" w:cs="Cambria"/>
          <w:color w:val="000000"/>
          <w:sz w:val="24"/>
          <w:szCs w:val="24"/>
        </w:rPr>
        <w:t xml:space="preserve"> )    </w:t>
      </w:r>
    </w:p>
    <w:p w14:paraId="4C44AE34" w14:textId="77777777" w:rsidR="00A971B5" w:rsidRDefault="00F75C53">
      <w:pPr>
        <w:numPr>
          <w:ilvl w:val="0"/>
          <w:numId w:val="53"/>
        </w:numPr>
        <w:pBdr>
          <w:top w:val="nil"/>
          <w:left w:val="nil"/>
          <w:bottom w:val="single" w:sz="4" w:space="1" w:color="000000"/>
          <w:right w:val="nil"/>
          <w:between w:val="nil"/>
        </w:pBdr>
        <w:rPr>
          <w:rFonts w:ascii="Cambria" w:eastAsia="Cambria" w:hAnsi="Cambria" w:cs="Cambria"/>
          <w:color w:val="000000"/>
          <w:sz w:val="24"/>
          <w:szCs w:val="24"/>
        </w:rPr>
      </w:pPr>
      <w:bookmarkStart w:id="148" w:name="_3whwml4" w:colFirst="0" w:colLast="0"/>
      <w:bookmarkEnd w:id="148"/>
      <w:r>
        <w:rPr>
          <w:rFonts w:ascii="Cambria" w:eastAsia="Cambria" w:hAnsi="Cambria" w:cs="Cambria"/>
          <w:color w:val="000000"/>
          <w:sz w:val="24"/>
          <w:szCs w:val="24"/>
        </w:rPr>
        <w:t xml:space="preserve">Jowar </w:t>
      </w:r>
      <w:proofErr w:type="spellStart"/>
      <w:r>
        <w:rPr>
          <w:rFonts w:ascii="Cambria" w:eastAsia="Cambria" w:hAnsi="Cambria" w:cs="Cambria"/>
          <w:color w:val="000000"/>
          <w:sz w:val="24"/>
          <w:szCs w:val="24"/>
        </w:rPr>
        <w:t>murmura</w:t>
      </w:r>
      <w:proofErr w:type="spellEnd"/>
      <w:r>
        <w:rPr>
          <w:rFonts w:ascii="Cambria" w:eastAsia="Cambria" w:hAnsi="Cambria" w:cs="Cambria"/>
          <w:color w:val="000000"/>
          <w:sz w:val="24"/>
          <w:szCs w:val="24"/>
        </w:rPr>
        <w:t xml:space="preserve"> bhel (recipe- </w:t>
      </w:r>
      <w:hyperlink r:id="rId931">
        <w:r>
          <w:rPr>
            <w:rFonts w:ascii="Cambria" w:eastAsia="Cambria" w:hAnsi="Cambria" w:cs="Cambria"/>
            <w:color w:val="0563C1"/>
            <w:sz w:val="24"/>
            <w:szCs w:val="24"/>
            <w:u w:val="single"/>
          </w:rPr>
          <w:t>https://youtu.be/mkNNh2g_yco?si=XsEGKdq9p-dkuTrp</w:t>
        </w:r>
      </w:hyperlink>
      <w:r>
        <w:rPr>
          <w:rFonts w:ascii="Cambria" w:eastAsia="Cambria" w:hAnsi="Cambria" w:cs="Cambria"/>
          <w:color w:val="000000"/>
          <w:sz w:val="24"/>
          <w:szCs w:val="24"/>
        </w:rPr>
        <w:t xml:space="preserve"> )</w:t>
      </w:r>
    </w:p>
    <w:p w14:paraId="54E0B050" w14:textId="047AE36B" w:rsidR="00A26C2D" w:rsidRDefault="00A26C2D">
      <w:pPr>
        <w:numPr>
          <w:ilvl w:val="0"/>
          <w:numId w:val="53"/>
        </w:numPr>
        <w:pBdr>
          <w:top w:val="nil"/>
          <w:left w:val="nil"/>
          <w:bottom w:val="single" w:sz="4" w:space="1" w:color="000000"/>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Mexican </w:t>
      </w:r>
      <w:proofErr w:type="spellStart"/>
      <w:r>
        <w:rPr>
          <w:rFonts w:ascii="Cambria" w:eastAsia="Cambria" w:hAnsi="Cambria" w:cs="Cambria"/>
          <w:color w:val="000000"/>
          <w:sz w:val="24"/>
          <w:szCs w:val="24"/>
        </w:rPr>
        <w:t>pani</w:t>
      </w:r>
      <w:proofErr w:type="spellEnd"/>
      <w:r>
        <w:rPr>
          <w:rFonts w:ascii="Cambria" w:eastAsia="Cambria" w:hAnsi="Cambria" w:cs="Cambria"/>
          <w:color w:val="000000"/>
          <w:sz w:val="24"/>
          <w:szCs w:val="24"/>
        </w:rPr>
        <w:t xml:space="preserve"> puri: </w:t>
      </w:r>
      <w:hyperlink r:id="rId932" w:history="1">
        <w:r w:rsidRPr="002D313C">
          <w:rPr>
            <w:rStyle w:val="Hyperlink"/>
            <w:rFonts w:ascii="Cambria" w:eastAsia="Cambria" w:hAnsi="Cambria" w:cs="Cambria"/>
            <w:sz w:val="24"/>
            <w:szCs w:val="24"/>
          </w:rPr>
          <w:t>https://www.instagram.com/p/C4Vix-QL2iY/?igsh=MWlhd3l0a3l1MjJrcQ==</w:t>
        </w:r>
      </w:hyperlink>
      <w:r>
        <w:rPr>
          <w:rFonts w:ascii="Cambria" w:eastAsia="Cambria" w:hAnsi="Cambria" w:cs="Cambria"/>
          <w:color w:val="000000"/>
          <w:sz w:val="24"/>
          <w:szCs w:val="24"/>
        </w:rPr>
        <w:t xml:space="preserve"> </w:t>
      </w:r>
    </w:p>
    <w:p w14:paraId="7A0D1A6E" w14:textId="463FD1B5" w:rsidR="00A660F3" w:rsidRDefault="009A4C6F">
      <w:pPr>
        <w:numPr>
          <w:ilvl w:val="0"/>
          <w:numId w:val="53"/>
        </w:numPr>
        <w:pBdr>
          <w:top w:val="nil"/>
          <w:left w:val="nil"/>
          <w:bottom w:val="single" w:sz="4" w:space="1" w:color="000000"/>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Roasted soya nuts: </w:t>
      </w:r>
      <w:hyperlink r:id="rId933" w:history="1">
        <w:r w:rsidRPr="003E6E67">
          <w:rPr>
            <w:rStyle w:val="Hyperlink"/>
            <w:rFonts w:ascii="Cambria" w:eastAsia="Cambria" w:hAnsi="Cambria" w:cs="Cambria"/>
            <w:sz w:val="24"/>
            <w:szCs w:val="24"/>
          </w:rPr>
          <w:t>https://youtu.be/BurHgZ0-RWA?si=LSTCxahmskUL5XHl</w:t>
        </w:r>
      </w:hyperlink>
    </w:p>
    <w:p w14:paraId="75A50946" w14:textId="4109B772" w:rsidR="009A4C6F" w:rsidRDefault="00CB5A97">
      <w:pPr>
        <w:numPr>
          <w:ilvl w:val="0"/>
          <w:numId w:val="53"/>
        </w:numPr>
        <w:pBdr>
          <w:top w:val="nil"/>
          <w:left w:val="nil"/>
          <w:bottom w:val="single" w:sz="4" w:space="1" w:color="000000"/>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Avocado </w:t>
      </w:r>
      <w:proofErr w:type="spellStart"/>
      <w:r>
        <w:rPr>
          <w:rFonts w:ascii="Cambria" w:eastAsia="Cambria" w:hAnsi="Cambria" w:cs="Cambria"/>
          <w:color w:val="000000"/>
          <w:sz w:val="24"/>
          <w:szCs w:val="24"/>
        </w:rPr>
        <w:t>papdi</w:t>
      </w:r>
      <w:proofErr w:type="spellEnd"/>
      <w:r>
        <w:rPr>
          <w:rFonts w:ascii="Cambria" w:eastAsia="Cambria" w:hAnsi="Cambria" w:cs="Cambria"/>
          <w:color w:val="000000"/>
          <w:sz w:val="24"/>
          <w:szCs w:val="24"/>
        </w:rPr>
        <w:t xml:space="preserve"> chaat: </w:t>
      </w:r>
      <w:hyperlink r:id="rId934" w:history="1">
        <w:r w:rsidRPr="00EE6A97">
          <w:rPr>
            <w:rStyle w:val="Hyperlink"/>
            <w:rFonts w:ascii="Cambria" w:eastAsia="Cambria" w:hAnsi="Cambria" w:cs="Cambria"/>
            <w:sz w:val="24"/>
            <w:szCs w:val="24"/>
          </w:rPr>
          <w:t>https://www.instagram.com/reel/DPgWzHbCK46/?utm_source=ig_web_copy_link</w:t>
        </w:r>
      </w:hyperlink>
    </w:p>
    <w:p w14:paraId="29FE21C2" w14:textId="35C6F068" w:rsidR="00CB5A97" w:rsidRDefault="00CB5A97">
      <w:pPr>
        <w:numPr>
          <w:ilvl w:val="0"/>
          <w:numId w:val="53"/>
        </w:numPr>
        <w:pBdr>
          <w:top w:val="nil"/>
          <w:left w:val="nil"/>
          <w:bottom w:val="single" w:sz="4" w:space="1" w:color="000000"/>
          <w:right w:val="nil"/>
          <w:between w:val="nil"/>
        </w:pBdr>
        <w:rPr>
          <w:rFonts w:ascii="Cambria" w:eastAsia="Cambria" w:hAnsi="Cambria" w:cs="Cambria"/>
          <w:color w:val="000000"/>
          <w:sz w:val="24"/>
          <w:szCs w:val="24"/>
        </w:rPr>
      </w:pPr>
    </w:p>
    <w:p w14:paraId="639C2E70" w14:textId="77777777" w:rsidR="00B036A3" w:rsidRPr="00BE1319" w:rsidRDefault="00B036A3" w:rsidP="00A660F3">
      <w:pPr>
        <w:rPr>
          <w:rFonts w:ascii="Cambria" w:hAnsi="Cambria" w:cstheme="minorHAnsi"/>
          <w:sz w:val="24"/>
          <w:szCs w:val="24"/>
        </w:rPr>
      </w:pPr>
      <w:r>
        <w:rPr>
          <w:rFonts w:ascii="Cambria" w:hAnsi="Cambria" w:cstheme="minorHAnsi"/>
          <w:sz w:val="24"/>
          <w:szCs w:val="24"/>
        </w:rPr>
        <w:t>1</w:t>
      </w:r>
      <w:r w:rsidRPr="00BE1319">
        <w:rPr>
          <w:rFonts w:ascii="Cambria" w:hAnsi="Cambria" w:cstheme="minorHAnsi"/>
          <w:sz w:val="24"/>
          <w:szCs w:val="24"/>
        </w:rPr>
        <w:t xml:space="preserve"> plate </w:t>
      </w:r>
      <w:r>
        <w:rPr>
          <w:rFonts w:ascii="Cambria" w:hAnsi="Cambria" w:cstheme="minorHAnsi"/>
          <w:sz w:val="24"/>
          <w:szCs w:val="24"/>
        </w:rPr>
        <w:t xml:space="preserve">homemade </w:t>
      </w:r>
      <w:proofErr w:type="spellStart"/>
      <w:r w:rsidRPr="00BE1319">
        <w:rPr>
          <w:rFonts w:ascii="Cambria" w:hAnsi="Cambria" w:cstheme="minorHAnsi"/>
          <w:sz w:val="24"/>
          <w:szCs w:val="24"/>
        </w:rPr>
        <w:t>panipuri</w:t>
      </w:r>
      <w:proofErr w:type="spellEnd"/>
    </w:p>
    <w:p w14:paraId="79AE78D1" w14:textId="77777777" w:rsidR="00B036A3" w:rsidRDefault="00B036A3" w:rsidP="00B036A3">
      <w:pPr>
        <w:ind w:left="-284"/>
        <w:rPr>
          <w:rFonts w:ascii="Cambria" w:hAnsi="Cambria" w:cstheme="minorHAnsi"/>
          <w:b/>
          <w:bCs/>
          <w:sz w:val="24"/>
          <w:szCs w:val="24"/>
        </w:rPr>
      </w:pPr>
      <w:r>
        <w:rPr>
          <w:rFonts w:ascii="Cambria" w:hAnsi="Cambria" w:cstheme="minorHAnsi"/>
          <w:b/>
          <w:bCs/>
          <w:sz w:val="24"/>
          <w:szCs w:val="24"/>
        </w:rPr>
        <w:t>*NOTE: HOW TO EAT PANIPURI IN A HEALTHY WAY*</w:t>
      </w:r>
    </w:p>
    <w:p w14:paraId="355DECFA" w14:textId="77777777" w:rsidR="00B036A3" w:rsidRPr="00394A9F" w:rsidRDefault="00B036A3">
      <w:pPr>
        <w:pStyle w:val="ListParagraph"/>
        <w:numPr>
          <w:ilvl w:val="0"/>
          <w:numId w:val="65"/>
        </w:numPr>
        <w:spacing w:after="200" w:line="276" w:lineRule="auto"/>
        <w:ind w:left="284"/>
        <w:rPr>
          <w:rFonts w:ascii="Cambria" w:hAnsi="Cambria" w:cstheme="minorHAnsi"/>
          <w:sz w:val="24"/>
          <w:szCs w:val="24"/>
        </w:rPr>
      </w:pPr>
      <w:r w:rsidRPr="00394A9F">
        <w:rPr>
          <w:rFonts w:ascii="Cambria" w:hAnsi="Cambria" w:cstheme="minorHAnsi"/>
          <w:sz w:val="24"/>
          <w:szCs w:val="24"/>
        </w:rPr>
        <w:t xml:space="preserve">Kindly mix 1 </w:t>
      </w:r>
      <w:r>
        <w:rPr>
          <w:rFonts w:ascii="Cambria" w:hAnsi="Cambria" w:cstheme="minorHAnsi"/>
          <w:sz w:val="24"/>
          <w:szCs w:val="24"/>
        </w:rPr>
        <w:t>bowl</w:t>
      </w:r>
      <w:r w:rsidRPr="00394A9F">
        <w:rPr>
          <w:rFonts w:ascii="Cambria" w:hAnsi="Cambria" w:cstheme="minorHAnsi"/>
          <w:sz w:val="24"/>
          <w:szCs w:val="24"/>
        </w:rPr>
        <w:t xml:space="preserve"> </w:t>
      </w:r>
      <w:proofErr w:type="spellStart"/>
      <w:r w:rsidRPr="00394A9F">
        <w:rPr>
          <w:rFonts w:ascii="Cambria" w:hAnsi="Cambria" w:cstheme="minorHAnsi"/>
          <w:sz w:val="24"/>
          <w:szCs w:val="24"/>
        </w:rPr>
        <w:t>ragda</w:t>
      </w:r>
      <w:proofErr w:type="spellEnd"/>
      <w:r w:rsidRPr="00394A9F">
        <w:rPr>
          <w:rFonts w:ascii="Cambria" w:hAnsi="Cambria" w:cstheme="minorHAnsi"/>
          <w:sz w:val="24"/>
          <w:szCs w:val="24"/>
        </w:rPr>
        <w:t xml:space="preserve">/ moong with 1 bowl </w:t>
      </w:r>
      <w:proofErr w:type="spellStart"/>
      <w:r w:rsidRPr="00394A9F">
        <w:rPr>
          <w:rFonts w:ascii="Cambria" w:hAnsi="Cambria" w:cstheme="minorHAnsi"/>
          <w:sz w:val="24"/>
          <w:szCs w:val="24"/>
        </w:rPr>
        <w:t>panipuri</w:t>
      </w:r>
      <w:proofErr w:type="spellEnd"/>
      <w:r w:rsidRPr="00394A9F">
        <w:rPr>
          <w:rFonts w:ascii="Cambria" w:hAnsi="Cambria" w:cstheme="minorHAnsi"/>
          <w:sz w:val="24"/>
          <w:szCs w:val="24"/>
        </w:rPr>
        <w:t xml:space="preserve"> ka </w:t>
      </w:r>
      <w:proofErr w:type="spellStart"/>
      <w:r w:rsidRPr="00394A9F">
        <w:rPr>
          <w:rFonts w:ascii="Cambria" w:hAnsi="Cambria" w:cstheme="minorHAnsi"/>
          <w:sz w:val="24"/>
          <w:szCs w:val="24"/>
        </w:rPr>
        <w:t>pani</w:t>
      </w:r>
      <w:proofErr w:type="spellEnd"/>
      <w:r w:rsidRPr="00394A9F">
        <w:rPr>
          <w:rFonts w:ascii="Cambria" w:hAnsi="Cambria" w:cstheme="minorHAnsi"/>
          <w:sz w:val="24"/>
          <w:szCs w:val="24"/>
        </w:rPr>
        <w:t xml:space="preserve"> and have it as a starter meal</w:t>
      </w:r>
    </w:p>
    <w:p w14:paraId="6F5900D1" w14:textId="77777777" w:rsidR="00B036A3" w:rsidRPr="00394A9F" w:rsidRDefault="00B036A3">
      <w:pPr>
        <w:pStyle w:val="ListParagraph"/>
        <w:numPr>
          <w:ilvl w:val="0"/>
          <w:numId w:val="65"/>
        </w:numPr>
        <w:spacing w:after="200" w:line="276" w:lineRule="auto"/>
        <w:ind w:left="284"/>
        <w:rPr>
          <w:rFonts w:ascii="Cambria" w:hAnsi="Cambria" w:cstheme="minorHAnsi"/>
          <w:sz w:val="24"/>
          <w:szCs w:val="24"/>
        </w:rPr>
      </w:pPr>
      <w:r w:rsidRPr="00394A9F">
        <w:rPr>
          <w:rFonts w:ascii="Cambria" w:hAnsi="Cambria" w:cstheme="minorHAnsi"/>
          <w:sz w:val="24"/>
          <w:szCs w:val="24"/>
        </w:rPr>
        <w:lastRenderedPageBreak/>
        <w:t xml:space="preserve">Followed by </w:t>
      </w:r>
      <w:r>
        <w:rPr>
          <w:rFonts w:ascii="Cambria" w:hAnsi="Cambria" w:cstheme="minorHAnsi"/>
          <w:sz w:val="24"/>
          <w:szCs w:val="24"/>
        </w:rPr>
        <w:t xml:space="preserve">6-7 </w:t>
      </w:r>
      <w:r w:rsidRPr="00394A9F">
        <w:rPr>
          <w:rFonts w:ascii="Cambria" w:hAnsi="Cambria" w:cstheme="minorHAnsi"/>
          <w:sz w:val="24"/>
          <w:szCs w:val="24"/>
        </w:rPr>
        <w:t xml:space="preserve">puris. Fill the puris with </w:t>
      </w:r>
      <w:proofErr w:type="spellStart"/>
      <w:r w:rsidRPr="00394A9F">
        <w:rPr>
          <w:rFonts w:ascii="Cambria" w:hAnsi="Cambria" w:cstheme="minorHAnsi"/>
          <w:sz w:val="24"/>
          <w:szCs w:val="24"/>
        </w:rPr>
        <w:t>ragda</w:t>
      </w:r>
      <w:proofErr w:type="spellEnd"/>
      <w:r w:rsidRPr="00394A9F">
        <w:rPr>
          <w:rFonts w:ascii="Cambria" w:hAnsi="Cambria" w:cstheme="minorHAnsi"/>
          <w:sz w:val="24"/>
          <w:szCs w:val="24"/>
        </w:rPr>
        <w:t xml:space="preserve">/ moong to the brim. </w:t>
      </w:r>
    </w:p>
    <w:p w14:paraId="77BBF067" w14:textId="63B4541C" w:rsidR="00B036A3" w:rsidRDefault="00B036A3">
      <w:pPr>
        <w:pStyle w:val="ListParagraph"/>
        <w:numPr>
          <w:ilvl w:val="0"/>
          <w:numId w:val="65"/>
        </w:numPr>
        <w:spacing w:after="200" w:line="276" w:lineRule="auto"/>
        <w:ind w:left="284"/>
        <w:rPr>
          <w:rFonts w:ascii="Cambria" w:hAnsi="Cambria" w:cstheme="minorHAnsi"/>
          <w:sz w:val="24"/>
          <w:szCs w:val="24"/>
        </w:rPr>
      </w:pPr>
      <w:r w:rsidRPr="00394A9F">
        <w:rPr>
          <w:rFonts w:ascii="Cambria" w:hAnsi="Cambria" w:cstheme="minorHAnsi"/>
          <w:sz w:val="24"/>
          <w:szCs w:val="24"/>
        </w:rPr>
        <w:t xml:space="preserve">If you are still hungry kindly crush ½ khakhra/ 1 </w:t>
      </w:r>
      <w:proofErr w:type="spellStart"/>
      <w:r w:rsidRPr="00394A9F">
        <w:rPr>
          <w:rFonts w:ascii="Cambria" w:hAnsi="Cambria" w:cstheme="minorHAnsi"/>
          <w:sz w:val="24"/>
          <w:szCs w:val="24"/>
        </w:rPr>
        <w:t>papad</w:t>
      </w:r>
      <w:proofErr w:type="spellEnd"/>
      <w:r w:rsidRPr="00394A9F">
        <w:rPr>
          <w:rFonts w:ascii="Cambria" w:hAnsi="Cambria" w:cstheme="minorHAnsi"/>
          <w:sz w:val="24"/>
          <w:szCs w:val="24"/>
        </w:rPr>
        <w:t xml:space="preserve"> in a bowl of </w:t>
      </w:r>
      <w:proofErr w:type="spellStart"/>
      <w:r w:rsidRPr="00394A9F">
        <w:rPr>
          <w:rFonts w:ascii="Cambria" w:hAnsi="Cambria" w:cstheme="minorHAnsi"/>
          <w:sz w:val="24"/>
          <w:szCs w:val="24"/>
        </w:rPr>
        <w:t>pani</w:t>
      </w:r>
      <w:proofErr w:type="spellEnd"/>
      <w:r w:rsidRPr="00394A9F">
        <w:rPr>
          <w:rFonts w:ascii="Cambria" w:hAnsi="Cambria" w:cstheme="minorHAnsi"/>
          <w:sz w:val="24"/>
          <w:szCs w:val="24"/>
        </w:rPr>
        <w:t xml:space="preserve"> puri ka </w:t>
      </w:r>
      <w:proofErr w:type="spellStart"/>
      <w:r w:rsidRPr="00394A9F">
        <w:rPr>
          <w:rFonts w:ascii="Cambria" w:hAnsi="Cambria" w:cstheme="minorHAnsi"/>
          <w:sz w:val="24"/>
          <w:szCs w:val="24"/>
        </w:rPr>
        <w:t>pani</w:t>
      </w:r>
      <w:proofErr w:type="spellEnd"/>
      <w:r w:rsidRPr="00394A9F">
        <w:rPr>
          <w:rFonts w:ascii="Cambria" w:hAnsi="Cambria" w:cstheme="minorHAnsi"/>
          <w:sz w:val="24"/>
          <w:szCs w:val="24"/>
        </w:rPr>
        <w:t xml:space="preserve"> and enjoy!</w:t>
      </w:r>
    </w:p>
    <w:p w14:paraId="13F03798" w14:textId="77777777" w:rsidR="00A660F3" w:rsidRPr="00A660F3" w:rsidRDefault="00A660F3" w:rsidP="00A660F3">
      <w:pPr>
        <w:pStyle w:val="ListParagraph"/>
        <w:spacing w:after="200" w:line="276" w:lineRule="auto"/>
        <w:ind w:left="-66"/>
        <w:rPr>
          <w:rFonts w:ascii="Cambria" w:hAnsi="Cambria" w:cstheme="minorHAnsi"/>
          <w:sz w:val="24"/>
          <w:szCs w:val="24"/>
        </w:rPr>
      </w:pPr>
    </w:p>
    <w:p w14:paraId="01DBE466" w14:textId="77777777"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t>OMELETTE</w:t>
      </w:r>
    </w:p>
    <w:p w14:paraId="6BD5D8EC" w14:textId="6F182508" w:rsidR="00A971B5" w:rsidRDefault="00F75C53">
      <w:pPr>
        <w:numPr>
          <w:ilvl w:val="0"/>
          <w:numId w:val="54"/>
        </w:numPr>
        <w:pBdr>
          <w:top w:val="nil"/>
          <w:left w:val="nil"/>
          <w:bottom w:val="nil"/>
          <w:right w:val="nil"/>
          <w:between w:val="nil"/>
        </w:pBdr>
        <w:spacing w:after="0"/>
        <w:rPr>
          <w:rFonts w:ascii="Cambria" w:eastAsia="Cambria" w:hAnsi="Cambria" w:cs="Cambria"/>
          <w:color w:val="002060"/>
          <w:sz w:val="24"/>
          <w:szCs w:val="24"/>
        </w:rPr>
      </w:pPr>
      <w:r>
        <w:rPr>
          <w:rFonts w:ascii="Cambria" w:eastAsia="Cambria" w:hAnsi="Cambria" w:cs="Cambria"/>
          <w:color w:val="000000"/>
          <w:sz w:val="24"/>
          <w:szCs w:val="24"/>
        </w:rPr>
        <w:t xml:space="preserve">VEGETABLE EGG OMELETTE: </w:t>
      </w:r>
      <w:bookmarkStart w:id="149" w:name="_Hlk168655837"/>
      <w:r w:rsidR="00044167">
        <w:rPr>
          <w:rFonts w:ascii="Cambria" w:eastAsia="Cambria" w:hAnsi="Cambria" w:cs="Cambria"/>
          <w:color w:val="000000"/>
          <w:sz w:val="24"/>
          <w:szCs w:val="24"/>
        </w:rPr>
        <w:fldChar w:fldCharType="begin"/>
      </w:r>
      <w:r w:rsidR="00044167">
        <w:rPr>
          <w:rFonts w:ascii="Cambria" w:eastAsia="Cambria" w:hAnsi="Cambria" w:cs="Cambria"/>
          <w:color w:val="000000"/>
          <w:sz w:val="24"/>
          <w:szCs w:val="24"/>
        </w:rPr>
        <w:instrText>HYPERLINK "</w:instrText>
      </w:r>
      <w:r w:rsidR="00044167" w:rsidRPr="00044167">
        <w:rPr>
          <w:rFonts w:ascii="Cambria" w:eastAsia="Cambria" w:hAnsi="Cambria" w:cs="Cambria"/>
          <w:color w:val="000000"/>
          <w:sz w:val="24"/>
          <w:szCs w:val="24"/>
        </w:rPr>
        <w:instrText>https://youtube.com/shorts/4yvUNlPHusw?si=EnxCVzqWVu_OLcNy</w:instrText>
      </w:r>
      <w:r w:rsidR="00044167">
        <w:rPr>
          <w:rFonts w:ascii="Cambria" w:eastAsia="Cambria" w:hAnsi="Cambria" w:cs="Cambria"/>
          <w:color w:val="000000"/>
          <w:sz w:val="24"/>
          <w:szCs w:val="24"/>
        </w:rPr>
        <w:instrText>"</w:instrText>
      </w:r>
      <w:r w:rsidR="00044167">
        <w:rPr>
          <w:rFonts w:ascii="Cambria" w:eastAsia="Cambria" w:hAnsi="Cambria" w:cs="Cambria"/>
          <w:color w:val="000000"/>
          <w:sz w:val="24"/>
          <w:szCs w:val="24"/>
        </w:rPr>
      </w:r>
      <w:r w:rsidR="00044167">
        <w:rPr>
          <w:rFonts w:ascii="Cambria" w:eastAsia="Cambria" w:hAnsi="Cambria" w:cs="Cambria"/>
          <w:color w:val="000000"/>
          <w:sz w:val="24"/>
          <w:szCs w:val="24"/>
        </w:rPr>
        <w:fldChar w:fldCharType="separate"/>
      </w:r>
      <w:r w:rsidR="00044167" w:rsidRPr="00BD2F27">
        <w:rPr>
          <w:rStyle w:val="Hyperlink"/>
          <w:rFonts w:ascii="Cambria" w:eastAsia="Cambria" w:hAnsi="Cambria" w:cs="Cambria"/>
          <w:sz w:val="24"/>
          <w:szCs w:val="24"/>
        </w:rPr>
        <w:t>https://youtube.com/shorts/4yvUNlPHusw?si=EnxCVzqWVu_OLcNy</w:t>
      </w:r>
      <w:r w:rsidR="00044167">
        <w:rPr>
          <w:rFonts w:ascii="Cambria" w:eastAsia="Cambria" w:hAnsi="Cambria" w:cs="Cambria"/>
          <w:color w:val="000000"/>
          <w:sz w:val="24"/>
          <w:szCs w:val="24"/>
        </w:rPr>
        <w:fldChar w:fldCharType="end"/>
      </w:r>
      <w:r w:rsidR="00044167">
        <w:rPr>
          <w:rFonts w:ascii="Cambria" w:eastAsia="Cambria" w:hAnsi="Cambria" w:cs="Cambria"/>
          <w:color w:val="000000"/>
          <w:sz w:val="24"/>
          <w:szCs w:val="24"/>
        </w:rPr>
        <w:t xml:space="preserve"> </w:t>
      </w:r>
      <w:r>
        <w:rPr>
          <w:rFonts w:ascii="Cambria" w:eastAsia="Cambria" w:hAnsi="Cambria" w:cs="Cambria"/>
          <w:color w:val="000000"/>
          <w:sz w:val="24"/>
          <w:szCs w:val="24"/>
        </w:rPr>
        <w:t xml:space="preserve"> </w:t>
      </w:r>
      <w:bookmarkEnd w:id="149"/>
    </w:p>
    <w:p w14:paraId="70E966E8" w14:textId="06F568CA" w:rsidR="00945C0F" w:rsidRPr="00945C0F" w:rsidRDefault="00945C0F">
      <w:pPr>
        <w:numPr>
          <w:ilvl w:val="0"/>
          <w:numId w:val="54"/>
        </w:numPr>
        <w:pBdr>
          <w:top w:val="nil"/>
          <w:left w:val="nil"/>
          <w:bottom w:val="nil"/>
          <w:right w:val="nil"/>
          <w:between w:val="nil"/>
        </w:pBdr>
        <w:spacing w:after="0"/>
        <w:rPr>
          <w:rFonts w:ascii="Cambria" w:eastAsia="Cambria" w:hAnsi="Cambria" w:cs="Cambria"/>
          <w:color w:val="002060"/>
          <w:sz w:val="24"/>
          <w:szCs w:val="24"/>
        </w:rPr>
      </w:pPr>
      <w:r>
        <w:rPr>
          <w:rFonts w:ascii="Cambria" w:eastAsia="Cambria" w:hAnsi="Cambria" w:cs="Cambria"/>
          <w:color w:val="002060"/>
          <w:sz w:val="24"/>
          <w:szCs w:val="24"/>
        </w:rPr>
        <w:t xml:space="preserve">Zero oil vegetable omelette: </w:t>
      </w:r>
      <w:hyperlink r:id="rId935" w:history="1">
        <w:r w:rsidRPr="00060CD8">
          <w:rPr>
            <w:rStyle w:val="Hyperlink"/>
            <w:rFonts w:ascii="Cambria" w:eastAsia="Cambria" w:hAnsi="Cambria" w:cs="Cambria"/>
            <w:sz w:val="24"/>
            <w:szCs w:val="24"/>
          </w:rPr>
          <w:t>https://youtu.be/OgXkD5mXTzw?si=1ws7umWrD0s5AY5h</w:t>
        </w:r>
      </w:hyperlink>
      <w:r>
        <w:rPr>
          <w:rFonts w:ascii="Cambria" w:eastAsia="Cambria" w:hAnsi="Cambria" w:cs="Cambria"/>
          <w:color w:val="002060"/>
          <w:sz w:val="24"/>
          <w:szCs w:val="24"/>
        </w:rPr>
        <w:t xml:space="preserve"> </w:t>
      </w:r>
    </w:p>
    <w:p w14:paraId="05EFB49A" w14:textId="1FFABB1F" w:rsidR="00A971B5" w:rsidRDefault="00F75C53">
      <w:pPr>
        <w:numPr>
          <w:ilvl w:val="0"/>
          <w:numId w:val="54"/>
        </w:numPr>
        <w:pBdr>
          <w:top w:val="nil"/>
          <w:left w:val="nil"/>
          <w:bottom w:val="nil"/>
          <w:right w:val="nil"/>
          <w:between w:val="nil"/>
        </w:pBdr>
        <w:spacing w:after="0"/>
        <w:rPr>
          <w:rFonts w:ascii="Cambria" w:eastAsia="Cambria" w:hAnsi="Cambria" w:cs="Cambria"/>
          <w:color w:val="002060"/>
          <w:sz w:val="24"/>
          <w:szCs w:val="24"/>
        </w:rPr>
      </w:pPr>
      <w:r>
        <w:rPr>
          <w:rFonts w:ascii="Cambria" w:eastAsia="Cambria" w:hAnsi="Cambria" w:cs="Cambria"/>
          <w:color w:val="000000"/>
          <w:sz w:val="24"/>
          <w:szCs w:val="24"/>
        </w:rPr>
        <w:t xml:space="preserve">OATS SPINACH OMELETTE: </w:t>
      </w:r>
      <w:hyperlink r:id="rId936">
        <w:r>
          <w:rPr>
            <w:rFonts w:ascii="Cambria" w:eastAsia="Cambria" w:hAnsi="Cambria" w:cs="Cambria"/>
            <w:color w:val="0563C1"/>
            <w:sz w:val="24"/>
            <w:szCs w:val="24"/>
            <w:u w:val="single"/>
          </w:rPr>
          <w:t>https://www.youtube.com/watch?v=k7hqrSA-4Cg</w:t>
        </w:r>
      </w:hyperlink>
      <w:r>
        <w:rPr>
          <w:rFonts w:ascii="Cambria" w:eastAsia="Cambria" w:hAnsi="Cambria" w:cs="Cambria"/>
          <w:color w:val="000000"/>
          <w:sz w:val="24"/>
          <w:szCs w:val="24"/>
        </w:rPr>
        <w:t xml:space="preserve"> </w:t>
      </w:r>
    </w:p>
    <w:p w14:paraId="57F01A7C" w14:textId="77777777" w:rsidR="00A971B5" w:rsidRDefault="00F75C53">
      <w:pPr>
        <w:numPr>
          <w:ilvl w:val="0"/>
          <w:numId w:val="54"/>
        </w:numPr>
        <w:pBdr>
          <w:top w:val="nil"/>
          <w:left w:val="nil"/>
          <w:bottom w:val="nil"/>
          <w:right w:val="nil"/>
          <w:between w:val="nil"/>
        </w:pBdr>
        <w:rPr>
          <w:rFonts w:ascii="Cambria" w:eastAsia="Cambria" w:hAnsi="Cambria" w:cs="Cambria"/>
          <w:color w:val="002060"/>
          <w:sz w:val="24"/>
          <w:szCs w:val="24"/>
        </w:rPr>
      </w:pPr>
      <w:r>
        <w:rPr>
          <w:rFonts w:ascii="Cambria" w:eastAsia="Cambria" w:hAnsi="Cambria" w:cs="Cambria"/>
          <w:color w:val="002060"/>
          <w:sz w:val="24"/>
          <w:szCs w:val="24"/>
        </w:rPr>
        <w:t xml:space="preserve">SPINACH EGG OMELETTE: </w:t>
      </w:r>
      <w:hyperlink r:id="rId937">
        <w:r>
          <w:rPr>
            <w:rFonts w:ascii="Cambria" w:eastAsia="Cambria" w:hAnsi="Cambria" w:cs="Cambria"/>
            <w:color w:val="0563C1"/>
            <w:sz w:val="24"/>
            <w:szCs w:val="24"/>
            <w:u w:val="single"/>
          </w:rPr>
          <w:t>https://youtu.be/0LuYV47pTRE?si=x66tGV82xkrhUmlv</w:t>
        </w:r>
      </w:hyperlink>
      <w:r>
        <w:rPr>
          <w:rFonts w:ascii="Cambria" w:eastAsia="Cambria" w:hAnsi="Cambria" w:cs="Cambria"/>
          <w:color w:val="002060"/>
          <w:sz w:val="24"/>
          <w:szCs w:val="24"/>
        </w:rPr>
        <w:t xml:space="preserve"> </w:t>
      </w:r>
    </w:p>
    <w:p w14:paraId="2192739F" w14:textId="42A57B6A" w:rsidR="000C5B79" w:rsidRDefault="000C5B79">
      <w:pPr>
        <w:numPr>
          <w:ilvl w:val="0"/>
          <w:numId w:val="54"/>
        </w:numPr>
        <w:pBdr>
          <w:top w:val="nil"/>
          <w:left w:val="nil"/>
          <w:bottom w:val="nil"/>
          <w:right w:val="nil"/>
          <w:between w:val="nil"/>
        </w:pBdr>
        <w:rPr>
          <w:rFonts w:ascii="Cambria" w:eastAsia="Cambria" w:hAnsi="Cambria" w:cs="Cambria"/>
          <w:color w:val="002060"/>
          <w:sz w:val="24"/>
          <w:szCs w:val="24"/>
        </w:rPr>
      </w:pPr>
      <w:r>
        <w:rPr>
          <w:rFonts w:ascii="Cambria" w:eastAsia="Cambria" w:hAnsi="Cambria" w:cs="Cambria"/>
          <w:color w:val="002060"/>
          <w:sz w:val="24"/>
          <w:szCs w:val="24"/>
        </w:rPr>
        <w:t xml:space="preserve">Roasty breakfast sandwich: </w:t>
      </w:r>
      <w:hyperlink r:id="rId938" w:history="1">
        <w:r w:rsidRPr="00FC28FE">
          <w:rPr>
            <w:rStyle w:val="Hyperlink"/>
            <w:rFonts w:ascii="Cambria" w:eastAsia="Cambria" w:hAnsi="Cambria" w:cs="Cambria"/>
            <w:sz w:val="24"/>
            <w:szCs w:val="24"/>
          </w:rPr>
          <w:t>https://www.instagram.com/reel/DWMDCJPjmHe/?utm_source=ig_web_copy_link&amp;igsh=MzRlODBiNWFlZA==</w:t>
        </w:r>
      </w:hyperlink>
      <w:r>
        <w:rPr>
          <w:rFonts w:ascii="Cambria" w:eastAsia="Cambria" w:hAnsi="Cambria" w:cs="Cambria"/>
          <w:color w:val="002060"/>
          <w:sz w:val="24"/>
          <w:szCs w:val="24"/>
        </w:rPr>
        <w:t xml:space="preserve"> </w:t>
      </w:r>
    </w:p>
    <w:p w14:paraId="0B9254F5" w14:textId="56C0127F" w:rsidR="00532E01" w:rsidRPr="00416C93" w:rsidRDefault="00532E01">
      <w:pPr>
        <w:numPr>
          <w:ilvl w:val="0"/>
          <w:numId w:val="54"/>
        </w:numPr>
        <w:pBdr>
          <w:top w:val="nil"/>
          <w:left w:val="nil"/>
          <w:bottom w:val="nil"/>
          <w:right w:val="nil"/>
          <w:between w:val="nil"/>
        </w:pBdr>
        <w:rPr>
          <w:rStyle w:val="Hyperlink"/>
          <w:rFonts w:ascii="Cambria" w:eastAsia="Cambria" w:hAnsi="Cambria" w:cs="Cambria"/>
          <w:color w:val="002060"/>
          <w:sz w:val="24"/>
          <w:szCs w:val="24"/>
          <w:u w:val="none"/>
        </w:rPr>
      </w:pPr>
      <w:r>
        <w:rPr>
          <w:rFonts w:ascii="Cambria" w:eastAsia="Cambria" w:hAnsi="Cambria" w:cs="Cambria"/>
          <w:color w:val="002060"/>
          <w:sz w:val="24"/>
          <w:szCs w:val="24"/>
        </w:rPr>
        <w:t xml:space="preserve">Breakfast egg wrap: </w:t>
      </w:r>
      <w:hyperlink r:id="rId939" w:history="1">
        <w:r w:rsidRPr="00EC33E5">
          <w:rPr>
            <w:rStyle w:val="Hyperlink"/>
            <w:rFonts w:ascii="Cambria" w:hAnsi="Cambria"/>
            <w:sz w:val="24"/>
            <w:szCs w:val="24"/>
          </w:rPr>
          <w:t>https://www.instagram.com/reel/C7dtWz2Ml4F/?igsh=OHl0cHV1OTNlc2dr</w:t>
        </w:r>
      </w:hyperlink>
    </w:p>
    <w:p w14:paraId="41A5DB5A" w14:textId="4159BF8C" w:rsidR="00416C93" w:rsidRDefault="00416C93">
      <w:pPr>
        <w:numPr>
          <w:ilvl w:val="0"/>
          <w:numId w:val="54"/>
        </w:numPr>
        <w:pBdr>
          <w:top w:val="nil"/>
          <w:left w:val="nil"/>
          <w:bottom w:val="nil"/>
          <w:right w:val="nil"/>
          <w:between w:val="nil"/>
        </w:pBdr>
        <w:rPr>
          <w:rFonts w:ascii="Cambria" w:eastAsiaTheme="minorEastAsia" w:hAnsi="Cambria" w:cstheme="minorHAnsi"/>
          <w:bCs/>
          <w:sz w:val="24"/>
          <w:szCs w:val="24"/>
          <w:lang w:val="en-US"/>
        </w:rPr>
      </w:pPr>
      <w:r w:rsidRPr="00416C93">
        <w:rPr>
          <w:rFonts w:ascii="Cambria" w:eastAsiaTheme="minorEastAsia" w:hAnsi="Cambria" w:cstheme="minorHAnsi"/>
          <w:bCs/>
          <w:sz w:val="24"/>
          <w:szCs w:val="24"/>
          <w:lang w:val="en-US"/>
        </w:rPr>
        <w:t xml:space="preserve">Healthy mushroom </w:t>
      </w:r>
      <w:proofErr w:type="spellStart"/>
      <w:r w:rsidRPr="00416C93">
        <w:rPr>
          <w:rFonts w:ascii="Cambria" w:eastAsiaTheme="minorEastAsia" w:hAnsi="Cambria" w:cstheme="minorHAnsi"/>
          <w:bCs/>
          <w:sz w:val="24"/>
          <w:szCs w:val="24"/>
          <w:lang w:val="en-US"/>
        </w:rPr>
        <w:t>omelette</w:t>
      </w:r>
      <w:proofErr w:type="spellEnd"/>
      <w:r>
        <w:rPr>
          <w:rFonts w:ascii="Cambria" w:eastAsiaTheme="minorEastAsia" w:hAnsi="Cambria" w:cstheme="minorHAnsi"/>
          <w:bCs/>
          <w:sz w:val="24"/>
          <w:szCs w:val="24"/>
          <w:lang w:val="en-US"/>
        </w:rPr>
        <w:t xml:space="preserve">: </w:t>
      </w:r>
      <w:hyperlink r:id="rId940" w:history="1">
        <w:r w:rsidRPr="00343DE7">
          <w:rPr>
            <w:rStyle w:val="Hyperlink"/>
            <w:rFonts w:ascii="Cambria" w:eastAsiaTheme="minorEastAsia" w:hAnsi="Cambria" w:cstheme="minorHAnsi"/>
            <w:bCs/>
            <w:sz w:val="24"/>
            <w:szCs w:val="24"/>
            <w:lang w:val="en-US"/>
          </w:rPr>
          <w:t>https://youtube.com/shorts/9RJY1t5z4Pk?si=d49o4trJ9nrNggM0</w:t>
        </w:r>
      </w:hyperlink>
      <w:r>
        <w:rPr>
          <w:rFonts w:ascii="Cambria" w:eastAsiaTheme="minorEastAsia" w:hAnsi="Cambria" w:cstheme="minorHAnsi"/>
          <w:bCs/>
          <w:sz w:val="24"/>
          <w:szCs w:val="24"/>
          <w:lang w:val="en-US"/>
        </w:rPr>
        <w:t xml:space="preserve"> </w:t>
      </w:r>
    </w:p>
    <w:p w14:paraId="6722B09A" w14:textId="1956F023" w:rsidR="00555714" w:rsidRDefault="00555714">
      <w:pPr>
        <w:numPr>
          <w:ilvl w:val="0"/>
          <w:numId w:val="54"/>
        </w:numPr>
        <w:pBdr>
          <w:top w:val="nil"/>
          <w:left w:val="nil"/>
          <w:bottom w:val="nil"/>
          <w:right w:val="nil"/>
          <w:between w:val="nil"/>
        </w:pBdr>
        <w:rPr>
          <w:rFonts w:ascii="Cambria" w:eastAsiaTheme="minorEastAsia" w:hAnsi="Cambria" w:cstheme="minorHAnsi"/>
          <w:bCs/>
          <w:sz w:val="24"/>
          <w:szCs w:val="24"/>
          <w:lang w:val="en-US"/>
        </w:rPr>
      </w:pPr>
      <w:r>
        <w:rPr>
          <w:rFonts w:ascii="Cambria" w:eastAsiaTheme="minorEastAsia" w:hAnsi="Cambria" w:cstheme="minorHAnsi"/>
          <w:bCs/>
          <w:sz w:val="24"/>
          <w:szCs w:val="24"/>
          <w:lang w:val="en-US"/>
        </w:rPr>
        <w:t xml:space="preserve">Spinach mushroom egg </w:t>
      </w:r>
      <w:proofErr w:type="spellStart"/>
      <w:r>
        <w:rPr>
          <w:rFonts w:ascii="Cambria" w:eastAsiaTheme="minorEastAsia" w:hAnsi="Cambria" w:cstheme="minorHAnsi"/>
          <w:bCs/>
          <w:sz w:val="24"/>
          <w:szCs w:val="24"/>
          <w:lang w:val="en-US"/>
        </w:rPr>
        <w:t>omelette</w:t>
      </w:r>
      <w:proofErr w:type="spellEnd"/>
      <w:r>
        <w:rPr>
          <w:rFonts w:ascii="Cambria" w:eastAsiaTheme="minorEastAsia" w:hAnsi="Cambria" w:cstheme="minorHAnsi"/>
          <w:bCs/>
          <w:sz w:val="24"/>
          <w:szCs w:val="24"/>
          <w:lang w:val="en-US"/>
        </w:rPr>
        <w:t xml:space="preserve">: </w:t>
      </w:r>
      <w:hyperlink r:id="rId941" w:history="1">
        <w:r w:rsidRPr="00A17114">
          <w:rPr>
            <w:rStyle w:val="Hyperlink"/>
            <w:rFonts w:ascii="Cambria" w:eastAsiaTheme="minorEastAsia" w:hAnsi="Cambria" w:cstheme="minorHAnsi"/>
            <w:bCs/>
            <w:sz w:val="24"/>
            <w:szCs w:val="24"/>
            <w:lang w:val="en-US"/>
          </w:rPr>
          <w:t>https://youtu.be/E6Ypxac3aNw?si=YSWNHyu4rfOyU3hv</w:t>
        </w:r>
      </w:hyperlink>
    </w:p>
    <w:p w14:paraId="6769C086" w14:textId="0C4C5615" w:rsidR="00555714" w:rsidRDefault="00B84083">
      <w:pPr>
        <w:numPr>
          <w:ilvl w:val="0"/>
          <w:numId w:val="54"/>
        </w:numPr>
        <w:pBdr>
          <w:top w:val="nil"/>
          <w:left w:val="nil"/>
          <w:bottom w:val="nil"/>
          <w:right w:val="nil"/>
          <w:between w:val="nil"/>
        </w:pBdr>
        <w:rPr>
          <w:rFonts w:ascii="Cambria" w:eastAsiaTheme="minorEastAsia" w:hAnsi="Cambria" w:cstheme="minorHAnsi"/>
          <w:bCs/>
          <w:sz w:val="24"/>
          <w:szCs w:val="24"/>
          <w:lang w:val="en-US"/>
        </w:rPr>
      </w:pPr>
      <w:r>
        <w:rPr>
          <w:rFonts w:ascii="Cambria" w:eastAsiaTheme="minorEastAsia" w:hAnsi="Cambria" w:cstheme="minorHAnsi"/>
          <w:bCs/>
          <w:sz w:val="24"/>
          <w:szCs w:val="24"/>
          <w:lang w:val="en-US"/>
        </w:rPr>
        <w:t xml:space="preserve">Veggie cheese </w:t>
      </w:r>
      <w:proofErr w:type="spellStart"/>
      <w:r>
        <w:rPr>
          <w:rFonts w:ascii="Cambria" w:eastAsiaTheme="minorEastAsia" w:hAnsi="Cambria" w:cstheme="minorHAnsi"/>
          <w:bCs/>
          <w:sz w:val="24"/>
          <w:szCs w:val="24"/>
          <w:lang w:val="en-US"/>
        </w:rPr>
        <w:t>omelette</w:t>
      </w:r>
      <w:proofErr w:type="spellEnd"/>
      <w:r>
        <w:rPr>
          <w:rFonts w:ascii="Cambria" w:eastAsiaTheme="minorEastAsia" w:hAnsi="Cambria" w:cstheme="minorHAnsi"/>
          <w:bCs/>
          <w:sz w:val="24"/>
          <w:szCs w:val="24"/>
          <w:lang w:val="en-US"/>
        </w:rPr>
        <w:t xml:space="preserve">: </w:t>
      </w:r>
      <w:hyperlink r:id="rId942" w:history="1">
        <w:r w:rsidRPr="00C6334A">
          <w:rPr>
            <w:rStyle w:val="Hyperlink"/>
            <w:rFonts w:ascii="Cambria" w:eastAsiaTheme="minorEastAsia" w:hAnsi="Cambria" w:cstheme="minorHAnsi"/>
            <w:bCs/>
            <w:sz w:val="24"/>
            <w:szCs w:val="24"/>
            <w:lang w:val="en-US"/>
          </w:rPr>
          <w:t>https://www.instagram.com/reel/DBgyQgoJ1Gk/?utm_source=ig_web_copy_link&amp;igsh=MzRlODBiNWFlZA==</w:t>
        </w:r>
      </w:hyperlink>
      <w:r>
        <w:rPr>
          <w:rFonts w:ascii="Cambria" w:eastAsiaTheme="minorEastAsia" w:hAnsi="Cambria" w:cstheme="minorHAnsi"/>
          <w:bCs/>
          <w:sz w:val="24"/>
          <w:szCs w:val="24"/>
          <w:lang w:val="en-US"/>
        </w:rPr>
        <w:t xml:space="preserve"> </w:t>
      </w:r>
    </w:p>
    <w:p w14:paraId="7EA63F43" w14:textId="0EC0DF29" w:rsidR="00C41451" w:rsidRDefault="00C41451">
      <w:pPr>
        <w:numPr>
          <w:ilvl w:val="0"/>
          <w:numId w:val="54"/>
        </w:numPr>
        <w:pBdr>
          <w:top w:val="nil"/>
          <w:left w:val="nil"/>
          <w:bottom w:val="nil"/>
          <w:right w:val="nil"/>
          <w:between w:val="nil"/>
        </w:pBdr>
        <w:rPr>
          <w:rFonts w:ascii="Cambria" w:eastAsiaTheme="minorEastAsia" w:hAnsi="Cambria" w:cstheme="minorHAnsi"/>
          <w:bCs/>
          <w:sz w:val="24"/>
          <w:szCs w:val="24"/>
          <w:lang w:val="en-US"/>
        </w:rPr>
      </w:pPr>
      <w:r>
        <w:rPr>
          <w:rFonts w:ascii="Cambria" w:eastAsiaTheme="minorEastAsia" w:hAnsi="Cambria" w:cstheme="minorHAnsi"/>
          <w:bCs/>
          <w:sz w:val="24"/>
          <w:szCs w:val="24"/>
          <w:lang w:val="en-US"/>
        </w:rPr>
        <w:t xml:space="preserve">Spicy garlic eggs: </w:t>
      </w:r>
      <w:hyperlink r:id="rId943" w:history="1">
        <w:r w:rsidRPr="002C76F1">
          <w:rPr>
            <w:rStyle w:val="Hyperlink"/>
            <w:rFonts w:ascii="Cambria" w:eastAsiaTheme="minorEastAsia" w:hAnsi="Cambria" w:cstheme="minorHAnsi"/>
            <w:bCs/>
            <w:sz w:val="24"/>
            <w:szCs w:val="24"/>
            <w:lang w:val="en-US"/>
          </w:rPr>
          <w:t>https://www.instagram.com/reel/DHTNDNeS_XK/?igsh=M3V2enMxOHlicG9s</w:t>
        </w:r>
      </w:hyperlink>
      <w:r>
        <w:rPr>
          <w:rFonts w:ascii="Cambria" w:eastAsiaTheme="minorEastAsia" w:hAnsi="Cambria" w:cstheme="minorHAnsi"/>
          <w:bCs/>
          <w:sz w:val="24"/>
          <w:szCs w:val="24"/>
          <w:lang w:val="en-US"/>
        </w:rPr>
        <w:t xml:space="preserve"> </w:t>
      </w:r>
    </w:p>
    <w:p w14:paraId="5B93C4E7" w14:textId="7540D1FD" w:rsidR="00D31F05" w:rsidRDefault="00D31F05">
      <w:pPr>
        <w:numPr>
          <w:ilvl w:val="0"/>
          <w:numId w:val="54"/>
        </w:numPr>
        <w:pBdr>
          <w:top w:val="nil"/>
          <w:left w:val="nil"/>
          <w:bottom w:val="nil"/>
          <w:right w:val="nil"/>
          <w:between w:val="nil"/>
        </w:pBdr>
        <w:rPr>
          <w:rFonts w:ascii="Cambria" w:eastAsiaTheme="minorEastAsia" w:hAnsi="Cambria" w:cstheme="minorHAnsi"/>
          <w:bCs/>
          <w:sz w:val="24"/>
          <w:szCs w:val="24"/>
          <w:lang w:val="en-US"/>
        </w:rPr>
      </w:pPr>
      <w:r>
        <w:rPr>
          <w:rFonts w:ascii="Cambria" w:eastAsiaTheme="minorEastAsia" w:hAnsi="Cambria" w:cstheme="minorHAnsi"/>
          <w:bCs/>
          <w:sz w:val="24"/>
          <w:szCs w:val="24"/>
          <w:lang w:val="en-US"/>
        </w:rPr>
        <w:t xml:space="preserve">Sweet potato with eggs: </w:t>
      </w:r>
      <w:hyperlink r:id="rId944" w:history="1">
        <w:r w:rsidRPr="00747359">
          <w:rPr>
            <w:rStyle w:val="Hyperlink"/>
            <w:rFonts w:ascii="Cambria" w:eastAsiaTheme="minorEastAsia" w:hAnsi="Cambria" w:cstheme="minorHAnsi"/>
            <w:bCs/>
            <w:sz w:val="24"/>
            <w:szCs w:val="24"/>
            <w:lang w:val="en-US"/>
          </w:rPr>
          <w:t>https://youtube.com/shorts/9IA7LKWfv9I?si=o_YeSS_ZAsiH_UvB</w:t>
        </w:r>
      </w:hyperlink>
    </w:p>
    <w:p w14:paraId="5AEF5FB2" w14:textId="20C9C04A" w:rsidR="00D31F05" w:rsidRDefault="00F35A78">
      <w:pPr>
        <w:numPr>
          <w:ilvl w:val="0"/>
          <w:numId w:val="54"/>
        </w:numPr>
        <w:pBdr>
          <w:top w:val="nil"/>
          <w:left w:val="nil"/>
          <w:bottom w:val="nil"/>
          <w:right w:val="nil"/>
          <w:between w:val="nil"/>
        </w:pBdr>
        <w:rPr>
          <w:rFonts w:ascii="Cambria" w:eastAsiaTheme="minorEastAsia" w:hAnsi="Cambria" w:cstheme="minorHAnsi"/>
          <w:bCs/>
          <w:sz w:val="24"/>
          <w:szCs w:val="24"/>
          <w:lang w:val="en-US"/>
        </w:rPr>
      </w:pPr>
      <w:r>
        <w:rPr>
          <w:rFonts w:ascii="Cambria" w:eastAsiaTheme="minorEastAsia" w:hAnsi="Cambria" w:cstheme="minorHAnsi"/>
          <w:bCs/>
          <w:sz w:val="24"/>
          <w:szCs w:val="24"/>
          <w:lang w:val="en-US"/>
        </w:rPr>
        <w:t xml:space="preserve">Air fryer egg delight: </w:t>
      </w:r>
      <w:hyperlink r:id="rId945" w:history="1">
        <w:r w:rsidRPr="00E73507">
          <w:rPr>
            <w:rStyle w:val="Hyperlink"/>
            <w:rFonts w:ascii="Cambria" w:eastAsiaTheme="minorEastAsia" w:hAnsi="Cambria" w:cstheme="minorHAnsi"/>
            <w:bCs/>
            <w:sz w:val="24"/>
            <w:szCs w:val="24"/>
            <w:lang w:val="en-US"/>
          </w:rPr>
          <w:t>https://youtube.com/shorts/-Spz9UqcTLY?si=dla1YIJooOLYzkIy</w:t>
        </w:r>
      </w:hyperlink>
      <w:r>
        <w:rPr>
          <w:rFonts w:ascii="Cambria" w:eastAsiaTheme="minorEastAsia" w:hAnsi="Cambria" w:cstheme="minorHAnsi"/>
          <w:bCs/>
          <w:sz w:val="24"/>
          <w:szCs w:val="24"/>
          <w:lang w:val="en-US"/>
        </w:rPr>
        <w:t xml:space="preserve"> </w:t>
      </w:r>
    </w:p>
    <w:p w14:paraId="6B3F2DAA" w14:textId="77777777" w:rsidR="00F35A78" w:rsidRPr="00416C93" w:rsidRDefault="00F35A78">
      <w:pPr>
        <w:numPr>
          <w:ilvl w:val="0"/>
          <w:numId w:val="54"/>
        </w:numPr>
        <w:pBdr>
          <w:top w:val="nil"/>
          <w:left w:val="nil"/>
          <w:bottom w:val="nil"/>
          <w:right w:val="nil"/>
          <w:between w:val="nil"/>
        </w:pBdr>
        <w:rPr>
          <w:rFonts w:ascii="Cambria" w:eastAsiaTheme="minorEastAsia" w:hAnsi="Cambria" w:cstheme="minorHAnsi"/>
          <w:bCs/>
          <w:sz w:val="24"/>
          <w:szCs w:val="24"/>
          <w:lang w:val="en-US"/>
        </w:rPr>
      </w:pPr>
    </w:p>
    <w:p w14:paraId="3134FD23" w14:textId="77777777" w:rsidR="00A971B5" w:rsidRDefault="00A971B5">
      <w:pPr>
        <w:pBdr>
          <w:bottom w:val="single" w:sz="4" w:space="1" w:color="000000"/>
        </w:pBdr>
        <w:ind w:left="-426"/>
        <w:rPr>
          <w:rFonts w:ascii="Cambria" w:eastAsia="Cambria" w:hAnsi="Cambria" w:cs="Cambria"/>
          <w:b/>
          <w:color w:val="002060"/>
          <w:sz w:val="24"/>
          <w:szCs w:val="24"/>
        </w:rPr>
      </w:pPr>
    </w:p>
    <w:p w14:paraId="58DFE561" w14:textId="77777777"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t>KANJI</w:t>
      </w:r>
    </w:p>
    <w:p w14:paraId="206FA6E3" w14:textId="77777777" w:rsidR="00A971B5" w:rsidRDefault="00F75C53">
      <w:pPr>
        <w:numPr>
          <w:ilvl w:val="0"/>
          <w:numId w:val="44"/>
        </w:numPr>
        <w:pBdr>
          <w:top w:val="nil"/>
          <w:left w:val="nil"/>
          <w:bottom w:val="nil"/>
          <w:right w:val="nil"/>
          <w:between w:val="nil"/>
        </w:pBdr>
        <w:spacing w:after="0"/>
        <w:rPr>
          <w:rFonts w:ascii="Cambria" w:eastAsia="Cambria" w:hAnsi="Cambria" w:cs="Cambria"/>
          <w:color w:val="000000"/>
        </w:rPr>
      </w:pPr>
      <w:r>
        <w:rPr>
          <w:rFonts w:ascii="Cambria" w:eastAsia="Cambria" w:hAnsi="Cambria" w:cs="Cambria"/>
          <w:color w:val="000000"/>
          <w:sz w:val="24"/>
          <w:szCs w:val="24"/>
        </w:rPr>
        <w:t xml:space="preserve">beetroot kanji (recipe- </w:t>
      </w:r>
      <w:hyperlink r:id="rId946">
        <w:r>
          <w:rPr>
            <w:rFonts w:ascii="Cambria" w:eastAsia="Cambria" w:hAnsi="Cambria" w:cs="Cambria"/>
            <w:color w:val="0563C1"/>
            <w:sz w:val="24"/>
            <w:szCs w:val="24"/>
            <w:u w:val="single"/>
          </w:rPr>
          <w:t>https://www.youtube.com/shorts/vRBLNobTZTA</w:t>
        </w:r>
      </w:hyperlink>
      <w:r>
        <w:rPr>
          <w:rFonts w:ascii="Cambria" w:eastAsia="Cambria" w:hAnsi="Cambria" w:cs="Cambria"/>
          <w:color w:val="000000"/>
          <w:sz w:val="24"/>
          <w:szCs w:val="24"/>
        </w:rPr>
        <w:t xml:space="preserve"> )</w:t>
      </w:r>
    </w:p>
    <w:p w14:paraId="76621479" w14:textId="77777777" w:rsidR="00A971B5" w:rsidRDefault="00F75C53">
      <w:pPr>
        <w:numPr>
          <w:ilvl w:val="0"/>
          <w:numId w:val="44"/>
        </w:numPr>
        <w:pBdr>
          <w:top w:val="nil"/>
          <w:left w:val="nil"/>
          <w:bottom w:val="nil"/>
          <w:right w:val="nil"/>
          <w:between w:val="nil"/>
        </w:pBdr>
        <w:spacing w:after="0"/>
        <w:rPr>
          <w:rFonts w:ascii="Cambria" w:eastAsia="Cambria" w:hAnsi="Cambria" w:cs="Cambria"/>
          <w:b/>
          <w:color w:val="002060"/>
          <w:sz w:val="24"/>
          <w:szCs w:val="24"/>
        </w:rPr>
      </w:pPr>
      <w:r>
        <w:rPr>
          <w:rFonts w:ascii="Cambria" w:eastAsia="Cambria" w:hAnsi="Cambria" w:cs="Cambria"/>
          <w:color w:val="000000"/>
          <w:sz w:val="24"/>
          <w:szCs w:val="24"/>
        </w:rPr>
        <w:t xml:space="preserve">rice kanji with curd (recipe- </w:t>
      </w:r>
      <w:hyperlink r:id="rId947">
        <w:r>
          <w:rPr>
            <w:rFonts w:ascii="Cambria" w:eastAsia="Cambria" w:hAnsi="Cambria" w:cs="Cambria"/>
            <w:color w:val="0563C1"/>
            <w:sz w:val="24"/>
            <w:szCs w:val="24"/>
            <w:u w:val="single"/>
          </w:rPr>
          <w:t>https://www.youtube.com/watch?v=GwLGPP9IURg</w:t>
        </w:r>
      </w:hyperlink>
      <w:r>
        <w:rPr>
          <w:rFonts w:ascii="Cambria" w:eastAsia="Cambria" w:hAnsi="Cambria" w:cs="Cambria"/>
          <w:color w:val="000000"/>
          <w:sz w:val="24"/>
          <w:szCs w:val="24"/>
        </w:rPr>
        <w:t xml:space="preserve"> ) </w:t>
      </w:r>
    </w:p>
    <w:p w14:paraId="2BB86723" w14:textId="77777777" w:rsidR="00A971B5" w:rsidRDefault="00F75C53">
      <w:pPr>
        <w:numPr>
          <w:ilvl w:val="0"/>
          <w:numId w:val="44"/>
        </w:numPr>
        <w:pBdr>
          <w:top w:val="nil"/>
          <w:left w:val="nil"/>
          <w:bottom w:val="nil"/>
          <w:right w:val="nil"/>
          <w:between w:val="nil"/>
        </w:pBdr>
        <w:spacing w:after="0"/>
        <w:rPr>
          <w:rFonts w:ascii="Cambria" w:eastAsia="Cambria" w:hAnsi="Cambria" w:cs="Cambria"/>
          <w:b/>
          <w:color w:val="002060"/>
          <w:sz w:val="24"/>
          <w:szCs w:val="24"/>
        </w:rPr>
      </w:pPr>
      <w:r>
        <w:rPr>
          <w:rFonts w:ascii="Cambria" w:eastAsia="Cambria" w:hAnsi="Cambria" w:cs="Cambria"/>
          <w:color w:val="000000"/>
          <w:sz w:val="24"/>
          <w:szCs w:val="24"/>
        </w:rPr>
        <w:t xml:space="preserve">rice kanji without curd (recipe- </w:t>
      </w:r>
      <w:hyperlink r:id="rId948">
        <w:r>
          <w:rPr>
            <w:rFonts w:ascii="Cambria" w:eastAsia="Cambria" w:hAnsi="Cambria" w:cs="Cambria"/>
            <w:color w:val="0563C1"/>
            <w:sz w:val="24"/>
            <w:szCs w:val="24"/>
            <w:u w:val="single"/>
          </w:rPr>
          <w:t>https://www.youtube.com/watch?v=FUKTSfEg40g</w:t>
        </w:r>
      </w:hyperlink>
      <w:r>
        <w:rPr>
          <w:rFonts w:ascii="Cambria" w:eastAsia="Cambria" w:hAnsi="Cambria" w:cs="Cambria"/>
          <w:color w:val="000000"/>
          <w:sz w:val="24"/>
          <w:szCs w:val="24"/>
        </w:rPr>
        <w:t xml:space="preserve"> )</w:t>
      </w:r>
    </w:p>
    <w:p w14:paraId="5C5962E2" w14:textId="77777777" w:rsidR="00A971B5" w:rsidRDefault="00F75C53">
      <w:pPr>
        <w:numPr>
          <w:ilvl w:val="0"/>
          <w:numId w:val="44"/>
        </w:numPr>
        <w:pBdr>
          <w:top w:val="nil"/>
          <w:left w:val="nil"/>
          <w:bottom w:val="nil"/>
          <w:right w:val="nil"/>
          <w:between w:val="nil"/>
        </w:pBdr>
        <w:spacing w:after="0"/>
        <w:rPr>
          <w:rFonts w:ascii="Cambria" w:eastAsia="Cambria" w:hAnsi="Cambria" w:cs="Cambria"/>
          <w:b/>
          <w:color w:val="002060"/>
          <w:sz w:val="24"/>
          <w:szCs w:val="24"/>
        </w:rPr>
      </w:pPr>
      <w:r>
        <w:rPr>
          <w:rFonts w:ascii="Cambria" w:eastAsia="Cambria" w:hAnsi="Cambria" w:cs="Cambria"/>
          <w:color w:val="000000"/>
          <w:sz w:val="24"/>
          <w:szCs w:val="24"/>
        </w:rPr>
        <w:t xml:space="preserve">ragi kanji (recipe- </w:t>
      </w:r>
      <w:hyperlink r:id="rId949">
        <w:r>
          <w:rPr>
            <w:rFonts w:ascii="Cambria" w:eastAsia="Cambria" w:hAnsi="Cambria" w:cs="Cambria"/>
            <w:color w:val="0563C1"/>
            <w:sz w:val="24"/>
            <w:szCs w:val="24"/>
            <w:u w:val="single"/>
          </w:rPr>
          <w:t>https://www.youtube.com/watch?v=d1_9STTBcfQ</w:t>
        </w:r>
      </w:hyperlink>
      <w:r>
        <w:rPr>
          <w:rFonts w:ascii="Cambria" w:eastAsia="Cambria" w:hAnsi="Cambria" w:cs="Cambria"/>
          <w:color w:val="000000"/>
          <w:sz w:val="24"/>
          <w:szCs w:val="24"/>
        </w:rPr>
        <w:t xml:space="preserve"> )</w:t>
      </w:r>
    </w:p>
    <w:p w14:paraId="6C3368A4" w14:textId="02A21811" w:rsidR="00A971B5" w:rsidRPr="006D5B50" w:rsidRDefault="006D5B50">
      <w:pPr>
        <w:numPr>
          <w:ilvl w:val="0"/>
          <w:numId w:val="44"/>
        </w:numPr>
        <w:pBdr>
          <w:top w:val="nil"/>
          <w:left w:val="nil"/>
          <w:bottom w:val="nil"/>
          <w:right w:val="nil"/>
          <w:between w:val="nil"/>
        </w:pBdr>
        <w:rPr>
          <w:rFonts w:ascii="Cambria" w:eastAsia="Cambria" w:hAnsi="Cambria" w:cs="Cambria"/>
          <w:b/>
          <w:color w:val="002060"/>
          <w:sz w:val="24"/>
          <w:szCs w:val="24"/>
        </w:rPr>
      </w:pPr>
      <w:r>
        <w:rPr>
          <w:rFonts w:ascii="Cambria" w:eastAsia="Cambria" w:hAnsi="Cambria" w:cs="Cambria"/>
          <w:color w:val="000000"/>
          <w:sz w:val="24"/>
          <w:szCs w:val="24"/>
        </w:rPr>
        <w:t xml:space="preserve">Fermented pineapple: </w:t>
      </w:r>
      <w:hyperlink r:id="rId950" w:history="1">
        <w:r w:rsidRPr="00747359">
          <w:rPr>
            <w:rStyle w:val="Hyperlink"/>
            <w:rFonts w:ascii="Cambria" w:eastAsia="Cambria" w:hAnsi="Cambria" w:cs="Cambria"/>
            <w:sz w:val="24"/>
            <w:szCs w:val="24"/>
          </w:rPr>
          <w:t>https://www.instagram.com/reel/DO6DRRSkvKZ/?igsh=Ymx5ZHdzdml4Y2dv</w:t>
        </w:r>
      </w:hyperlink>
    </w:p>
    <w:p w14:paraId="4E43BAB3" w14:textId="0E57F105" w:rsidR="006D5B50" w:rsidRDefault="006414DC">
      <w:pPr>
        <w:numPr>
          <w:ilvl w:val="0"/>
          <w:numId w:val="44"/>
        </w:numPr>
        <w:pBdr>
          <w:top w:val="nil"/>
          <w:left w:val="nil"/>
          <w:bottom w:val="nil"/>
          <w:right w:val="nil"/>
          <w:between w:val="nil"/>
        </w:pBdr>
        <w:rPr>
          <w:rFonts w:ascii="Cambria" w:eastAsiaTheme="minorEastAsia" w:hAnsi="Cambria" w:cstheme="minorHAnsi"/>
          <w:sz w:val="24"/>
          <w:szCs w:val="24"/>
        </w:rPr>
      </w:pPr>
      <w:r w:rsidRPr="006414DC">
        <w:rPr>
          <w:rFonts w:ascii="Cambria" w:eastAsiaTheme="minorEastAsia" w:hAnsi="Cambria" w:cstheme="minorHAnsi"/>
          <w:sz w:val="24"/>
          <w:szCs w:val="24"/>
        </w:rPr>
        <w:lastRenderedPageBreak/>
        <w:t xml:space="preserve">Stewed cinnamon apple: </w:t>
      </w:r>
      <w:hyperlink r:id="rId951" w:history="1">
        <w:r w:rsidRPr="00B401BE">
          <w:rPr>
            <w:rStyle w:val="Hyperlink"/>
            <w:rFonts w:ascii="Cambria" w:eastAsiaTheme="minorEastAsia" w:hAnsi="Cambria" w:cstheme="minorHAnsi"/>
            <w:sz w:val="24"/>
            <w:szCs w:val="24"/>
          </w:rPr>
          <w:t>https://youtube.com/shorts/fPx8X2PfOp8?si=nlIgKnSReW0h0Ont</w:t>
        </w:r>
      </w:hyperlink>
      <w:r>
        <w:rPr>
          <w:rFonts w:ascii="Cambria" w:eastAsiaTheme="minorEastAsia" w:hAnsi="Cambria" w:cstheme="minorHAnsi"/>
          <w:sz w:val="24"/>
          <w:szCs w:val="24"/>
        </w:rPr>
        <w:t xml:space="preserve"> </w:t>
      </w:r>
    </w:p>
    <w:p w14:paraId="6F76D387" w14:textId="77777777" w:rsidR="006414DC" w:rsidRPr="006414DC" w:rsidRDefault="006414DC">
      <w:pPr>
        <w:numPr>
          <w:ilvl w:val="0"/>
          <w:numId w:val="44"/>
        </w:numPr>
        <w:pBdr>
          <w:top w:val="nil"/>
          <w:left w:val="nil"/>
          <w:bottom w:val="nil"/>
          <w:right w:val="nil"/>
          <w:between w:val="nil"/>
        </w:pBdr>
        <w:rPr>
          <w:rFonts w:ascii="Cambria" w:eastAsiaTheme="minorEastAsia" w:hAnsi="Cambria" w:cstheme="minorHAnsi"/>
          <w:sz w:val="24"/>
          <w:szCs w:val="24"/>
        </w:rPr>
      </w:pPr>
    </w:p>
    <w:p w14:paraId="0B42550A" w14:textId="77777777" w:rsidR="00A971B5" w:rsidRDefault="00A971B5">
      <w:pPr>
        <w:pBdr>
          <w:bottom w:val="single" w:sz="4" w:space="1" w:color="000000"/>
        </w:pBdr>
        <w:ind w:left="-426"/>
        <w:rPr>
          <w:rFonts w:ascii="Cambria" w:eastAsia="Cambria" w:hAnsi="Cambria" w:cs="Cambria"/>
          <w:b/>
          <w:color w:val="002060"/>
          <w:sz w:val="24"/>
          <w:szCs w:val="24"/>
          <w:u w:val="single"/>
        </w:rPr>
      </w:pPr>
    </w:p>
    <w:p w14:paraId="0AC5250C" w14:textId="77777777" w:rsidR="00A971B5" w:rsidRDefault="00F75C53">
      <w:pPr>
        <w:ind w:left="-426"/>
        <w:rPr>
          <w:rFonts w:ascii="Cambria" w:eastAsia="Cambria" w:hAnsi="Cambria" w:cs="Cambria"/>
          <w:b/>
          <w:color w:val="002060"/>
          <w:sz w:val="24"/>
          <w:szCs w:val="24"/>
          <w:u w:val="single"/>
        </w:rPr>
      </w:pPr>
      <w:r>
        <w:rPr>
          <w:rFonts w:ascii="Cambria" w:eastAsia="Cambria" w:hAnsi="Cambria" w:cs="Cambria"/>
          <w:b/>
          <w:color w:val="002060"/>
          <w:sz w:val="24"/>
          <w:szCs w:val="24"/>
          <w:u w:val="single"/>
        </w:rPr>
        <w:t>RAITA</w:t>
      </w:r>
    </w:p>
    <w:p w14:paraId="482AEA9E" w14:textId="77777777" w:rsidR="00A971B5" w:rsidRDefault="00F75C53">
      <w:pPr>
        <w:numPr>
          <w:ilvl w:val="0"/>
          <w:numId w:val="2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CRUSHED BEETROOT RAITA (RECIPE</w:t>
      </w:r>
      <w:r>
        <w:rPr>
          <w:rFonts w:ascii="Cambria" w:eastAsia="Cambria" w:hAnsi="Cambria" w:cs="Cambria"/>
          <w:color w:val="000000"/>
          <w:sz w:val="24"/>
          <w:szCs w:val="24"/>
          <w:u w:val="single"/>
        </w:rPr>
        <w:t xml:space="preserve"> </w:t>
      </w:r>
      <w:r>
        <w:rPr>
          <w:rFonts w:ascii="Cambria" w:eastAsia="Cambria" w:hAnsi="Cambria" w:cs="Cambria"/>
          <w:color w:val="0563C1"/>
          <w:sz w:val="24"/>
          <w:szCs w:val="24"/>
          <w:u w:val="single"/>
        </w:rPr>
        <w:t xml:space="preserve">- </w:t>
      </w:r>
      <w:hyperlink r:id="rId952">
        <w:r>
          <w:rPr>
            <w:rFonts w:ascii="Cambria" w:eastAsia="Cambria" w:hAnsi="Cambria" w:cs="Cambria"/>
            <w:color w:val="0563C1"/>
            <w:sz w:val="24"/>
            <w:szCs w:val="24"/>
            <w:u w:val="single"/>
          </w:rPr>
          <w:t>https://www.youtube.com/watch?v=sLgTM5GgGmc</w:t>
        </w:r>
      </w:hyperlink>
      <w:r>
        <w:rPr>
          <w:rFonts w:ascii="Cambria" w:eastAsia="Cambria" w:hAnsi="Cambria" w:cs="Cambria"/>
          <w:color w:val="0563C1"/>
          <w:sz w:val="24"/>
          <w:szCs w:val="24"/>
          <w:u w:val="single"/>
        </w:rPr>
        <w:t xml:space="preserve"> )</w:t>
      </w:r>
    </w:p>
    <w:p w14:paraId="31777E26" w14:textId="46863C5A" w:rsidR="00A971B5" w:rsidRDefault="00F75C53">
      <w:pPr>
        <w:numPr>
          <w:ilvl w:val="0"/>
          <w:numId w:val="2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VEGETABLE RAITA (RECIPE- </w:t>
      </w:r>
      <w:hyperlink r:id="rId953">
        <w:r w:rsidR="00C55234">
          <w:rPr>
            <w:rFonts w:ascii="Cambria" w:eastAsia="Cambria" w:hAnsi="Cambria" w:cs="Cambria"/>
            <w:color w:val="0563C1"/>
            <w:sz w:val="24"/>
            <w:szCs w:val="24"/>
            <w:u w:val="single"/>
          </w:rPr>
          <w:t>https://youtube.com/shorts/m0pejv8dfxi?si=rdj4tmxktv1jnzif</w:t>
        </w:r>
      </w:hyperlink>
      <w:r>
        <w:rPr>
          <w:rFonts w:ascii="Cambria" w:eastAsia="Cambria" w:hAnsi="Cambria" w:cs="Cambria"/>
          <w:color w:val="000000"/>
          <w:sz w:val="24"/>
          <w:szCs w:val="24"/>
        </w:rPr>
        <w:t xml:space="preserve"> )</w:t>
      </w:r>
    </w:p>
    <w:p w14:paraId="502F4DF9" w14:textId="77777777" w:rsidR="00A971B5" w:rsidRDefault="00F75C53">
      <w:pPr>
        <w:numPr>
          <w:ilvl w:val="0"/>
          <w:numId w:val="2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SPROUTS RAITA: </w:t>
      </w:r>
      <w:hyperlink r:id="rId954">
        <w:r>
          <w:rPr>
            <w:rFonts w:ascii="Cambria" w:eastAsia="Cambria" w:hAnsi="Cambria" w:cs="Cambria"/>
            <w:color w:val="0563C1"/>
            <w:sz w:val="24"/>
            <w:szCs w:val="24"/>
            <w:u w:val="single"/>
          </w:rPr>
          <w:t>https://youtu.be/qzg8QCi3mk0?si=eeljSmNyb2K7wCIp</w:t>
        </w:r>
      </w:hyperlink>
      <w:r>
        <w:rPr>
          <w:rFonts w:ascii="Cambria" w:eastAsia="Cambria" w:hAnsi="Cambria" w:cs="Cambria"/>
          <w:color w:val="000000"/>
          <w:sz w:val="24"/>
          <w:szCs w:val="24"/>
        </w:rPr>
        <w:t xml:space="preserve"> </w:t>
      </w:r>
    </w:p>
    <w:p w14:paraId="41CF1EF3" w14:textId="77777777" w:rsidR="00A971B5" w:rsidRDefault="00F75C53">
      <w:pPr>
        <w:numPr>
          <w:ilvl w:val="0"/>
          <w:numId w:val="2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CHILLA RAITA: </w:t>
      </w:r>
      <w:hyperlink r:id="rId955">
        <w:r>
          <w:rPr>
            <w:rFonts w:ascii="Cambria" w:eastAsia="Cambria" w:hAnsi="Cambria" w:cs="Cambria"/>
            <w:color w:val="0563C1"/>
            <w:sz w:val="24"/>
            <w:szCs w:val="24"/>
            <w:u w:val="single"/>
          </w:rPr>
          <w:t>https://www.instagram.com/reel/C16itYag4VQ/?utm_source=ig_web_copy_link&amp;igsh=MzRlODBiNWFlZA==</w:t>
        </w:r>
      </w:hyperlink>
      <w:r>
        <w:rPr>
          <w:rFonts w:ascii="Cambria" w:eastAsia="Cambria" w:hAnsi="Cambria" w:cs="Cambria"/>
          <w:color w:val="000000"/>
          <w:sz w:val="24"/>
          <w:szCs w:val="24"/>
        </w:rPr>
        <w:t xml:space="preserve"> </w:t>
      </w:r>
    </w:p>
    <w:p w14:paraId="41E333C8" w14:textId="37DE8DDC" w:rsidR="00A971B5" w:rsidRPr="006E395C" w:rsidRDefault="00F75C53">
      <w:pPr>
        <w:numPr>
          <w:ilvl w:val="0"/>
          <w:numId w:val="27"/>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150" w:name="_Hlk166169342"/>
      <w:r>
        <w:rPr>
          <w:rFonts w:ascii="Cambria" w:eastAsia="Cambria" w:hAnsi="Cambria" w:cs="Cambria"/>
          <w:color w:val="000000"/>
          <w:sz w:val="24"/>
          <w:szCs w:val="24"/>
        </w:rPr>
        <w:t xml:space="preserve">Cabbage raita: </w:t>
      </w:r>
      <w:bookmarkEnd w:id="150"/>
      <w:r w:rsidR="00B32743">
        <w:rPr>
          <w:rFonts w:ascii="Cambria" w:eastAsia="Cambria" w:hAnsi="Cambria" w:cs="Cambria"/>
          <w:color w:val="000000"/>
          <w:sz w:val="24"/>
          <w:szCs w:val="24"/>
        </w:rPr>
        <w:fldChar w:fldCharType="begin"/>
      </w:r>
      <w:r w:rsidR="00B32743">
        <w:rPr>
          <w:rFonts w:ascii="Cambria" w:eastAsia="Cambria" w:hAnsi="Cambria" w:cs="Cambria"/>
          <w:color w:val="000000"/>
          <w:sz w:val="24"/>
          <w:szCs w:val="24"/>
        </w:rPr>
        <w:instrText>HYPERLINK "</w:instrText>
      </w:r>
      <w:r w:rsidR="00B32743" w:rsidRPr="00B32743">
        <w:rPr>
          <w:rFonts w:ascii="Cambria" w:eastAsia="Cambria" w:hAnsi="Cambria" w:cs="Cambria"/>
          <w:color w:val="000000"/>
          <w:sz w:val="24"/>
          <w:szCs w:val="24"/>
        </w:rPr>
        <w:instrText>https://youtube.com/shorts/2tmA5fwEV-E?si=PsF_8_aDcwAyiUjo</w:instrText>
      </w:r>
      <w:r w:rsidR="00B32743">
        <w:rPr>
          <w:rFonts w:ascii="Cambria" w:eastAsia="Cambria" w:hAnsi="Cambria" w:cs="Cambria"/>
          <w:color w:val="000000"/>
          <w:sz w:val="24"/>
          <w:szCs w:val="24"/>
        </w:rPr>
        <w:instrText>"</w:instrText>
      </w:r>
      <w:r w:rsidR="00B32743">
        <w:rPr>
          <w:rFonts w:ascii="Cambria" w:eastAsia="Cambria" w:hAnsi="Cambria" w:cs="Cambria"/>
          <w:color w:val="000000"/>
          <w:sz w:val="24"/>
          <w:szCs w:val="24"/>
        </w:rPr>
      </w:r>
      <w:r w:rsidR="00B32743">
        <w:rPr>
          <w:rFonts w:ascii="Cambria" w:eastAsia="Cambria" w:hAnsi="Cambria" w:cs="Cambria"/>
          <w:color w:val="000000"/>
          <w:sz w:val="24"/>
          <w:szCs w:val="24"/>
        </w:rPr>
        <w:fldChar w:fldCharType="separate"/>
      </w:r>
      <w:r w:rsidR="00B32743" w:rsidRPr="00BA687B">
        <w:rPr>
          <w:rStyle w:val="Hyperlink"/>
          <w:rFonts w:ascii="Cambria" w:eastAsia="Cambria" w:hAnsi="Cambria" w:cs="Cambria"/>
          <w:sz w:val="24"/>
          <w:szCs w:val="24"/>
        </w:rPr>
        <w:t>https://youtube.com/shorts/2tmA5fwEV-E?si=PsF_8_aDcwAyiUjo</w:t>
      </w:r>
      <w:r w:rsidR="00B32743">
        <w:rPr>
          <w:rFonts w:ascii="Cambria" w:eastAsia="Cambria" w:hAnsi="Cambria" w:cs="Cambria"/>
          <w:color w:val="000000"/>
          <w:sz w:val="24"/>
          <w:szCs w:val="24"/>
        </w:rPr>
        <w:fldChar w:fldCharType="end"/>
      </w:r>
      <w:r w:rsidR="00B32743">
        <w:rPr>
          <w:rFonts w:ascii="Cambria" w:eastAsia="Cambria" w:hAnsi="Cambria" w:cs="Cambria"/>
          <w:color w:val="000000"/>
          <w:sz w:val="24"/>
          <w:szCs w:val="24"/>
        </w:rPr>
        <w:t xml:space="preserve"> </w:t>
      </w:r>
    </w:p>
    <w:p w14:paraId="191ECD00" w14:textId="77777777" w:rsidR="006E395C" w:rsidRPr="006E395C" w:rsidRDefault="006E395C">
      <w:pPr>
        <w:pStyle w:val="ListParagraph"/>
        <w:numPr>
          <w:ilvl w:val="0"/>
          <w:numId w:val="27"/>
        </w:numPr>
        <w:spacing w:after="0"/>
        <w:ind w:left="-426"/>
        <w:rPr>
          <w:rFonts w:ascii="Cambria" w:hAnsi="Cambria"/>
          <w:sz w:val="24"/>
          <w:szCs w:val="24"/>
          <w:lang w:val="en-US"/>
        </w:rPr>
      </w:pPr>
      <w:r w:rsidRPr="006E395C">
        <w:rPr>
          <w:rFonts w:ascii="Cambria" w:hAnsi="Cambria"/>
          <w:sz w:val="24"/>
          <w:szCs w:val="24"/>
          <w:lang w:val="en-US"/>
        </w:rPr>
        <w:t xml:space="preserve">Spinach raita: </w:t>
      </w:r>
      <w:hyperlink r:id="rId956" w:history="1">
        <w:r w:rsidRPr="006E395C">
          <w:rPr>
            <w:rStyle w:val="Hyperlink"/>
            <w:rFonts w:ascii="Cambria" w:hAnsi="Cambria"/>
            <w:sz w:val="24"/>
            <w:szCs w:val="24"/>
            <w:lang w:val="en-US"/>
          </w:rPr>
          <w:t>https://youtu.be/gaUMbLAGJNw?si=KP517az6ZjcxF1Wl</w:t>
        </w:r>
      </w:hyperlink>
      <w:r w:rsidRPr="006E395C">
        <w:rPr>
          <w:rFonts w:ascii="Cambria" w:hAnsi="Cambria"/>
          <w:sz w:val="24"/>
          <w:szCs w:val="24"/>
          <w:lang w:val="en-US"/>
        </w:rPr>
        <w:t xml:space="preserve"> </w:t>
      </w:r>
    </w:p>
    <w:p w14:paraId="41B6B3DC" w14:textId="08B597B1" w:rsidR="006E395C" w:rsidRDefault="00EF0728">
      <w:pPr>
        <w:numPr>
          <w:ilvl w:val="0"/>
          <w:numId w:val="27"/>
        </w:numPr>
        <w:pBdr>
          <w:top w:val="nil"/>
          <w:left w:val="nil"/>
          <w:bottom w:val="nil"/>
          <w:right w:val="nil"/>
          <w:between w:val="nil"/>
        </w:pBdr>
        <w:spacing w:after="0"/>
        <w:ind w:left="-426" w:hanging="359"/>
        <w:rPr>
          <w:rFonts w:ascii="Cambria" w:eastAsiaTheme="minorHAnsi" w:hAnsi="Cambria" w:cstheme="minorBidi"/>
          <w:sz w:val="24"/>
          <w:szCs w:val="24"/>
          <w:lang w:val="en-US" w:eastAsia="en-US"/>
        </w:rPr>
      </w:pPr>
      <w:r w:rsidRPr="00EF0728">
        <w:rPr>
          <w:rFonts w:ascii="Cambria" w:eastAsiaTheme="minorHAnsi" w:hAnsi="Cambria" w:cstheme="minorBidi"/>
          <w:sz w:val="24"/>
          <w:szCs w:val="24"/>
          <w:lang w:val="en-US" w:eastAsia="en-US"/>
        </w:rPr>
        <w:t xml:space="preserve">Sprouts </w:t>
      </w:r>
      <w:r w:rsidR="00CB5A97">
        <w:rPr>
          <w:rFonts w:ascii="Cambria" w:eastAsiaTheme="minorHAnsi" w:hAnsi="Cambria" w:cstheme="minorBidi"/>
          <w:sz w:val="24"/>
          <w:szCs w:val="24"/>
          <w:lang w:val="en-US" w:eastAsia="en-US"/>
        </w:rPr>
        <w:t>curd</w:t>
      </w:r>
      <w:r w:rsidRPr="00EF0728">
        <w:rPr>
          <w:rFonts w:ascii="Cambria" w:eastAsiaTheme="minorHAnsi" w:hAnsi="Cambria" w:cstheme="minorBidi"/>
          <w:sz w:val="24"/>
          <w:szCs w:val="24"/>
          <w:lang w:val="en-US" w:eastAsia="en-US"/>
        </w:rPr>
        <w:t xml:space="preserve">: </w:t>
      </w:r>
      <w:hyperlink r:id="rId957" w:history="1">
        <w:r w:rsidRPr="00106A43">
          <w:rPr>
            <w:rStyle w:val="Hyperlink"/>
            <w:rFonts w:ascii="Cambria" w:eastAsiaTheme="minorHAnsi" w:hAnsi="Cambria" w:cstheme="minorBidi"/>
            <w:sz w:val="24"/>
            <w:szCs w:val="24"/>
            <w:lang w:val="en-US" w:eastAsia="en-US"/>
          </w:rPr>
          <w:t>https://youtube.com/shorts/7C22ejGBeZM?si=J434pa5MCeoX4w5y</w:t>
        </w:r>
      </w:hyperlink>
    </w:p>
    <w:p w14:paraId="02A5E88E" w14:textId="7A1DAF13" w:rsidR="00EF0728" w:rsidRDefault="00B160B2">
      <w:pPr>
        <w:numPr>
          <w:ilvl w:val="0"/>
          <w:numId w:val="27"/>
        </w:numPr>
        <w:pBdr>
          <w:top w:val="nil"/>
          <w:left w:val="nil"/>
          <w:bottom w:val="nil"/>
          <w:right w:val="nil"/>
          <w:between w:val="nil"/>
        </w:pBdr>
        <w:spacing w:after="0"/>
        <w:ind w:left="-426" w:hanging="359"/>
        <w:rPr>
          <w:rFonts w:ascii="Cambria" w:eastAsiaTheme="minorHAnsi" w:hAnsi="Cambria" w:cstheme="minorBidi"/>
          <w:sz w:val="24"/>
          <w:szCs w:val="24"/>
          <w:lang w:val="en-US" w:eastAsia="en-US"/>
        </w:rPr>
      </w:pPr>
      <w:r>
        <w:rPr>
          <w:rFonts w:ascii="Cambria" w:eastAsiaTheme="minorHAnsi" w:hAnsi="Cambria" w:cstheme="minorBidi"/>
          <w:sz w:val="24"/>
          <w:szCs w:val="24"/>
          <w:lang w:val="en-US" w:eastAsia="en-US"/>
        </w:rPr>
        <w:t xml:space="preserve">Carrot beetroot raita: </w:t>
      </w:r>
      <w:hyperlink r:id="rId958" w:history="1">
        <w:r w:rsidRPr="00F01B20">
          <w:rPr>
            <w:rStyle w:val="Hyperlink"/>
            <w:rFonts w:ascii="Cambria" w:eastAsiaTheme="minorHAnsi" w:hAnsi="Cambria" w:cstheme="minorBidi"/>
            <w:sz w:val="24"/>
            <w:szCs w:val="24"/>
            <w:lang w:val="en-US" w:eastAsia="en-US"/>
          </w:rPr>
          <w:t>https://youtube.com/shorts/2gdnv2LopkE?si=wASELzWdnRuey7yV</w:t>
        </w:r>
      </w:hyperlink>
      <w:r>
        <w:rPr>
          <w:rFonts w:ascii="Cambria" w:eastAsiaTheme="minorHAnsi" w:hAnsi="Cambria" w:cstheme="minorBidi"/>
          <w:sz w:val="24"/>
          <w:szCs w:val="24"/>
          <w:lang w:val="en-US" w:eastAsia="en-US"/>
        </w:rPr>
        <w:t xml:space="preserve"> </w:t>
      </w:r>
    </w:p>
    <w:p w14:paraId="6ABA0403" w14:textId="5CC5ADC3" w:rsidR="00B160B2" w:rsidRDefault="005C24C3">
      <w:pPr>
        <w:numPr>
          <w:ilvl w:val="0"/>
          <w:numId w:val="27"/>
        </w:numPr>
        <w:pBdr>
          <w:top w:val="nil"/>
          <w:left w:val="nil"/>
          <w:bottom w:val="nil"/>
          <w:right w:val="nil"/>
          <w:between w:val="nil"/>
        </w:pBdr>
        <w:spacing w:after="0"/>
        <w:ind w:left="-426" w:hanging="359"/>
        <w:rPr>
          <w:rFonts w:ascii="Cambria" w:eastAsiaTheme="minorHAnsi" w:hAnsi="Cambria" w:cstheme="minorBidi"/>
          <w:sz w:val="24"/>
          <w:szCs w:val="24"/>
          <w:lang w:val="en-US" w:eastAsia="en-US"/>
        </w:rPr>
      </w:pPr>
      <w:proofErr w:type="spellStart"/>
      <w:r>
        <w:rPr>
          <w:rFonts w:ascii="Cambria" w:eastAsiaTheme="minorHAnsi" w:hAnsi="Cambria" w:cstheme="minorBidi"/>
          <w:sz w:val="24"/>
          <w:szCs w:val="24"/>
          <w:lang w:val="en-US" w:eastAsia="en-US"/>
        </w:rPr>
        <w:t>Thecha</w:t>
      </w:r>
      <w:proofErr w:type="spellEnd"/>
      <w:r>
        <w:rPr>
          <w:rFonts w:ascii="Cambria" w:eastAsiaTheme="minorHAnsi" w:hAnsi="Cambria" w:cstheme="minorBidi"/>
          <w:sz w:val="24"/>
          <w:szCs w:val="24"/>
          <w:lang w:val="en-US" w:eastAsia="en-US"/>
        </w:rPr>
        <w:t xml:space="preserve"> raita: </w:t>
      </w:r>
      <w:hyperlink r:id="rId959" w:history="1">
        <w:r w:rsidRPr="005864F9">
          <w:rPr>
            <w:rStyle w:val="Hyperlink"/>
            <w:rFonts w:ascii="Cambria" w:eastAsiaTheme="minorHAnsi" w:hAnsi="Cambria" w:cstheme="minorBidi"/>
            <w:sz w:val="24"/>
            <w:szCs w:val="24"/>
            <w:lang w:val="en-US" w:eastAsia="en-US"/>
          </w:rPr>
          <w:t>https://youtube.com/shorts/thc9YdrvUQU?si=HzukSMQp4bceRpvT</w:t>
        </w:r>
      </w:hyperlink>
    </w:p>
    <w:p w14:paraId="5D7EF585" w14:textId="77777777" w:rsidR="005C24C3" w:rsidRPr="00EF0728" w:rsidRDefault="005C24C3">
      <w:pPr>
        <w:numPr>
          <w:ilvl w:val="0"/>
          <w:numId w:val="27"/>
        </w:numPr>
        <w:pBdr>
          <w:top w:val="nil"/>
          <w:left w:val="nil"/>
          <w:bottom w:val="nil"/>
          <w:right w:val="nil"/>
          <w:between w:val="nil"/>
        </w:pBdr>
        <w:spacing w:after="0"/>
        <w:ind w:left="-426" w:hanging="359"/>
        <w:rPr>
          <w:rFonts w:ascii="Cambria" w:eastAsiaTheme="minorHAnsi" w:hAnsi="Cambria" w:cstheme="minorBidi"/>
          <w:sz w:val="24"/>
          <w:szCs w:val="24"/>
          <w:lang w:val="en-US" w:eastAsia="en-US"/>
        </w:rPr>
      </w:pPr>
    </w:p>
    <w:p w14:paraId="444661E3" w14:textId="77777777" w:rsidR="00A971B5" w:rsidRDefault="00A971B5">
      <w:pPr>
        <w:pBdr>
          <w:bottom w:val="single" w:sz="4" w:space="1" w:color="000000"/>
        </w:pBdr>
        <w:ind w:left="-426"/>
        <w:rPr>
          <w:rFonts w:ascii="Cambria" w:eastAsia="Cambria" w:hAnsi="Cambria" w:cs="Cambria"/>
          <w:color w:val="C00000"/>
          <w:sz w:val="24"/>
          <w:szCs w:val="24"/>
        </w:rPr>
      </w:pPr>
    </w:p>
    <w:p w14:paraId="5B262053" w14:textId="77777777"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t>APPAM</w:t>
      </w:r>
    </w:p>
    <w:p w14:paraId="60B2E857" w14:textId="77777777" w:rsidR="00A971B5" w:rsidRDefault="00F75C53">
      <w:pPr>
        <w:numPr>
          <w:ilvl w:val="0"/>
          <w:numId w:val="2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OATS VEGETABLE APPAM (RECIPE - </w:t>
      </w:r>
      <w:hyperlink r:id="rId960">
        <w:r>
          <w:rPr>
            <w:rFonts w:ascii="Cambria" w:eastAsia="Cambria" w:hAnsi="Cambria" w:cs="Cambria"/>
            <w:color w:val="0563C1"/>
            <w:sz w:val="24"/>
            <w:szCs w:val="24"/>
            <w:u w:val="single"/>
          </w:rPr>
          <w:t>https://www.youtube.com/shorts/2HYHlCbQcDw</w:t>
        </w:r>
      </w:hyperlink>
      <w:r>
        <w:rPr>
          <w:rFonts w:ascii="Cambria" w:eastAsia="Cambria" w:hAnsi="Cambria" w:cs="Cambria"/>
          <w:color w:val="000000"/>
          <w:sz w:val="24"/>
          <w:szCs w:val="24"/>
        </w:rPr>
        <w:t xml:space="preserve"> )</w:t>
      </w:r>
    </w:p>
    <w:p w14:paraId="4A8849CA" w14:textId="77777777" w:rsidR="00A971B5" w:rsidRDefault="00F75C53">
      <w:pPr>
        <w:numPr>
          <w:ilvl w:val="0"/>
          <w:numId w:val="2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PALAK SABUDANA APPAM (RECIPE-</w:t>
      </w:r>
      <w:r>
        <w:rPr>
          <w:rFonts w:ascii="Cambria" w:eastAsia="Cambria" w:hAnsi="Cambria" w:cs="Cambria"/>
          <w:color w:val="0563C1"/>
          <w:sz w:val="24"/>
          <w:szCs w:val="24"/>
          <w:u w:val="single"/>
        </w:rPr>
        <w:t xml:space="preserve"> </w:t>
      </w:r>
      <w:hyperlink r:id="rId961">
        <w:r>
          <w:rPr>
            <w:rFonts w:ascii="Cambria" w:eastAsia="Cambria" w:hAnsi="Cambria" w:cs="Cambria"/>
            <w:color w:val="0563C1"/>
            <w:sz w:val="24"/>
            <w:szCs w:val="24"/>
            <w:u w:val="single"/>
          </w:rPr>
          <w:t>https://www.youtube.com/shorts/Gphw4rXDzBA</w:t>
        </w:r>
      </w:hyperlink>
      <w:r>
        <w:rPr>
          <w:rFonts w:ascii="Cambria" w:eastAsia="Cambria" w:hAnsi="Cambria" w:cs="Cambria"/>
          <w:color w:val="0563C1"/>
          <w:sz w:val="24"/>
          <w:szCs w:val="24"/>
          <w:u w:val="single"/>
        </w:rPr>
        <w:t xml:space="preserve"> )</w:t>
      </w:r>
    </w:p>
    <w:p w14:paraId="6983B1B5" w14:textId="77777777" w:rsidR="00A971B5" w:rsidRDefault="00F75C53">
      <w:pPr>
        <w:numPr>
          <w:ilvl w:val="0"/>
          <w:numId w:val="2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RAGI APPAM (RECIPE- </w:t>
      </w:r>
      <w:hyperlink r:id="rId962">
        <w:r>
          <w:rPr>
            <w:rFonts w:ascii="Cambria" w:eastAsia="Cambria" w:hAnsi="Cambria" w:cs="Cambria"/>
            <w:color w:val="0563C1"/>
            <w:sz w:val="24"/>
            <w:szCs w:val="24"/>
            <w:u w:val="single"/>
          </w:rPr>
          <w:t>https://www.youtube.com/watch?v=RtQYQndXnRU</w:t>
        </w:r>
      </w:hyperlink>
      <w:r>
        <w:rPr>
          <w:rFonts w:ascii="Cambria" w:eastAsia="Cambria" w:hAnsi="Cambria" w:cs="Cambria"/>
          <w:color w:val="000000"/>
          <w:sz w:val="24"/>
          <w:szCs w:val="24"/>
        </w:rPr>
        <w:t xml:space="preserve"> )</w:t>
      </w:r>
    </w:p>
    <w:p w14:paraId="7C455919" w14:textId="77777777" w:rsidR="00A971B5" w:rsidRDefault="00F75C53">
      <w:pPr>
        <w:numPr>
          <w:ilvl w:val="0"/>
          <w:numId w:val="2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OATS MOONG DAL APPAM (RECIPE- </w:t>
      </w:r>
      <w:hyperlink r:id="rId963">
        <w:r>
          <w:rPr>
            <w:rFonts w:ascii="Cambria" w:eastAsia="Cambria" w:hAnsi="Cambria" w:cs="Cambria"/>
            <w:color w:val="0563C1"/>
            <w:sz w:val="24"/>
            <w:szCs w:val="24"/>
            <w:u w:val="single"/>
          </w:rPr>
          <w:t>https://www.youtube.com/watch?v=uGrjtr4EBLA</w:t>
        </w:r>
      </w:hyperlink>
      <w:r>
        <w:rPr>
          <w:rFonts w:ascii="Cambria" w:eastAsia="Cambria" w:hAnsi="Cambria" w:cs="Cambria"/>
          <w:color w:val="000000"/>
          <w:sz w:val="24"/>
          <w:szCs w:val="24"/>
        </w:rPr>
        <w:t xml:space="preserve"> )</w:t>
      </w:r>
    </w:p>
    <w:p w14:paraId="0B7806F3" w14:textId="77777777" w:rsidR="00A971B5" w:rsidRDefault="00F75C53">
      <w:pPr>
        <w:numPr>
          <w:ilvl w:val="0"/>
          <w:numId w:val="2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MOONG DAL APPAM (RECIPE- </w:t>
      </w:r>
      <w:hyperlink r:id="rId964">
        <w:r>
          <w:rPr>
            <w:rFonts w:ascii="Cambria" w:eastAsia="Cambria" w:hAnsi="Cambria" w:cs="Cambria"/>
            <w:color w:val="0563C1"/>
            <w:sz w:val="24"/>
            <w:szCs w:val="24"/>
            <w:u w:val="single"/>
          </w:rPr>
          <w:t>https://www.youtube.com/shorts/1LK1TT99c7M</w:t>
        </w:r>
      </w:hyperlink>
      <w:r>
        <w:rPr>
          <w:rFonts w:ascii="Cambria" w:eastAsia="Cambria" w:hAnsi="Cambria" w:cs="Cambria"/>
          <w:color w:val="000000"/>
          <w:sz w:val="24"/>
          <w:szCs w:val="24"/>
        </w:rPr>
        <w:t xml:space="preserve"> ) </w:t>
      </w:r>
    </w:p>
    <w:p w14:paraId="16AF5D4A" w14:textId="77777777" w:rsidR="00A971B5" w:rsidRDefault="00F75C53">
      <w:pPr>
        <w:numPr>
          <w:ilvl w:val="0"/>
          <w:numId w:val="2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VEGETABLE RAVA APPAM (RECIPE- </w:t>
      </w:r>
      <w:hyperlink r:id="rId965">
        <w:r>
          <w:rPr>
            <w:rFonts w:ascii="Cambria" w:eastAsia="Cambria" w:hAnsi="Cambria" w:cs="Cambria"/>
            <w:color w:val="0563C1"/>
            <w:sz w:val="24"/>
            <w:szCs w:val="24"/>
            <w:u w:val="single"/>
          </w:rPr>
          <w:t>https://www.youtube.com/watch?v=HpyQ53WWssM</w:t>
        </w:r>
      </w:hyperlink>
      <w:r>
        <w:rPr>
          <w:rFonts w:ascii="Cambria" w:eastAsia="Cambria" w:hAnsi="Cambria" w:cs="Cambria"/>
          <w:color w:val="000000"/>
          <w:sz w:val="24"/>
          <w:szCs w:val="24"/>
        </w:rPr>
        <w:t xml:space="preserve"> )</w:t>
      </w:r>
    </w:p>
    <w:p w14:paraId="609A9E85" w14:textId="77777777" w:rsidR="00A971B5" w:rsidRDefault="00F75C53">
      <w:pPr>
        <w:numPr>
          <w:ilvl w:val="0"/>
          <w:numId w:val="2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SABUDANA BEETROOT APPAM (RECIPE- </w:t>
      </w:r>
      <w:hyperlink r:id="rId966">
        <w:r>
          <w:rPr>
            <w:rFonts w:ascii="Cambria" w:eastAsia="Cambria" w:hAnsi="Cambria" w:cs="Cambria"/>
            <w:color w:val="0563C1"/>
            <w:sz w:val="26"/>
            <w:szCs w:val="26"/>
            <w:u w:val="single"/>
          </w:rPr>
          <w:t>https://www.instagram.com/reel/CyD0lvnv1Wc/?igshid=MzRlODBiNWFlZA==</w:t>
        </w:r>
      </w:hyperlink>
      <w:r>
        <w:rPr>
          <w:rFonts w:ascii="Cambria" w:eastAsia="Cambria" w:hAnsi="Cambria" w:cs="Cambria"/>
          <w:color w:val="0563C1"/>
          <w:sz w:val="26"/>
          <w:szCs w:val="26"/>
          <w:u w:val="single"/>
        </w:rPr>
        <w:t xml:space="preserve"> </w:t>
      </w:r>
      <w:r>
        <w:rPr>
          <w:rFonts w:ascii="Cambria" w:eastAsia="Cambria" w:hAnsi="Cambria" w:cs="Cambria"/>
          <w:color w:val="000000"/>
          <w:sz w:val="24"/>
          <w:szCs w:val="24"/>
        </w:rPr>
        <w:t xml:space="preserve">) </w:t>
      </w:r>
    </w:p>
    <w:p w14:paraId="26C04ED3" w14:textId="77777777" w:rsidR="00A971B5" w:rsidRPr="003314CE" w:rsidRDefault="00F75C53">
      <w:pPr>
        <w:numPr>
          <w:ilvl w:val="0"/>
          <w:numId w:val="27"/>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GREEN PEAS APPAM: </w:t>
      </w:r>
      <w:hyperlink r:id="rId967">
        <w:r>
          <w:rPr>
            <w:rFonts w:ascii="Cambria" w:eastAsia="Cambria" w:hAnsi="Cambria" w:cs="Cambria"/>
            <w:color w:val="0563C1"/>
            <w:sz w:val="24"/>
            <w:szCs w:val="24"/>
            <w:highlight w:val="white"/>
            <w:u w:val="single"/>
          </w:rPr>
          <w:t>https://www.instagram.com/reel/C1cCFS3vY9Q/?utm_source=ig_web_copy_link&amp;igsh=MzRlODBiNWFlZA==</w:t>
        </w:r>
      </w:hyperlink>
      <w:r>
        <w:rPr>
          <w:rFonts w:ascii="Quattrocento Sans" w:eastAsia="Quattrocento Sans" w:hAnsi="Quattrocento Sans" w:cs="Quattrocento Sans"/>
          <w:color w:val="000000"/>
          <w:sz w:val="21"/>
          <w:szCs w:val="21"/>
          <w:highlight w:val="white"/>
        </w:rPr>
        <w:t xml:space="preserve"> </w:t>
      </w:r>
    </w:p>
    <w:p w14:paraId="0100E7ED" w14:textId="1ACE1563" w:rsidR="003314CE" w:rsidRPr="00C5598D" w:rsidRDefault="003314CE">
      <w:pPr>
        <w:numPr>
          <w:ilvl w:val="0"/>
          <w:numId w:val="27"/>
        </w:numPr>
        <w:pBdr>
          <w:top w:val="nil"/>
          <w:left w:val="nil"/>
          <w:bottom w:val="nil"/>
          <w:right w:val="nil"/>
          <w:between w:val="nil"/>
        </w:pBdr>
        <w:spacing w:after="0"/>
        <w:ind w:left="-426" w:hanging="359"/>
        <w:rPr>
          <w:rStyle w:val="Hyperlink"/>
          <w:rFonts w:ascii="Cambria" w:eastAsia="Cambria" w:hAnsi="Cambria" w:cs="Cambria"/>
          <w:color w:val="0563C1"/>
          <w:sz w:val="24"/>
          <w:szCs w:val="24"/>
        </w:rPr>
      </w:pPr>
      <w:r>
        <w:rPr>
          <w:rFonts w:ascii="Cambria" w:hAnsi="Cambria" w:cstheme="minorHAnsi"/>
          <w:bCs/>
          <w:sz w:val="24"/>
          <w:szCs w:val="24"/>
        </w:rPr>
        <w:t xml:space="preserve">Egg appam: </w:t>
      </w:r>
      <w:hyperlink r:id="rId968" w:history="1">
        <w:r w:rsidRPr="001E185A">
          <w:rPr>
            <w:rStyle w:val="Hyperlink"/>
            <w:rFonts w:ascii="Cambria" w:hAnsi="Cambria" w:cstheme="minorHAnsi"/>
            <w:bCs/>
            <w:sz w:val="24"/>
            <w:szCs w:val="24"/>
          </w:rPr>
          <w:t>https://www.instagram.com/p/CrQFc6JM7cx/?utm_source=ig_web_copy_link&amp;igsh=MzRlODBiNWFlZA==</w:t>
        </w:r>
      </w:hyperlink>
    </w:p>
    <w:p w14:paraId="7602CDF0" w14:textId="0E309018" w:rsidR="00C5598D" w:rsidRDefault="00C5598D" w:rsidP="009E39F3">
      <w:pPr>
        <w:numPr>
          <w:ilvl w:val="0"/>
          <w:numId w:val="27"/>
        </w:numPr>
        <w:pBdr>
          <w:top w:val="nil"/>
          <w:left w:val="nil"/>
          <w:bottom w:val="nil"/>
          <w:right w:val="nil"/>
          <w:between w:val="nil"/>
        </w:pBdr>
        <w:spacing w:after="0"/>
        <w:rPr>
          <w:rFonts w:ascii="Cambria" w:eastAsia="Cambria" w:hAnsi="Cambria" w:cs="Cambria"/>
          <w:color w:val="0563C1"/>
          <w:sz w:val="24"/>
          <w:szCs w:val="24"/>
          <w:u w:val="single"/>
        </w:rPr>
      </w:pPr>
      <w:r>
        <w:rPr>
          <w:rFonts w:ascii="Cambria" w:hAnsi="Cambria" w:cstheme="minorHAnsi"/>
          <w:bCs/>
          <w:sz w:val="24"/>
          <w:szCs w:val="24"/>
        </w:rPr>
        <w:t>Oats paneer vegetable appam:</w:t>
      </w:r>
      <w:r>
        <w:rPr>
          <w:rFonts w:ascii="Cambria" w:eastAsia="Cambria" w:hAnsi="Cambria" w:cs="Cambria"/>
          <w:color w:val="0563C1"/>
          <w:sz w:val="24"/>
          <w:szCs w:val="24"/>
          <w:u w:val="single"/>
        </w:rPr>
        <w:t xml:space="preserve"> </w:t>
      </w:r>
      <w:r w:rsidR="006F4478" w:rsidRPr="006F4478">
        <w:rPr>
          <w:rFonts w:ascii="Cambria" w:eastAsia="Cambria" w:hAnsi="Cambria" w:cs="Cambria"/>
          <w:color w:val="0563C1"/>
          <w:sz w:val="24"/>
          <w:szCs w:val="24"/>
          <w:u w:val="single"/>
        </w:rPr>
        <w:t>https://www.instagram.com/reel/C-9p5IhPDJo/?igsh=MWpmZjVuMHB0bDBvcw==</w:t>
      </w:r>
    </w:p>
    <w:p w14:paraId="120553BC" w14:textId="476EC1B7" w:rsidR="006F4478" w:rsidRDefault="006F4478">
      <w:pPr>
        <w:numPr>
          <w:ilvl w:val="0"/>
          <w:numId w:val="27"/>
        </w:numPr>
        <w:pBdr>
          <w:top w:val="nil"/>
          <w:left w:val="nil"/>
          <w:bottom w:val="nil"/>
          <w:right w:val="nil"/>
          <w:between w:val="nil"/>
        </w:pBdr>
        <w:spacing w:after="0"/>
        <w:ind w:left="-426" w:hanging="359"/>
        <w:rPr>
          <w:rFonts w:ascii="Cambria" w:hAnsi="Cambria" w:cstheme="minorHAnsi"/>
          <w:bCs/>
          <w:sz w:val="24"/>
          <w:szCs w:val="24"/>
        </w:rPr>
      </w:pPr>
      <w:r w:rsidRPr="006F4478">
        <w:rPr>
          <w:rFonts w:ascii="Cambria" w:hAnsi="Cambria" w:cstheme="minorHAnsi"/>
          <w:bCs/>
          <w:sz w:val="24"/>
          <w:szCs w:val="24"/>
        </w:rPr>
        <w:t>Urad dal appam</w:t>
      </w:r>
      <w:r>
        <w:rPr>
          <w:rFonts w:ascii="Cambria" w:hAnsi="Cambria" w:cstheme="minorHAnsi"/>
          <w:bCs/>
          <w:sz w:val="24"/>
          <w:szCs w:val="24"/>
        </w:rPr>
        <w:t xml:space="preserve">: </w:t>
      </w:r>
      <w:hyperlink r:id="rId969" w:history="1">
        <w:r w:rsidRPr="00A17114">
          <w:rPr>
            <w:rStyle w:val="Hyperlink"/>
            <w:rFonts w:ascii="Cambria" w:hAnsi="Cambria" w:cstheme="minorHAnsi"/>
            <w:bCs/>
            <w:sz w:val="24"/>
            <w:szCs w:val="24"/>
          </w:rPr>
          <w:t>https://youtu.be/Lg-OkcyIX0U?si=4FQv-0_Jpqy8ReW-</w:t>
        </w:r>
      </w:hyperlink>
      <w:r>
        <w:rPr>
          <w:rFonts w:ascii="Cambria" w:hAnsi="Cambria" w:cstheme="minorHAnsi"/>
          <w:bCs/>
          <w:sz w:val="24"/>
          <w:szCs w:val="24"/>
        </w:rPr>
        <w:t xml:space="preserve"> </w:t>
      </w:r>
    </w:p>
    <w:p w14:paraId="4918C3AC" w14:textId="3BA2D6F3" w:rsidR="00696B63" w:rsidRDefault="005B0157">
      <w:pPr>
        <w:numPr>
          <w:ilvl w:val="0"/>
          <w:numId w:val="27"/>
        </w:numPr>
        <w:pBdr>
          <w:top w:val="nil"/>
          <w:left w:val="nil"/>
          <w:bottom w:val="nil"/>
          <w:right w:val="nil"/>
          <w:between w:val="nil"/>
        </w:pBdr>
        <w:spacing w:after="0"/>
        <w:ind w:left="-426" w:hanging="359"/>
        <w:rPr>
          <w:rFonts w:ascii="Cambria" w:hAnsi="Cambria" w:cstheme="minorHAnsi"/>
          <w:bCs/>
          <w:sz w:val="24"/>
          <w:szCs w:val="24"/>
        </w:rPr>
      </w:pPr>
      <w:r>
        <w:rPr>
          <w:rFonts w:ascii="Cambria" w:hAnsi="Cambria" w:cstheme="minorHAnsi"/>
          <w:bCs/>
          <w:sz w:val="24"/>
          <w:szCs w:val="24"/>
        </w:rPr>
        <w:t xml:space="preserve">Sprouts </w:t>
      </w:r>
      <w:proofErr w:type="spellStart"/>
      <w:r>
        <w:rPr>
          <w:rFonts w:ascii="Cambria" w:hAnsi="Cambria" w:cstheme="minorHAnsi"/>
          <w:bCs/>
          <w:sz w:val="24"/>
          <w:szCs w:val="24"/>
        </w:rPr>
        <w:t>appe</w:t>
      </w:r>
      <w:proofErr w:type="spellEnd"/>
      <w:r>
        <w:rPr>
          <w:rFonts w:ascii="Cambria" w:hAnsi="Cambria" w:cstheme="minorHAnsi"/>
          <w:bCs/>
          <w:sz w:val="24"/>
          <w:szCs w:val="24"/>
        </w:rPr>
        <w:t xml:space="preserve">: </w:t>
      </w:r>
      <w:hyperlink r:id="rId970" w:history="1">
        <w:r w:rsidRPr="00CE7656">
          <w:rPr>
            <w:rStyle w:val="Hyperlink"/>
            <w:rFonts w:ascii="Cambria" w:hAnsi="Cambria" w:cstheme="minorHAnsi"/>
            <w:bCs/>
            <w:sz w:val="24"/>
            <w:szCs w:val="24"/>
          </w:rPr>
          <w:t>https://www.instagram.com/reel/DGDO_6USPE-/?igsh=MW0yZmhrMzBrNmNucA==</w:t>
        </w:r>
      </w:hyperlink>
    </w:p>
    <w:p w14:paraId="40C646F6" w14:textId="0351C8AD" w:rsidR="005B0157" w:rsidRDefault="00181EB1">
      <w:pPr>
        <w:numPr>
          <w:ilvl w:val="0"/>
          <w:numId w:val="27"/>
        </w:numPr>
        <w:pBdr>
          <w:top w:val="nil"/>
          <w:left w:val="nil"/>
          <w:bottom w:val="nil"/>
          <w:right w:val="nil"/>
          <w:between w:val="nil"/>
        </w:pBdr>
        <w:spacing w:after="0"/>
        <w:ind w:left="-426" w:hanging="359"/>
        <w:rPr>
          <w:rFonts w:ascii="Cambria" w:hAnsi="Cambria" w:cstheme="minorHAnsi"/>
          <w:bCs/>
          <w:sz w:val="24"/>
          <w:szCs w:val="24"/>
        </w:rPr>
      </w:pPr>
      <w:r>
        <w:rPr>
          <w:rFonts w:ascii="Cambria" w:hAnsi="Cambria" w:cstheme="minorHAnsi"/>
          <w:bCs/>
          <w:sz w:val="24"/>
          <w:szCs w:val="24"/>
        </w:rPr>
        <w:t xml:space="preserve">Ragi </w:t>
      </w:r>
      <w:proofErr w:type="spellStart"/>
      <w:r>
        <w:rPr>
          <w:rFonts w:ascii="Cambria" w:hAnsi="Cambria" w:cstheme="minorHAnsi"/>
          <w:bCs/>
          <w:sz w:val="24"/>
          <w:szCs w:val="24"/>
        </w:rPr>
        <w:t>lauki</w:t>
      </w:r>
      <w:proofErr w:type="spellEnd"/>
      <w:r>
        <w:rPr>
          <w:rFonts w:ascii="Cambria" w:hAnsi="Cambria" w:cstheme="minorHAnsi"/>
          <w:bCs/>
          <w:sz w:val="24"/>
          <w:szCs w:val="24"/>
        </w:rPr>
        <w:t xml:space="preserve"> </w:t>
      </w:r>
      <w:proofErr w:type="spellStart"/>
      <w:r>
        <w:rPr>
          <w:rFonts w:ascii="Cambria" w:hAnsi="Cambria" w:cstheme="minorHAnsi"/>
          <w:bCs/>
          <w:sz w:val="24"/>
          <w:szCs w:val="24"/>
        </w:rPr>
        <w:t>appe</w:t>
      </w:r>
      <w:proofErr w:type="spellEnd"/>
      <w:r>
        <w:rPr>
          <w:rFonts w:ascii="Cambria" w:hAnsi="Cambria" w:cstheme="minorHAnsi"/>
          <w:bCs/>
          <w:sz w:val="24"/>
          <w:szCs w:val="24"/>
        </w:rPr>
        <w:t xml:space="preserve">: </w:t>
      </w:r>
      <w:hyperlink r:id="rId971" w:history="1">
        <w:r w:rsidRPr="00C72BF7">
          <w:rPr>
            <w:rStyle w:val="Hyperlink"/>
            <w:rFonts w:ascii="Cambria" w:hAnsi="Cambria" w:cstheme="minorHAnsi"/>
            <w:bCs/>
            <w:sz w:val="24"/>
            <w:szCs w:val="24"/>
          </w:rPr>
          <w:t>https://youtube.com/shorts/QO0WbnLMW18?si=3HpMW3WkhNoaYbgj</w:t>
        </w:r>
      </w:hyperlink>
    </w:p>
    <w:p w14:paraId="3BEF76DE" w14:textId="60F502FC" w:rsidR="00181EB1" w:rsidRDefault="00181EB1">
      <w:pPr>
        <w:numPr>
          <w:ilvl w:val="0"/>
          <w:numId w:val="27"/>
        </w:numPr>
        <w:pBdr>
          <w:top w:val="nil"/>
          <w:left w:val="nil"/>
          <w:bottom w:val="nil"/>
          <w:right w:val="nil"/>
          <w:between w:val="nil"/>
        </w:pBdr>
        <w:spacing w:after="0"/>
        <w:ind w:left="-426" w:hanging="359"/>
        <w:rPr>
          <w:rFonts w:ascii="Cambria" w:hAnsi="Cambria" w:cstheme="minorHAnsi"/>
          <w:bCs/>
          <w:sz w:val="24"/>
          <w:szCs w:val="24"/>
        </w:rPr>
      </w:pPr>
      <w:proofErr w:type="spellStart"/>
      <w:r>
        <w:rPr>
          <w:rFonts w:ascii="Cambria" w:hAnsi="Cambria" w:cstheme="minorHAnsi"/>
          <w:bCs/>
          <w:sz w:val="24"/>
          <w:szCs w:val="24"/>
        </w:rPr>
        <w:lastRenderedPageBreak/>
        <w:t>Methi</w:t>
      </w:r>
      <w:proofErr w:type="spellEnd"/>
      <w:r>
        <w:rPr>
          <w:rFonts w:ascii="Cambria" w:hAnsi="Cambria" w:cstheme="minorHAnsi"/>
          <w:bCs/>
          <w:sz w:val="24"/>
          <w:szCs w:val="24"/>
        </w:rPr>
        <w:t xml:space="preserve"> </w:t>
      </w:r>
      <w:proofErr w:type="spellStart"/>
      <w:r>
        <w:rPr>
          <w:rFonts w:ascii="Cambria" w:hAnsi="Cambria" w:cstheme="minorHAnsi"/>
          <w:bCs/>
          <w:sz w:val="24"/>
          <w:szCs w:val="24"/>
        </w:rPr>
        <w:t>matar</w:t>
      </w:r>
      <w:proofErr w:type="spellEnd"/>
      <w:r>
        <w:rPr>
          <w:rFonts w:ascii="Cambria" w:hAnsi="Cambria" w:cstheme="minorHAnsi"/>
          <w:bCs/>
          <w:sz w:val="24"/>
          <w:szCs w:val="24"/>
        </w:rPr>
        <w:t xml:space="preserve"> </w:t>
      </w:r>
      <w:proofErr w:type="spellStart"/>
      <w:r>
        <w:rPr>
          <w:rFonts w:ascii="Cambria" w:hAnsi="Cambria" w:cstheme="minorHAnsi"/>
          <w:bCs/>
          <w:sz w:val="24"/>
          <w:szCs w:val="24"/>
        </w:rPr>
        <w:t>appe</w:t>
      </w:r>
      <w:proofErr w:type="spellEnd"/>
      <w:r>
        <w:rPr>
          <w:rFonts w:ascii="Cambria" w:hAnsi="Cambria" w:cstheme="minorHAnsi"/>
          <w:bCs/>
          <w:sz w:val="24"/>
          <w:szCs w:val="24"/>
        </w:rPr>
        <w:t xml:space="preserve">: </w:t>
      </w:r>
      <w:hyperlink r:id="rId972" w:history="1">
        <w:r w:rsidRPr="00C72BF7">
          <w:rPr>
            <w:rStyle w:val="Hyperlink"/>
            <w:rFonts w:ascii="Cambria" w:hAnsi="Cambria" w:cstheme="minorHAnsi"/>
            <w:bCs/>
            <w:sz w:val="24"/>
            <w:szCs w:val="24"/>
          </w:rPr>
          <w:t>https://youtube.com/shorts/UnD7rDjlVus?si=7XclOvW9kEBRJV1I</w:t>
        </w:r>
      </w:hyperlink>
    </w:p>
    <w:p w14:paraId="23B09D60" w14:textId="77777777" w:rsidR="00181EB1" w:rsidRPr="006F4478" w:rsidRDefault="00181EB1">
      <w:pPr>
        <w:numPr>
          <w:ilvl w:val="0"/>
          <w:numId w:val="27"/>
        </w:numPr>
        <w:pBdr>
          <w:top w:val="nil"/>
          <w:left w:val="nil"/>
          <w:bottom w:val="nil"/>
          <w:right w:val="nil"/>
          <w:between w:val="nil"/>
        </w:pBdr>
        <w:spacing w:after="0"/>
        <w:ind w:left="-426" w:hanging="359"/>
        <w:rPr>
          <w:rFonts w:ascii="Cambria" w:hAnsi="Cambria" w:cstheme="minorHAnsi"/>
          <w:bCs/>
          <w:sz w:val="24"/>
          <w:szCs w:val="24"/>
        </w:rPr>
      </w:pPr>
    </w:p>
    <w:p w14:paraId="3A9CCDD1" w14:textId="77777777" w:rsidR="00A971B5" w:rsidRPr="006F4478" w:rsidRDefault="00F75C53">
      <w:pPr>
        <w:pBdr>
          <w:top w:val="nil"/>
          <w:left w:val="nil"/>
          <w:bottom w:val="nil"/>
          <w:right w:val="nil"/>
          <w:between w:val="nil"/>
        </w:pBdr>
        <w:ind w:left="-426"/>
        <w:rPr>
          <w:rFonts w:ascii="Cambria" w:hAnsi="Cambria" w:cstheme="minorHAnsi"/>
          <w:bCs/>
          <w:sz w:val="24"/>
          <w:szCs w:val="24"/>
        </w:rPr>
      </w:pPr>
      <w:r w:rsidRPr="006F4478">
        <w:rPr>
          <w:rFonts w:ascii="Cambria" w:hAnsi="Cambria" w:cstheme="minorHAnsi"/>
          <w:bCs/>
          <w:sz w:val="24"/>
          <w:szCs w:val="24"/>
        </w:rPr>
        <w:t xml:space="preserve"> </w:t>
      </w:r>
    </w:p>
    <w:p w14:paraId="2C90AA9C" w14:textId="77777777" w:rsidR="00A971B5" w:rsidRDefault="00A971B5">
      <w:pPr>
        <w:pBdr>
          <w:bottom w:val="single" w:sz="4" w:space="1" w:color="000000"/>
        </w:pBdr>
        <w:ind w:left="-426"/>
        <w:rPr>
          <w:rFonts w:ascii="Cambria" w:eastAsia="Cambria" w:hAnsi="Cambria" w:cs="Cambria"/>
          <w:color w:val="002060"/>
          <w:sz w:val="24"/>
          <w:szCs w:val="24"/>
        </w:rPr>
      </w:pPr>
    </w:p>
    <w:p w14:paraId="44EDFACA" w14:textId="77777777"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t>PULAO / FRIED RICE</w:t>
      </w:r>
    </w:p>
    <w:p w14:paraId="78BAE23C" w14:textId="77777777" w:rsidR="00A971B5" w:rsidRDefault="00F75C53">
      <w:pPr>
        <w:ind w:left="-426"/>
        <w:rPr>
          <w:rFonts w:ascii="Cambria" w:eastAsia="Cambria" w:hAnsi="Cambria" w:cs="Cambria"/>
          <w:b/>
          <w:color w:val="00B050"/>
          <w:sz w:val="24"/>
          <w:szCs w:val="24"/>
        </w:rPr>
      </w:pPr>
      <w:r>
        <w:rPr>
          <w:rFonts w:ascii="Cambria" w:eastAsia="Cambria" w:hAnsi="Cambria" w:cs="Cambria"/>
          <w:b/>
          <w:color w:val="00B050"/>
          <w:sz w:val="24"/>
          <w:szCs w:val="24"/>
        </w:rPr>
        <w:t>VEG:</w:t>
      </w:r>
    </w:p>
    <w:p w14:paraId="3486033F"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u w:val="single"/>
        </w:rPr>
      </w:pPr>
      <w:r>
        <w:rPr>
          <w:rFonts w:ascii="Cambria" w:eastAsia="Cambria" w:hAnsi="Cambria" w:cs="Cambria"/>
          <w:color w:val="000000"/>
          <w:sz w:val="24"/>
          <w:szCs w:val="24"/>
        </w:rPr>
        <w:t xml:space="preserve">AMLA PULAO (RECIPE - </w:t>
      </w:r>
      <w:hyperlink r:id="rId973">
        <w:r>
          <w:rPr>
            <w:rFonts w:ascii="Cambria" w:eastAsia="Cambria" w:hAnsi="Cambria" w:cs="Cambria"/>
            <w:color w:val="0563C1"/>
            <w:sz w:val="24"/>
            <w:szCs w:val="24"/>
            <w:u w:val="single"/>
          </w:rPr>
          <w:t>https://www.youtube.com/watch?v=_2NHQMRyHXQ&amp;list=PLFBB14BjtCbFFBnI5qGRoh9txVwUjr4wx</w:t>
        </w:r>
      </w:hyperlink>
      <w:r>
        <w:rPr>
          <w:rFonts w:ascii="Cambria" w:eastAsia="Cambria" w:hAnsi="Cambria" w:cs="Cambria"/>
          <w:color w:val="0563C1"/>
          <w:sz w:val="24"/>
          <w:szCs w:val="24"/>
          <w:u w:val="single"/>
        </w:rPr>
        <w:t xml:space="preserve"> )</w:t>
      </w:r>
    </w:p>
    <w:p w14:paraId="14374DA6"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u w:val="single"/>
        </w:rPr>
      </w:pPr>
      <w:r>
        <w:rPr>
          <w:rFonts w:ascii="Cambria" w:eastAsia="Cambria" w:hAnsi="Cambria" w:cs="Cambria"/>
          <w:color w:val="000000"/>
          <w:sz w:val="24"/>
          <w:szCs w:val="24"/>
        </w:rPr>
        <w:t xml:space="preserve">GREEN PULAO (RECIPE - </w:t>
      </w:r>
      <w:hyperlink r:id="rId974">
        <w:r>
          <w:rPr>
            <w:rFonts w:ascii="Cambria" w:eastAsia="Cambria" w:hAnsi="Cambria" w:cs="Cambria"/>
            <w:color w:val="0563C1"/>
            <w:sz w:val="24"/>
            <w:szCs w:val="24"/>
            <w:u w:val="single"/>
          </w:rPr>
          <w:t>https://www.youtube.com/watch?v=0LYyhWdqPuw&amp;list=PLFBB14BjtCbFFBnI5qGRoh9txVwUjr4wx&amp;index=48</w:t>
        </w:r>
      </w:hyperlink>
      <w:r>
        <w:rPr>
          <w:rFonts w:ascii="Cambria" w:eastAsia="Cambria" w:hAnsi="Cambria" w:cs="Cambria"/>
          <w:color w:val="0563C1"/>
          <w:sz w:val="24"/>
          <w:szCs w:val="24"/>
          <w:u w:val="single"/>
        </w:rPr>
        <w:t xml:space="preserve"> )</w:t>
      </w:r>
    </w:p>
    <w:p w14:paraId="28AA90E7"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u w:val="single"/>
        </w:rPr>
      </w:pPr>
      <w:r>
        <w:rPr>
          <w:rFonts w:ascii="Cambria" w:eastAsia="Cambria" w:hAnsi="Cambria" w:cs="Cambria"/>
          <w:color w:val="000000"/>
          <w:sz w:val="24"/>
          <w:szCs w:val="24"/>
        </w:rPr>
        <w:t xml:space="preserve">PALAK RICE (RECIPE- </w:t>
      </w:r>
      <w:hyperlink r:id="rId975">
        <w:r>
          <w:rPr>
            <w:rFonts w:ascii="Cambria" w:eastAsia="Cambria" w:hAnsi="Cambria" w:cs="Cambria"/>
            <w:color w:val="0563C1"/>
            <w:sz w:val="24"/>
            <w:szCs w:val="24"/>
            <w:u w:val="single"/>
          </w:rPr>
          <w:t>https://www.youtube.com/watch?v=cQdMveLDe44</w:t>
        </w:r>
      </w:hyperlink>
      <w:r>
        <w:rPr>
          <w:rFonts w:ascii="Cambria" w:eastAsia="Cambria" w:hAnsi="Cambria" w:cs="Cambria"/>
          <w:color w:val="0563C1"/>
          <w:sz w:val="24"/>
          <w:szCs w:val="24"/>
          <w:u w:val="single"/>
        </w:rPr>
        <w:t xml:space="preserve"> )</w:t>
      </w:r>
    </w:p>
    <w:p w14:paraId="3285BF37"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u w:val="single"/>
        </w:rPr>
      </w:pPr>
      <w:r>
        <w:rPr>
          <w:rFonts w:ascii="Cambria" w:eastAsia="Cambria" w:hAnsi="Cambria" w:cs="Cambria"/>
          <w:color w:val="000000"/>
          <w:sz w:val="24"/>
          <w:szCs w:val="24"/>
        </w:rPr>
        <w:t>PALAK PANEER PULAO (RECIPE-</w:t>
      </w:r>
      <w:r>
        <w:rPr>
          <w:rFonts w:ascii="Cambria" w:eastAsia="Cambria" w:hAnsi="Cambria" w:cs="Cambria"/>
          <w:color w:val="0563C1"/>
          <w:sz w:val="24"/>
          <w:szCs w:val="24"/>
          <w:u w:val="single"/>
        </w:rPr>
        <w:t xml:space="preserve"> </w:t>
      </w:r>
      <w:hyperlink r:id="rId976">
        <w:r>
          <w:rPr>
            <w:rFonts w:ascii="Cambria" w:eastAsia="Cambria" w:hAnsi="Cambria" w:cs="Cambria"/>
            <w:color w:val="0563C1"/>
            <w:sz w:val="24"/>
            <w:szCs w:val="24"/>
            <w:u w:val="single"/>
          </w:rPr>
          <w:t>https://www.youtube.com/watch?v=eHZGVVj__bs</w:t>
        </w:r>
      </w:hyperlink>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w:t>
      </w:r>
    </w:p>
    <w:p w14:paraId="50057DE4"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u w:val="single"/>
        </w:rPr>
      </w:pPr>
      <w:r>
        <w:rPr>
          <w:rFonts w:ascii="Cambria" w:eastAsia="Cambria" w:hAnsi="Cambria" w:cs="Cambria"/>
          <w:color w:val="000000"/>
          <w:sz w:val="24"/>
          <w:szCs w:val="24"/>
        </w:rPr>
        <w:t xml:space="preserve">PANEER FRIED RICE (RECIPE - </w:t>
      </w:r>
      <w:hyperlink r:id="rId977">
        <w:r>
          <w:rPr>
            <w:rFonts w:ascii="Cambria" w:eastAsia="Cambria" w:hAnsi="Cambria" w:cs="Cambria"/>
            <w:color w:val="0563C1"/>
            <w:sz w:val="24"/>
            <w:szCs w:val="24"/>
            <w:u w:val="single"/>
          </w:rPr>
          <w:t>https://www.youtube.com/watch?v=-lEirmMRohg</w:t>
        </w:r>
      </w:hyperlink>
      <w:r>
        <w:rPr>
          <w:rFonts w:ascii="Cambria" w:eastAsia="Cambria" w:hAnsi="Cambria" w:cs="Cambria"/>
          <w:color w:val="0563C1"/>
          <w:sz w:val="24"/>
          <w:szCs w:val="24"/>
          <w:u w:val="single"/>
        </w:rPr>
        <w:t xml:space="preserve"> )</w:t>
      </w:r>
    </w:p>
    <w:p w14:paraId="7DBB76A8" w14:textId="032809B0"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BURRITO BOWL</w:t>
      </w:r>
      <w:r>
        <w:rPr>
          <w:rFonts w:ascii="Cambria" w:eastAsia="Cambria" w:hAnsi="Cambria" w:cs="Cambria"/>
          <w:color w:val="0563C1"/>
          <w:sz w:val="24"/>
          <w:szCs w:val="24"/>
        </w:rPr>
        <w:t xml:space="preserve"> </w:t>
      </w:r>
      <w:r>
        <w:rPr>
          <w:rFonts w:ascii="Cambria" w:eastAsia="Cambria" w:hAnsi="Cambria" w:cs="Cambria"/>
          <w:color w:val="000000"/>
          <w:sz w:val="24"/>
          <w:szCs w:val="24"/>
        </w:rPr>
        <w:t>(RECIPE</w:t>
      </w:r>
      <w:r w:rsidR="00293CE0">
        <w:rPr>
          <w:rFonts w:ascii="Cambria" w:eastAsia="Cambria" w:hAnsi="Cambria" w:cs="Cambria"/>
          <w:color w:val="000000"/>
          <w:sz w:val="24"/>
          <w:szCs w:val="24"/>
        </w:rPr>
        <w:t xml:space="preserve">- </w:t>
      </w:r>
      <w:hyperlink r:id="rId978" w:history="1">
        <w:r w:rsidR="00293CE0" w:rsidRPr="005152D5">
          <w:rPr>
            <w:rStyle w:val="Hyperlink"/>
            <w:rFonts w:ascii="Cambria" w:eastAsia="Cambria" w:hAnsi="Cambria" w:cs="Cambria"/>
            <w:sz w:val="24"/>
            <w:szCs w:val="24"/>
          </w:rPr>
          <w:t>https://youtu.be/qcplXH_vbIA?si=9ut9eBBee4F5zUOO</w:t>
        </w:r>
      </w:hyperlink>
      <w:r w:rsidR="00293CE0">
        <w:rPr>
          <w:rFonts w:ascii="Cambria" w:eastAsia="Cambria" w:hAnsi="Cambria" w:cs="Cambria"/>
          <w:color w:val="000000"/>
          <w:sz w:val="24"/>
          <w:szCs w:val="24"/>
        </w:rPr>
        <w:t xml:space="preserve"> </w:t>
      </w:r>
      <w:r>
        <w:rPr>
          <w:rFonts w:ascii="Cambria" w:eastAsia="Cambria" w:hAnsi="Cambria" w:cs="Cambria"/>
          <w:color w:val="000000"/>
          <w:sz w:val="24"/>
          <w:szCs w:val="24"/>
        </w:rPr>
        <w:t>)</w:t>
      </w:r>
    </w:p>
    <w:p w14:paraId="7D520379" w14:textId="7E73562B" w:rsidR="003E071D" w:rsidRDefault="003E071D">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Paneer burrito bowl: </w:t>
      </w:r>
      <w:hyperlink r:id="rId979" w:history="1">
        <w:r w:rsidR="00293CE0" w:rsidRPr="005152D5">
          <w:rPr>
            <w:rStyle w:val="Hyperlink"/>
            <w:rFonts w:ascii="Cambria" w:eastAsia="Cambria" w:hAnsi="Cambria" w:cs="Cambria"/>
            <w:sz w:val="24"/>
            <w:szCs w:val="24"/>
          </w:rPr>
          <w:t>https://www.instagram.com/reel/C3Z-rouIW4W/?utm_source=ig_web_copy_link&amp;igsh=MzRlODBiNWFlZA==</w:t>
        </w:r>
      </w:hyperlink>
      <w:r>
        <w:rPr>
          <w:rFonts w:ascii="Cambria" w:eastAsia="Cambria" w:hAnsi="Cambria" w:cs="Cambria"/>
          <w:color w:val="000000"/>
          <w:sz w:val="24"/>
          <w:szCs w:val="24"/>
        </w:rPr>
        <w:t xml:space="preserve"> </w:t>
      </w:r>
    </w:p>
    <w:p w14:paraId="69277080" w14:textId="29F16304" w:rsidR="00A36D7F" w:rsidRDefault="00A36D7F">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Paneer buddha bowl: </w:t>
      </w:r>
      <w:hyperlink r:id="rId980" w:history="1">
        <w:r w:rsidRPr="001402FF">
          <w:rPr>
            <w:rStyle w:val="Hyperlink"/>
            <w:rFonts w:ascii="Cambria" w:eastAsia="Cambria" w:hAnsi="Cambria" w:cs="Cambria"/>
            <w:sz w:val="24"/>
            <w:szCs w:val="24"/>
          </w:rPr>
          <w:t>https://youtube.com/shorts/hLRzrhNVNno?si=BVxrPc09XZFeIwvW</w:t>
        </w:r>
      </w:hyperlink>
      <w:r>
        <w:rPr>
          <w:rFonts w:ascii="Cambria" w:eastAsia="Cambria" w:hAnsi="Cambria" w:cs="Cambria"/>
          <w:color w:val="000000"/>
          <w:sz w:val="24"/>
          <w:szCs w:val="24"/>
        </w:rPr>
        <w:t xml:space="preserve"> </w:t>
      </w:r>
    </w:p>
    <w:p w14:paraId="4D2FAE3C" w14:textId="392C61F9" w:rsidR="006038F7" w:rsidRDefault="006038F7">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Tofu burrito bowl: </w:t>
      </w:r>
      <w:hyperlink r:id="rId981" w:history="1">
        <w:r w:rsidRPr="001D1FF6">
          <w:rPr>
            <w:rStyle w:val="Hyperlink"/>
            <w:rFonts w:ascii="Cambria" w:eastAsia="Cambria" w:hAnsi="Cambria" w:cs="Cambria"/>
            <w:sz w:val="24"/>
            <w:szCs w:val="24"/>
          </w:rPr>
          <w:t>https://www.instagram.com/reel/DDpLSzCzZPB/?utm_source=ig_web_copy_link</w:t>
        </w:r>
      </w:hyperlink>
      <w:r>
        <w:rPr>
          <w:rFonts w:ascii="Cambria" w:eastAsia="Cambria" w:hAnsi="Cambria" w:cs="Cambria"/>
          <w:color w:val="000000"/>
          <w:sz w:val="24"/>
          <w:szCs w:val="24"/>
        </w:rPr>
        <w:t xml:space="preserve"> </w:t>
      </w:r>
    </w:p>
    <w:p w14:paraId="56CD8CA4" w14:textId="1FB0656C" w:rsidR="00367599" w:rsidRPr="00367599" w:rsidRDefault="00367599">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Tofu &amp; sweet potato grain bowl: </w:t>
      </w:r>
      <w:hyperlink r:id="rId982" w:history="1">
        <w:r w:rsidRPr="00EE288B">
          <w:rPr>
            <w:rStyle w:val="Hyperlink"/>
            <w:rFonts w:ascii="Cambria" w:eastAsia="Cambria" w:hAnsi="Cambria" w:cs="Cambria"/>
            <w:sz w:val="24"/>
            <w:szCs w:val="24"/>
          </w:rPr>
          <w:t>https://youtube.com/shorts/H4GbVBpKjpI?si=ls7ABsbhedKOXmy-</w:t>
        </w:r>
      </w:hyperlink>
      <w:r>
        <w:rPr>
          <w:rFonts w:ascii="Cambria" w:eastAsia="Cambria" w:hAnsi="Cambria" w:cs="Cambria"/>
          <w:color w:val="000000"/>
          <w:sz w:val="24"/>
          <w:szCs w:val="24"/>
        </w:rPr>
        <w:t xml:space="preserve"> </w:t>
      </w:r>
    </w:p>
    <w:p w14:paraId="77281B09" w14:textId="57384D83" w:rsidR="00557E5A" w:rsidRPr="00557E5A" w:rsidRDefault="00557E5A">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bookmarkStart w:id="151" w:name="_Hlk196832006"/>
      <w:r w:rsidRPr="00557E5A">
        <w:rPr>
          <w:rFonts w:ascii="Cambria" w:eastAsia="Cambria" w:hAnsi="Cambria" w:cs="Cambria"/>
          <w:color w:val="000000"/>
          <w:sz w:val="24"/>
          <w:szCs w:val="24"/>
        </w:rPr>
        <w:t>Chicken Mexican bowl</w:t>
      </w:r>
      <w:r>
        <w:rPr>
          <w:rFonts w:ascii="Cambria" w:eastAsia="Cambria" w:hAnsi="Cambria" w:cs="Cambria"/>
          <w:color w:val="000000"/>
          <w:sz w:val="24"/>
          <w:szCs w:val="24"/>
        </w:rPr>
        <w:t xml:space="preserve">: </w:t>
      </w:r>
      <w:hyperlink r:id="rId983" w:history="1">
        <w:r w:rsidRPr="001D1FF6">
          <w:rPr>
            <w:rStyle w:val="Hyperlink"/>
            <w:rFonts w:ascii="Cambria" w:eastAsia="Cambria" w:hAnsi="Cambria" w:cs="Cambria"/>
            <w:sz w:val="24"/>
            <w:szCs w:val="24"/>
          </w:rPr>
          <w:t>https://www.instagram.com/reel/C9MLlq6SWI_/?utm_source=ig_web_copy_link</w:t>
        </w:r>
      </w:hyperlink>
      <w:bookmarkEnd w:id="151"/>
      <w:r>
        <w:rPr>
          <w:rFonts w:ascii="Cambria" w:eastAsia="Cambria" w:hAnsi="Cambria" w:cs="Cambria"/>
          <w:color w:val="000000"/>
          <w:sz w:val="24"/>
          <w:szCs w:val="24"/>
        </w:rPr>
        <w:t xml:space="preserve"> </w:t>
      </w:r>
    </w:p>
    <w:p w14:paraId="376FAC55" w14:textId="2BD67819" w:rsidR="00725523" w:rsidRPr="00725523" w:rsidRDefault="00725523">
      <w:pPr>
        <w:numPr>
          <w:ilvl w:val="0"/>
          <w:numId w:val="19"/>
        </w:numPr>
        <w:pBdr>
          <w:top w:val="nil"/>
          <w:left w:val="nil"/>
          <w:bottom w:val="nil"/>
          <w:right w:val="nil"/>
          <w:between w:val="nil"/>
        </w:pBdr>
        <w:spacing w:after="0"/>
        <w:ind w:left="-426"/>
        <w:rPr>
          <w:rFonts w:ascii="Cambria" w:eastAsiaTheme="minorEastAsia" w:hAnsi="Cambria" w:cstheme="minorHAnsi"/>
          <w:sz w:val="24"/>
          <w:szCs w:val="24"/>
        </w:rPr>
      </w:pPr>
      <w:r w:rsidRPr="00725523">
        <w:rPr>
          <w:rFonts w:ascii="Cambria" w:eastAsiaTheme="minorEastAsia" w:hAnsi="Cambria" w:cstheme="minorHAnsi"/>
          <w:sz w:val="24"/>
          <w:szCs w:val="24"/>
        </w:rPr>
        <w:t>Chicken poke bowl</w:t>
      </w:r>
      <w:r>
        <w:rPr>
          <w:rFonts w:ascii="Cambria" w:eastAsiaTheme="minorEastAsia" w:hAnsi="Cambria" w:cstheme="minorHAnsi"/>
          <w:sz w:val="24"/>
          <w:szCs w:val="24"/>
        </w:rPr>
        <w:t xml:space="preserve">: </w:t>
      </w:r>
      <w:hyperlink r:id="rId984" w:history="1">
        <w:r w:rsidRPr="00113EA8">
          <w:rPr>
            <w:rStyle w:val="Hyperlink"/>
            <w:rFonts w:ascii="Cambria" w:eastAsiaTheme="minorEastAsia" w:hAnsi="Cambria" w:cstheme="minorHAnsi"/>
            <w:sz w:val="24"/>
            <w:szCs w:val="24"/>
          </w:rPr>
          <w:t>https://youtube.com/shorts/49NW9so1bxs?si=ZKEfMdFm8_tymuTZ</w:t>
        </w:r>
      </w:hyperlink>
      <w:r>
        <w:rPr>
          <w:rFonts w:ascii="Cambria" w:eastAsiaTheme="minorEastAsia" w:hAnsi="Cambria" w:cstheme="minorHAnsi"/>
          <w:sz w:val="24"/>
          <w:szCs w:val="24"/>
        </w:rPr>
        <w:t xml:space="preserve"> </w:t>
      </w:r>
    </w:p>
    <w:p w14:paraId="1BC3FB47" w14:textId="37A7B24B"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u w:val="single"/>
        </w:rPr>
      </w:pPr>
      <w:r>
        <w:rPr>
          <w:rFonts w:ascii="Cambria" w:eastAsia="Cambria" w:hAnsi="Cambria" w:cs="Cambria"/>
          <w:color w:val="000000"/>
          <w:sz w:val="24"/>
          <w:szCs w:val="24"/>
        </w:rPr>
        <w:t xml:space="preserve">RICE KANJI (RECIPE- </w:t>
      </w:r>
      <w:hyperlink r:id="rId985">
        <w:r>
          <w:rPr>
            <w:rFonts w:ascii="Cambria" w:eastAsia="Cambria" w:hAnsi="Cambria" w:cs="Cambria"/>
            <w:color w:val="0563C1"/>
            <w:sz w:val="24"/>
            <w:szCs w:val="24"/>
            <w:u w:val="single"/>
          </w:rPr>
          <w:t>https://www.youtube.com/watch?v=FUKTSfEg40g</w:t>
        </w:r>
      </w:hyperlink>
      <w:r>
        <w:rPr>
          <w:rFonts w:ascii="Cambria" w:eastAsia="Cambria" w:hAnsi="Cambria" w:cs="Cambria"/>
          <w:color w:val="0563C1"/>
          <w:sz w:val="24"/>
          <w:szCs w:val="24"/>
          <w:u w:val="single"/>
        </w:rPr>
        <w:t xml:space="preserve"> )</w:t>
      </w:r>
    </w:p>
    <w:p w14:paraId="488B8A2A"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u w:val="single"/>
        </w:rPr>
      </w:pPr>
      <w:r>
        <w:rPr>
          <w:rFonts w:ascii="Cambria" w:eastAsia="Cambria" w:hAnsi="Cambria" w:cs="Cambria"/>
          <w:color w:val="000000"/>
          <w:sz w:val="24"/>
          <w:szCs w:val="24"/>
        </w:rPr>
        <w:t>MUSHROOM RICE (RECIPE -</w:t>
      </w:r>
      <w:r>
        <w:rPr>
          <w:rFonts w:ascii="Cambria" w:eastAsia="Cambria" w:hAnsi="Cambria" w:cs="Cambria"/>
          <w:color w:val="0563C1"/>
          <w:sz w:val="24"/>
          <w:szCs w:val="24"/>
          <w:u w:val="single"/>
        </w:rPr>
        <w:t xml:space="preserve"> </w:t>
      </w:r>
      <w:hyperlink r:id="rId986">
        <w:r>
          <w:rPr>
            <w:rFonts w:ascii="Cambria" w:eastAsia="Cambria" w:hAnsi="Cambria" w:cs="Cambria"/>
            <w:color w:val="0563C1"/>
            <w:sz w:val="24"/>
            <w:szCs w:val="24"/>
            <w:u w:val="single"/>
          </w:rPr>
          <w:t>https://www.youtube.com/watch?v=WoWS3EJhAr0</w:t>
        </w:r>
      </w:hyperlink>
      <w:r>
        <w:rPr>
          <w:rFonts w:ascii="Cambria" w:eastAsia="Cambria" w:hAnsi="Cambria" w:cs="Cambria"/>
          <w:color w:val="0563C1"/>
          <w:sz w:val="24"/>
          <w:szCs w:val="24"/>
          <w:u w:val="single"/>
        </w:rPr>
        <w:t xml:space="preserve"> )</w:t>
      </w:r>
    </w:p>
    <w:p w14:paraId="2C405004"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u w:val="single"/>
        </w:rPr>
      </w:pPr>
      <w:r>
        <w:rPr>
          <w:rFonts w:ascii="Cambria" w:eastAsia="Cambria" w:hAnsi="Cambria" w:cs="Cambria"/>
          <w:color w:val="000000"/>
          <w:sz w:val="24"/>
          <w:szCs w:val="24"/>
        </w:rPr>
        <w:t>PANEER STUFFED BELL PEPPER (RECIPE -</w:t>
      </w:r>
      <w:r>
        <w:rPr>
          <w:rFonts w:ascii="Cambria" w:eastAsia="Cambria" w:hAnsi="Cambria" w:cs="Cambria"/>
          <w:color w:val="0563C1"/>
          <w:sz w:val="24"/>
          <w:szCs w:val="24"/>
          <w:u w:val="single"/>
        </w:rPr>
        <w:t xml:space="preserve"> https://youtu.be/xAYFd5_B6Hs?si=IdT80rGrpedGWaJy</w:t>
      </w:r>
    </w:p>
    <w:p w14:paraId="3A4A6C5D"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u w:val="single"/>
        </w:rPr>
      </w:pPr>
      <w:r>
        <w:rPr>
          <w:rFonts w:ascii="Cambria" w:eastAsia="Cambria" w:hAnsi="Cambria" w:cs="Cambria"/>
          <w:color w:val="000000"/>
          <w:sz w:val="24"/>
          <w:szCs w:val="24"/>
        </w:rPr>
        <w:t>SPROUTS PULAO (RECIPE-</w:t>
      </w:r>
      <w:r>
        <w:rPr>
          <w:rFonts w:ascii="Cambria" w:eastAsia="Cambria" w:hAnsi="Cambria" w:cs="Cambria"/>
          <w:color w:val="0563C1"/>
          <w:sz w:val="24"/>
          <w:szCs w:val="24"/>
          <w:u w:val="single"/>
        </w:rPr>
        <w:t xml:space="preserve"> </w:t>
      </w:r>
      <w:hyperlink r:id="rId987">
        <w:r>
          <w:rPr>
            <w:rFonts w:ascii="Cambria" w:eastAsia="Cambria" w:hAnsi="Cambria" w:cs="Cambria"/>
            <w:color w:val="0563C1"/>
            <w:sz w:val="24"/>
            <w:szCs w:val="24"/>
            <w:u w:val="single"/>
          </w:rPr>
          <w:t>https://www.youtube.com/watch?v=x63iPTFx5g0</w:t>
        </w:r>
      </w:hyperlink>
      <w:r>
        <w:rPr>
          <w:rFonts w:ascii="Cambria" w:eastAsia="Cambria" w:hAnsi="Cambria" w:cs="Cambria"/>
          <w:color w:val="0563C1"/>
          <w:sz w:val="24"/>
          <w:szCs w:val="24"/>
          <w:u w:val="single"/>
        </w:rPr>
        <w:t xml:space="preserve"> )</w:t>
      </w:r>
    </w:p>
    <w:p w14:paraId="542C0D7E"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u w:val="single"/>
        </w:rPr>
      </w:pPr>
      <w:r>
        <w:rPr>
          <w:rFonts w:ascii="Cambria" w:eastAsia="Cambria" w:hAnsi="Cambria" w:cs="Cambria"/>
          <w:color w:val="000000"/>
          <w:sz w:val="24"/>
          <w:szCs w:val="24"/>
        </w:rPr>
        <w:t xml:space="preserve">SAMBHAR RICE </w:t>
      </w:r>
      <w:r>
        <w:rPr>
          <w:rFonts w:ascii="Cambria" w:eastAsia="Cambria" w:hAnsi="Cambria" w:cs="Cambria"/>
          <w:color w:val="0563C1"/>
          <w:sz w:val="24"/>
          <w:szCs w:val="24"/>
        </w:rPr>
        <w:t>(</w:t>
      </w:r>
      <w:r>
        <w:rPr>
          <w:rFonts w:ascii="Cambria" w:eastAsia="Cambria" w:hAnsi="Cambria" w:cs="Cambria"/>
          <w:color w:val="000000"/>
          <w:sz w:val="24"/>
          <w:szCs w:val="24"/>
          <w:u w:val="single"/>
        </w:rPr>
        <w:t>RECIPE</w:t>
      </w:r>
      <w:r>
        <w:rPr>
          <w:rFonts w:ascii="Cambria" w:eastAsia="Cambria" w:hAnsi="Cambria" w:cs="Cambria"/>
          <w:color w:val="0563C1"/>
          <w:sz w:val="24"/>
          <w:szCs w:val="24"/>
          <w:u w:val="single"/>
        </w:rPr>
        <w:t xml:space="preserve">- </w:t>
      </w:r>
      <w:hyperlink r:id="rId988">
        <w:r>
          <w:rPr>
            <w:rFonts w:ascii="Cambria" w:eastAsia="Cambria" w:hAnsi="Cambria" w:cs="Cambria"/>
            <w:color w:val="0563C1"/>
            <w:sz w:val="24"/>
            <w:szCs w:val="24"/>
            <w:u w:val="single"/>
          </w:rPr>
          <w:t>https://www.youtube.com/shorts/un0bfoi6pGE</w:t>
        </w:r>
      </w:hyperlink>
      <w:r>
        <w:rPr>
          <w:rFonts w:ascii="Cambria" w:eastAsia="Cambria" w:hAnsi="Cambria" w:cs="Cambria"/>
          <w:color w:val="0563C1"/>
          <w:sz w:val="24"/>
          <w:szCs w:val="24"/>
          <w:u w:val="single"/>
        </w:rPr>
        <w:t xml:space="preserve"> )</w:t>
      </w:r>
    </w:p>
    <w:p w14:paraId="390E6F38" w14:textId="77777777" w:rsidR="00A971B5" w:rsidRDefault="00A971B5">
      <w:pPr>
        <w:pBdr>
          <w:top w:val="nil"/>
          <w:left w:val="nil"/>
          <w:bottom w:val="nil"/>
          <w:right w:val="nil"/>
          <w:between w:val="nil"/>
        </w:pBdr>
        <w:spacing w:after="0"/>
        <w:ind w:left="-426"/>
        <w:rPr>
          <w:rFonts w:ascii="Cambria" w:eastAsia="Cambria" w:hAnsi="Cambria" w:cs="Cambria"/>
          <w:color w:val="0563C1"/>
          <w:sz w:val="24"/>
          <w:szCs w:val="24"/>
          <w:u w:val="single"/>
        </w:rPr>
      </w:pPr>
    </w:p>
    <w:p w14:paraId="79CD8604"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t>MASOOR PULAO (RECIPE-</w:t>
      </w:r>
      <w:r>
        <w:rPr>
          <w:rFonts w:ascii="Cambria" w:eastAsia="Cambria" w:hAnsi="Cambria" w:cs="Cambria"/>
          <w:sz w:val="24"/>
          <w:szCs w:val="24"/>
        </w:rPr>
        <w:t xml:space="preserve"> </w:t>
      </w:r>
      <w:hyperlink r:id="rId989">
        <w:r>
          <w:rPr>
            <w:rFonts w:ascii="Cambria" w:eastAsia="Cambria" w:hAnsi="Cambria" w:cs="Cambria"/>
            <w:color w:val="1155CC"/>
            <w:sz w:val="24"/>
            <w:szCs w:val="24"/>
            <w:u w:val="single"/>
          </w:rPr>
          <w:t>https://youtube.com/shorts/XuqpDnI4Iu8?si=kDGBBtgdacxfWY0M</w:t>
        </w:r>
      </w:hyperlink>
      <w:r>
        <w:rPr>
          <w:rFonts w:ascii="Cambria" w:eastAsia="Cambria" w:hAnsi="Cambria" w:cs="Cambria"/>
          <w:sz w:val="24"/>
          <w:szCs w:val="24"/>
        </w:rPr>
        <w:t xml:space="preserve"> </w:t>
      </w:r>
      <w:r>
        <w:rPr>
          <w:rFonts w:ascii="Cambria" w:eastAsia="Cambria" w:hAnsi="Cambria" w:cs="Cambria"/>
          <w:color w:val="000000"/>
          <w:sz w:val="24"/>
          <w:szCs w:val="24"/>
        </w:rPr>
        <w:t>)</w:t>
      </w:r>
    </w:p>
    <w:p w14:paraId="5C9B3D04"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t xml:space="preserve"> ONE POT MEXICAN MILLET BOWL (RECIPE- </w:t>
      </w:r>
      <w:hyperlink r:id="rId990">
        <w:r>
          <w:rPr>
            <w:rFonts w:ascii="Cambria" w:eastAsia="Cambria" w:hAnsi="Cambria" w:cs="Cambria"/>
            <w:color w:val="0563C1"/>
            <w:sz w:val="24"/>
            <w:szCs w:val="24"/>
            <w:u w:val="single"/>
          </w:rPr>
          <w:t>https://www.instagram.com/reel/CvE4U9PI0Fx/?igshid=MzRlODBiNWFlZA==</w:t>
        </w:r>
      </w:hyperlink>
      <w:r>
        <w:rPr>
          <w:rFonts w:ascii="Cambria" w:eastAsia="Cambria" w:hAnsi="Cambria" w:cs="Cambria"/>
          <w:color w:val="000000"/>
          <w:sz w:val="24"/>
          <w:szCs w:val="24"/>
        </w:rPr>
        <w:t xml:space="preserve"> ) </w:t>
      </w:r>
    </w:p>
    <w:p w14:paraId="4A809C24"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t xml:space="preserve">CREAMY CORN &amp; SPINACH RICE BOWL (RECIPE- </w:t>
      </w:r>
      <w:hyperlink r:id="rId991">
        <w:r>
          <w:rPr>
            <w:rFonts w:ascii="Cambria" w:eastAsia="Cambria" w:hAnsi="Cambria" w:cs="Cambria"/>
            <w:color w:val="0563C1"/>
            <w:sz w:val="24"/>
            <w:szCs w:val="24"/>
            <w:u w:val="single"/>
          </w:rPr>
          <w:t>https://www.instagram.com/p/Cv18r4GIhwx/?igshid=MzRlODBiNWFlZA==</w:t>
        </w:r>
      </w:hyperlink>
      <w:r>
        <w:rPr>
          <w:rFonts w:ascii="Cambria" w:eastAsia="Cambria" w:hAnsi="Cambria" w:cs="Cambria"/>
          <w:color w:val="000000"/>
          <w:sz w:val="24"/>
          <w:szCs w:val="24"/>
        </w:rPr>
        <w:t xml:space="preserve"> ) </w:t>
      </w:r>
    </w:p>
    <w:p w14:paraId="42F2FB2D"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t xml:space="preserve">BRAHMIN RICE (RECIPE- </w:t>
      </w:r>
      <w:hyperlink r:id="rId992">
        <w:r>
          <w:rPr>
            <w:rFonts w:ascii="Cambria" w:eastAsia="Cambria" w:hAnsi="Cambria" w:cs="Cambria"/>
            <w:color w:val="0563C1"/>
            <w:sz w:val="24"/>
            <w:szCs w:val="24"/>
            <w:u w:val="single"/>
          </w:rPr>
          <w:t>https://www.youtube.com/watch?v=ixKq9o9Np5k</w:t>
        </w:r>
      </w:hyperlink>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w:t>
      </w:r>
    </w:p>
    <w:p w14:paraId="7E9ACEFA"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t xml:space="preserve">BROCCOLI FRIED RICE (recipe- </w:t>
      </w:r>
      <w:hyperlink r:id="rId993">
        <w:r>
          <w:rPr>
            <w:rFonts w:ascii="Cambria" w:eastAsia="Cambria" w:hAnsi="Cambria" w:cs="Cambria"/>
            <w:color w:val="0563C1"/>
            <w:sz w:val="24"/>
            <w:szCs w:val="24"/>
            <w:u w:val="single"/>
          </w:rPr>
          <w:t>https://www.youtube.com/shorts/TsigEz2L_OQ</w:t>
        </w:r>
      </w:hyperlink>
    </w:p>
    <w:p w14:paraId="140340AA"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t xml:space="preserve">QUINOA CHANA PULAO (RECIPE- </w:t>
      </w:r>
      <w:hyperlink r:id="rId994">
        <w:r>
          <w:rPr>
            <w:rFonts w:ascii="Cambria" w:eastAsia="Cambria" w:hAnsi="Cambria" w:cs="Cambria"/>
            <w:color w:val="0563C1"/>
            <w:sz w:val="24"/>
            <w:szCs w:val="24"/>
            <w:u w:val="single"/>
          </w:rPr>
          <w:t>https://www.youtube.com/watch?v=tgtA7fMCXVI</w:t>
        </w:r>
      </w:hyperlink>
      <w:r>
        <w:rPr>
          <w:rFonts w:ascii="Cambria" w:eastAsia="Cambria" w:hAnsi="Cambria" w:cs="Cambria"/>
          <w:color w:val="000000"/>
          <w:sz w:val="24"/>
          <w:szCs w:val="24"/>
        </w:rPr>
        <w:t xml:space="preserve"> ) </w:t>
      </w:r>
    </w:p>
    <w:p w14:paraId="5BD46657" w14:textId="6103FCD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lastRenderedPageBreak/>
        <w:t xml:space="preserve">QUINOA CHOLE PULAO (RECIPE- </w:t>
      </w:r>
      <w:hyperlink r:id="rId995">
        <w:r>
          <w:rPr>
            <w:rFonts w:ascii="Cambria" w:eastAsia="Cambria" w:hAnsi="Cambria" w:cs="Cambria"/>
            <w:color w:val="0563C1"/>
            <w:sz w:val="24"/>
            <w:szCs w:val="24"/>
            <w:u w:val="single"/>
          </w:rPr>
          <w:t>https://www.youtube.com/watch?v=60bEdC3msog</w:t>
        </w:r>
      </w:hyperlink>
      <w:r>
        <w:rPr>
          <w:rFonts w:ascii="Cambria" w:eastAsia="Cambria" w:hAnsi="Cambria" w:cs="Cambria"/>
          <w:color w:val="000000"/>
          <w:sz w:val="24"/>
          <w:szCs w:val="24"/>
        </w:rPr>
        <w:t xml:space="preserve"> </w:t>
      </w:r>
      <w:r w:rsidR="00191EA4">
        <w:rPr>
          <w:rFonts w:ascii="Cambria" w:eastAsia="Cambria" w:hAnsi="Cambria" w:cs="Cambria"/>
          <w:color w:val="000000"/>
          <w:sz w:val="24"/>
          <w:szCs w:val="24"/>
        </w:rPr>
        <w:t xml:space="preserve">/ </w:t>
      </w:r>
      <w:hyperlink r:id="rId996" w:history="1">
        <w:r w:rsidR="00191EA4" w:rsidRPr="00277D60">
          <w:rPr>
            <w:rStyle w:val="Hyperlink"/>
            <w:rFonts w:ascii="Cambria" w:eastAsia="Cambria" w:hAnsi="Cambria" w:cs="Cambria"/>
            <w:sz w:val="24"/>
            <w:szCs w:val="24"/>
          </w:rPr>
          <w:t>https://youtube.com/shorts/i_z2ki015Hg?si=qD-JyItCuRndpSrr</w:t>
        </w:r>
      </w:hyperlink>
      <w:r w:rsidR="00191EA4">
        <w:rPr>
          <w:rFonts w:ascii="Cambria" w:eastAsia="Cambria" w:hAnsi="Cambria" w:cs="Cambria"/>
          <w:color w:val="000000"/>
          <w:sz w:val="24"/>
          <w:szCs w:val="24"/>
        </w:rPr>
        <w:t xml:space="preserve"> </w:t>
      </w:r>
      <w:r>
        <w:rPr>
          <w:rFonts w:ascii="Cambria" w:eastAsia="Cambria" w:hAnsi="Cambria" w:cs="Cambria"/>
          <w:color w:val="000000"/>
          <w:sz w:val="24"/>
          <w:szCs w:val="24"/>
        </w:rPr>
        <w:t xml:space="preserve">) </w:t>
      </w:r>
    </w:p>
    <w:p w14:paraId="7E66F45D"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t xml:space="preserve">QUINOA PANEER TAWA PULAO (RECIPE- </w:t>
      </w:r>
      <w:hyperlink r:id="rId997">
        <w:r>
          <w:rPr>
            <w:rFonts w:ascii="Cambria" w:eastAsia="Cambria" w:hAnsi="Cambria" w:cs="Cambria"/>
            <w:color w:val="0563C1"/>
            <w:sz w:val="24"/>
            <w:szCs w:val="24"/>
            <w:u w:val="single"/>
          </w:rPr>
          <w:t>https://www.youtube.com/watch?v=cPVLkjzzaYI</w:t>
        </w:r>
      </w:hyperlink>
      <w:r>
        <w:rPr>
          <w:rFonts w:ascii="Cambria" w:eastAsia="Cambria" w:hAnsi="Cambria" w:cs="Cambria"/>
          <w:color w:val="000000"/>
          <w:sz w:val="24"/>
          <w:szCs w:val="24"/>
        </w:rPr>
        <w:t xml:space="preserve"> )  </w:t>
      </w:r>
    </w:p>
    <w:p w14:paraId="4EB98F0B"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t xml:space="preserve">CAULIFLOWER PEAS PULAO (RECIPE- </w:t>
      </w:r>
      <w:hyperlink r:id="rId998">
        <w:r>
          <w:rPr>
            <w:rFonts w:ascii="Cambria" w:eastAsia="Cambria" w:hAnsi="Cambria" w:cs="Cambria"/>
            <w:color w:val="0563C1"/>
            <w:sz w:val="24"/>
            <w:szCs w:val="24"/>
            <w:u w:val="single"/>
          </w:rPr>
          <w:t>https://www.youtube.com/watch?v=bQu2V20qC-w</w:t>
        </w:r>
      </w:hyperlink>
      <w:r>
        <w:rPr>
          <w:rFonts w:ascii="Cambria" w:eastAsia="Cambria" w:hAnsi="Cambria" w:cs="Cambria"/>
          <w:color w:val="000000"/>
          <w:sz w:val="24"/>
          <w:szCs w:val="24"/>
        </w:rPr>
        <w:t xml:space="preserve">) </w:t>
      </w:r>
    </w:p>
    <w:p w14:paraId="3FB16B31"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t xml:space="preserve">SOYACHUNKS PULAO (RECIPE- </w:t>
      </w:r>
      <w:hyperlink r:id="rId999">
        <w:r>
          <w:rPr>
            <w:rFonts w:ascii="Cambria" w:eastAsia="Cambria" w:hAnsi="Cambria" w:cs="Cambria"/>
            <w:color w:val="0563C1"/>
            <w:sz w:val="24"/>
            <w:szCs w:val="24"/>
            <w:u w:val="single"/>
          </w:rPr>
          <w:t>https://www.youtube.com/watch?v=GuwrY1uz6FM</w:t>
        </w:r>
      </w:hyperlink>
      <w:r>
        <w:rPr>
          <w:rFonts w:ascii="Cambria" w:eastAsia="Cambria" w:hAnsi="Cambria" w:cs="Cambria"/>
          <w:color w:val="000000"/>
          <w:sz w:val="24"/>
          <w:szCs w:val="24"/>
        </w:rPr>
        <w:t xml:space="preserve"> )</w:t>
      </w:r>
    </w:p>
    <w:p w14:paraId="146A1A9C" w14:textId="77777777" w:rsidR="00A971B5" w:rsidRPr="00134A06"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t xml:space="preserve">METHI MATAR PULAO (RECIPE- </w:t>
      </w:r>
      <w:hyperlink r:id="rId1000">
        <w:r>
          <w:rPr>
            <w:rFonts w:ascii="Cambria" w:eastAsia="Cambria" w:hAnsi="Cambria" w:cs="Cambria"/>
            <w:color w:val="0563C1"/>
            <w:sz w:val="24"/>
            <w:szCs w:val="24"/>
            <w:u w:val="single"/>
          </w:rPr>
          <w:t>https://youtu.be/E8dHf6BNhdk?si=88txtUCAwF4TsWI-</w:t>
        </w:r>
      </w:hyperlink>
      <w:r>
        <w:rPr>
          <w:rFonts w:ascii="Cambria" w:eastAsia="Cambria" w:hAnsi="Cambria" w:cs="Cambria"/>
          <w:color w:val="000000"/>
          <w:sz w:val="24"/>
          <w:szCs w:val="24"/>
        </w:rPr>
        <w:t xml:space="preserve"> )</w:t>
      </w:r>
    </w:p>
    <w:p w14:paraId="088AC7DD" w14:textId="6A7CB17D" w:rsidR="00134A06" w:rsidRDefault="00134A06">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t xml:space="preserve">Matar paneer pulao: </w:t>
      </w:r>
      <w:hyperlink r:id="rId1001" w:history="1">
        <w:r w:rsidRPr="005C108D">
          <w:rPr>
            <w:rStyle w:val="Hyperlink"/>
            <w:rFonts w:ascii="Cambria" w:eastAsia="Cambria" w:hAnsi="Cambria" w:cs="Cambria"/>
            <w:sz w:val="24"/>
            <w:szCs w:val="24"/>
          </w:rPr>
          <w:t>https://youtube.com/shorts/zkAUFVRHPGk?si=rPiPQKkGcHD78G-N</w:t>
        </w:r>
      </w:hyperlink>
      <w:r>
        <w:rPr>
          <w:rFonts w:ascii="Cambria" w:eastAsia="Cambria" w:hAnsi="Cambria" w:cs="Cambria"/>
          <w:color w:val="000000"/>
          <w:sz w:val="24"/>
          <w:szCs w:val="24"/>
        </w:rPr>
        <w:t xml:space="preserve"> </w:t>
      </w:r>
    </w:p>
    <w:p w14:paraId="458B840D"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t xml:space="preserve">BISIBELE BHAATH (RECIPE- </w:t>
      </w:r>
      <w:hyperlink r:id="rId1002">
        <w:r>
          <w:rPr>
            <w:rFonts w:ascii="Cambria" w:eastAsia="Cambria" w:hAnsi="Cambria" w:cs="Cambria"/>
            <w:color w:val="0563C1"/>
            <w:sz w:val="24"/>
            <w:szCs w:val="24"/>
            <w:u w:val="single"/>
          </w:rPr>
          <w:t>https://youtube.com/shorts/aqfUWGNw6_c?si=qb7ZSy0kYeCYQWmF</w:t>
        </w:r>
      </w:hyperlink>
      <w:r>
        <w:rPr>
          <w:rFonts w:ascii="Cambria" w:eastAsia="Cambria" w:hAnsi="Cambria" w:cs="Cambria"/>
          <w:color w:val="000000"/>
          <w:sz w:val="24"/>
          <w:szCs w:val="24"/>
        </w:rPr>
        <w:t xml:space="preserve"> )</w:t>
      </w:r>
    </w:p>
    <w:p w14:paraId="1455B51A"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t xml:space="preserve">MUSHROOM FRIED RICE (RECIPE- </w:t>
      </w:r>
      <w:hyperlink r:id="rId1003">
        <w:r>
          <w:rPr>
            <w:rFonts w:ascii="Cambria" w:eastAsia="Cambria" w:hAnsi="Cambria" w:cs="Cambria"/>
            <w:color w:val="0563C1"/>
            <w:sz w:val="24"/>
            <w:szCs w:val="24"/>
            <w:u w:val="single"/>
          </w:rPr>
          <w:t>https://www.instagram.com/p/Cs0ZDYuIcYs/</w:t>
        </w:r>
      </w:hyperlink>
      <w:r>
        <w:rPr>
          <w:rFonts w:ascii="Cambria" w:eastAsia="Cambria" w:hAnsi="Cambria" w:cs="Cambria"/>
          <w:color w:val="000000"/>
          <w:sz w:val="24"/>
          <w:szCs w:val="24"/>
        </w:rPr>
        <w:t xml:space="preserve"> )</w:t>
      </w:r>
    </w:p>
    <w:p w14:paraId="371159C6"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t xml:space="preserve">CHILLI PANEER FRIED RICE (RECIPE- </w:t>
      </w:r>
      <w:hyperlink r:id="rId1004">
        <w:r>
          <w:rPr>
            <w:rFonts w:ascii="Cambria" w:eastAsia="Cambria" w:hAnsi="Cambria" w:cs="Cambria"/>
            <w:color w:val="0563C1"/>
            <w:sz w:val="24"/>
            <w:szCs w:val="24"/>
            <w:u w:val="single"/>
          </w:rPr>
          <w:t>https://www.instagram.com/p/CyNQlkcoEm3/</w:t>
        </w:r>
      </w:hyperlink>
      <w:r>
        <w:rPr>
          <w:rFonts w:ascii="Cambria" w:eastAsia="Cambria" w:hAnsi="Cambria" w:cs="Cambria"/>
          <w:color w:val="000000"/>
          <w:sz w:val="24"/>
          <w:szCs w:val="24"/>
        </w:rPr>
        <w:t xml:space="preserve"> )</w:t>
      </w:r>
    </w:p>
    <w:p w14:paraId="2FADC4AB"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bookmarkStart w:id="152" w:name="_Hlk166169197"/>
      <w:r>
        <w:rPr>
          <w:rFonts w:ascii="Cambria" w:eastAsia="Cambria" w:hAnsi="Cambria" w:cs="Cambria"/>
          <w:color w:val="000000"/>
          <w:sz w:val="24"/>
          <w:szCs w:val="24"/>
        </w:rPr>
        <w:t>QUINOA TOFU PULAO:</w:t>
      </w:r>
      <w:r>
        <w:rPr>
          <w:rFonts w:ascii="Cambria" w:eastAsia="Cambria" w:hAnsi="Cambria" w:cs="Cambria"/>
          <w:color w:val="0563C1"/>
          <w:sz w:val="24"/>
          <w:szCs w:val="24"/>
        </w:rPr>
        <w:t xml:space="preserve"> </w:t>
      </w:r>
      <w:hyperlink r:id="rId1005">
        <w:r>
          <w:rPr>
            <w:rFonts w:ascii="Cambria" w:eastAsia="Cambria" w:hAnsi="Cambria" w:cs="Cambria"/>
            <w:color w:val="0563C1"/>
            <w:sz w:val="24"/>
            <w:szCs w:val="24"/>
            <w:u w:val="single"/>
          </w:rPr>
          <w:t>https://youtu.be/8ddrUyMjb4M?si=_49-KzstXwznk8qt</w:t>
        </w:r>
      </w:hyperlink>
      <w:bookmarkEnd w:id="152"/>
      <w:r>
        <w:rPr>
          <w:rFonts w:ascii="Cambria" w:eastAsia="Cambria" w:hAnsi="Cambria" w:cs="Cambria"/>
          <w:color w:val="0563C1"/>
          <w:sz w:val="24"/>
          <w:szCs w:val="24"/>
        </w:rPr>
        <w:t xml:space="preserve"> </w:t>
      </w:r>
    </w:p>
    <w:p w14:paraId="385E8F64"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563C1"/>
          <w:sz w:val="24"/>
          <w:szCs w:val="24"/>
        </w:rPr>
      </w:pPr>
      <w:r>
        <w:rPr>
          <w:rFonts w:ascii="Cambria" w:eastAsia="Cambria" w:hAnsi="Cambria" w:cs="Cambria"/>
          <w:color w:val="000000"/>
          <w:sz w:val="24"/>
          <w:szCs w:val="24"/>
        </w:rPr>
        <w:t xml:space="preserve">PANEER RICE BOWL (RECIPE- </w:t>
      </w:r>
      <w:hyperlink r:id="rId1006">
        <w:r>
          <w:rPr>
            <w:rFonts w:ascii="Cambria" w:eastAsia="Cambria" w:hAnsi="Cambria" w:cs="Cambria"/>
            <w:color w:val="0563C1"/>
            <w:sz w:val="24"/>
            <w:szCs w:val="24"/>
            <w:u w:val="single"/>
          </w:rPr>
          <w:t>https://www.instagram.com/p/C0Qsz-yISnM/</w:t>
        </w:r>
      </w:hyperlink>
    </w:p>
    <w:p w14:paraId="1EAFBCCE"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bookmarkStart w:id="153" w:name="_Hlk166169213"/>
      <w:r>
        <w:rPr>
          <w:rFonts w:ascii="Cambria" w:eastAsia="Cambria" w:hAnsi="Cambria" w:cs="Cambria"/>
          <w:color w:val="000000"/>
          <w:sz w:val="24"/>
          <w:szCs w:val="24"/>
        </w:rPr>
        <w:t xml:space="preserve">TOFU VEG BIRYANI: </w:t>
      </w:r>
      <w:hyperlink r:id="rId1007">
        <w:r>
          <w:rPr>
            <w:rFonts w:ascii="Cambria" w:eastAsia="Cambria" w:hAnsi="Cambria" w:cs="Cambria"/>
            <w:color w:val="0563C1"/>
            <w:sz w:val="24"/>
            <w:szCs w:val="24"/>
            <w:u w:val="single"/>
          </w:rPr>
          <w:t>https://youtu.be/F4plITsNZjg?si=1KwmwRnVRIhth3OT</w:t>
        </w:r>
      </w:hyperlink>
      <w:bookmarkEnd w:id="153"/>
      <w:r>
        <w:rPr>
          <w:rFonts w:ascii="Cambria" w:eastAsia="Cambria" w:hAnsi="Cambria" w:cs="Cambria"/>
          <w:color w:val="000000"/>
          <w:sz w:val="24"/>
          <w:szCs w:val="24"/>
        </w:rPr>
        <w:t xml:space="preserve"> </w:t>
      </w:r>
    </w:p>
    <w:p w14:paraId="56EAFDA1"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GREEN SOYA PULAO: </w:t>
      </w:r>
      <w:hyperlink r:id="rId1008">
        <w:r>
          <w:rPr>
            <w:rFonts w:ascii="Cambria" w:eastAsia="Cambria" w:hAnsi="Cambria" w:cs="Cambria"/>
            <w:color w:val="0563C1"/>
            <w:sz w:val="24"/>
            <w:szCs w:val="24"/>
            <w:u w:val="single"/>
          </w:rPr>
          <w:t>https://www.instagram.com/reel/C2eWKsLyM5w/?utm_source=ig_web_copy_link&amp;igsh=MzRlODBiNWFlZA==</w:t>
        </w:r>
      </w:hyperlink>
      <w:r>
        <w:rPr>
          <w:rFonts w:ascii="Cambria" w:eastAsia="Cambria" w:hAnsi="Cambria" w:cs="Cambria"/>
          <w:color w:val="000000"/>
          <w:sz w:val="24"/>
          <w:szCs w:val="24"/>
        </w:rPr>
        <w:t xml:space="preserve"> </w:t>
      </w:r>
    </w:p>
    <w:p w14:paraId="1010FEAE" w14:textId="77777777" w:rsidR="00A971B5" w:rsidRDefault="00F75C53">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bookmarkStart w:id="154" w:name="_Hlk166169452"/>
      <w:r>
        <w:rPr>
          <w:rFonts w:ascii="Cambria" w:eastAsia="Cambria" w:hAnsi="Cambria" w:cs="Cambria"/>
          <w:color w:val="000000"/>
          <w:sz w:val="24"/>
          <w:szCs w:val="24"/>
        </w:rPr>
        <w:t xml:space="preserve">BROCCOLI PANEER RICE: </w:t>
      </w:r>
      <w:hyperlink r:id="rId1009">
        <w:r>
          <w:rPr>
            <w:rFonts w:ascii="Cambria" w:eastAsia="Cambria" w:hAnsi="Cambria" w:cs="Cambria"/>
            <w:color w:val="0563C1"/>
            <w:sz w:val="24"/>
            <w:szCs w:val="24"/>
            <w:u w:val="single"/>
          </w:rPr>
          <w:t>https://www.instagram.com/reel/C3DeyjsPR31/?utm_source=ig_web_copy_link</w:t>
        </w:r>
      </w:hyperlink>
    </w:p>
    <w:bookmarkEnd w:id="154"/>
    <w:p w14:paraId="77070FFB" w14:textId="5D6167E9" w:rsidR="00A971B5" w:rsidRPr="00E864DB" w:rsidRDefault="00A6381F">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Theme="minorEastAsia" w:hAnsi="Cambria" w:cstheme="minorHAnsi"/>
          <w:bCs/>
          <w:sz w:val="24"/>
          <w:szCs w:val="24"/>
        </w:rPr>
        <w:t xml:space="preserve">Paneer bowl: </w:t>
      </w:r>
      <w:hyperlink r:id="rId1010" w:history="1">
        <w:r w:rsidRPr="00637C72">
          <w:rPr>
            <w:rStyle w:val="Hyperlink"/>
            <w:rFonts w:ascii="Cambria" w:eastAsiaTheme="minorEastAsia" w:hAnsi="Cambria" w:cstheme="minorHAnsi"/>
            <w:bCs/>
            <w:sz w:val="24"/>
            <w:szCs w:val="24"/>
          </w:rPr>
          <w:t>https://www.instagram.com/reel/C3aBVJSPDTp/?utm_source=ig_web_copy_link&amp;igsh=MzRlODBiNWFlZA==</w:t>
        </w:r>
      </w:hyperlink>
    </w:p>
    <w:p w14:paraId="0601C128" w14:textId="272109EF" w:rsidR="00E864DB" w:rsidRPr="001955F6" w:rsidRDefault="00E864DB">
      <w:pPr>
        <w:numPr>
          <w:ilvl w:val="0"/>
          <w:numId w:val="19"/>
        </w:numPr>
        <w:pBdr>
          <w:top w:val="nil"/>
          <w:left w:val="nil"/>
          <w:bottom w:val="nil"/>
          <w:right w:val="nil"/>
          <w:between w:val="nil"/>
        </w:pBdr>
        <w:spacing w:after="0"/>
        <w:ind w:left="-426"/>
        <w:rPr>
          <w:rStyle w:val="Hyperlink"/>
          <w:rFonts w:ascii="Cambria" w:eastAsia="Cambria" w:hAnsi="Cambria" w:cs="Cambria"/>
          <w:color w:val="000000"/>
          <w:sz w:val="24"/>
          <w:szCs w:val="24"/>
          <w:u w:val="none"/>
        </w:rPr>
      </w:pPr>
      <w:r w:rsidRPr="00E864DB">
        <w:rPr>
          <w:rFonts w:ascii="Cambria" w:eastAsia="Cambria" w:hAnsi="Cambria" w:cs="Cambria"/>
          <w:color w:val="000000"/>
          <w:sz w:val="24"/>
          <w:szCs w:val="24"/>
        </w:rPr>
        <w:t>Creamy Almond Tomato Paneer Bow</w:t>
      </w:r>
      <w:r>
        <w:rPr>
          <w:rFonts w:ascii="Cambria" w:eastAsia="Cambria" w:hAnsi="Cambria" w:cs="Cambria"/>
          <w:color w:val="000000"/>
          <w:sz w:val="24"/>
          <w:szCs w:val="24"/>
        </w:rPr>
        <w:t xml:space="preserve">l: </w:t>
      </w:r>
      <w:hyperlink r:id="rId1011" w:history="1">
        <w:r w:rsidRPr="00F045ED">
          <w:rPr>
            <w:rStyle w:val="Hyperlink"/>
            <w:rFonts w:ascii="Cambria" w:eastAsia="Cambria" w:hAnsi="Cambria" w:cs="Cambria"/>
            <w:sz w:val="24"/>
            <w:szCs w:val="24"/>
          </w:rPr>
          <w:t>https://www.instagram.com/reel/DH-4oQuIiLo/?utm_source=ig_web_copy_link</w:t>
        </w:r>
      </w:hyperlink>
      <w:r>
        <w:rPr>
          <w:rFonts w:ascii="Cambria" w:eastAsia="Cambria" w:hAnsi="Cambria" w:cs="Cambria"/>
          <w:color w:val="000000"/>
          <w:sz w:val="24"/>
          <w:szCs w:val="24"/>
        </w:rPr>
        <w:t xml:space="preserve"> </w:t>
      </w:r>
    </w:p>
    <w:p w14:paraId="6599EE4F" w14:textId="55B4771A" w:rsidR="001955F6" w:rsidRDefault="001955F6">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sidRPr="001955F6">
        <w:rPr>
          <w:rFonts w:ascii="Cambria" w:eastAsia="Cambria" w:hAnsi="Cambria" w:cs="Cambria"/>
          <w:color w:val="000000"/>
          <w:sz w:val="24"/>
          <w:szCs w:val="24"/>
        </w:rPr>
        <w:t>One pot rasam rice:</w:t>
      </w:r>
      <w:r>
        <w:rPr>
          <w:rFonts w:ascii="Cambria" w:eastAsia="Cambria" w:hAnsi="Cambria" w:cs="Cambria"/>
          <w:color w:val="000000"/>
          <w:sz w:val="24"/>
          <w:szCs w:val="24"/>
        </w:rPr>
        <w:t xml:space="preserve"> </w:t>
      </w:r>
      <w:hyperlink r:id="rId1012" w:history="1">
        <w:r w:rsidRPr="006D3961">
          <w:rPr>
            <w:rStyle w:val="Hyperlink"/>
            <w:rFonts w:ascii="Cambria" w:eastAsia="Cambria" w:hAnsi="Cambria" w:cs="Cambria"/>
            <w:sz w:val="24"/>
            <w:szCs w:val="24"/>
          </w:rPr>
          <w:t>https://www.instagram.com/reel/C35Bj39Pr9N/?utm_source=ig_web_copy_link&amp;igsh=MzRlODBiNWFlZA==</w:t>
        </w:r>
      </w:hyperlink>
      <w:r>
        <w:rPr>
          <w:rFonts w:ascii="Cambria" w:eastAsia="Cambria" w:hAnsi="Cambria" w:cs="Cambria"/>
          <w:color w:val="000000"/>
          <w:sz w:val="24"/>
          <w:szCs w:val="24"/>
        </w:rPr>
        <w:t xml:space="preserve"> </w:t>
      </w:r>
    </w:p>
    <w:p w14:paraId="40A2EAE6" w14:textId="40676E61" w:rsidR="00DD3926" w:rsidRDefault="00DD3926">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Green moong rice: </w:t>
      </w:r>
      <w:hyperlink r:id="rId1013" w:history="1">
        <w:r w:rsidRPr="002B28C8">
          <w:rPr>
            <w:rStyle w:val="Hyperlink"/>
            <w:rFonts w:ascii="Cambria" w:eastAsia="Cambria" w:hAnsi="Cambria" w:cs="Cambria"/>
            <w:sz w:val="24"/>
            <w:szCs w:val="24"/>
          </w:rPr>
          <w:t>https://youtu.be/WkdktcMus-Q?si=8C3YHa-hxL7Ew1d5</w:t>
        </w:r>
      </w:hyperlink>
      <w:r>
        <w:rPr>
          <w:rFonts w:ascii="Cambria" w:eastAsia="Cambria" w:hAnsi="Cambria" w:cs="Cambria"/>
          <w:color w:val="000000"/>
          <w:sz w:val="24"/>
          <w:szCs w:val="24"/>
        </w:rPr>
        <w:t xml:space="preserve"> </w:t>
      </w:r>
      <w:r w:rsidR="00266364">
        <w:rPr>
          <w:rFonts w:ascii="Cambria" w:eastAsia="Cambria" w:hAnsi="Cambria" w:cs="Cambria"/>
          <w:color w:val="000000"/>
          <w:sz w:val="24"/>
          <w:szCs w:val="24"/>
        </w:rPr>
        <w:t xml:space="preserve">/ </w:t>
      </w:r>
      <w:proofErr w:type="spellStart"/>
      <w:r w:rsidR="00266364">
        <w:rPr>
          <w:rFonts w:ascii="Cambria" w:eastAsia="Cambria" w:hAnsi="Cambria" w:cs="Cambria"/>
          <w:color w:val="000000"/>
          <w:sz w:val="24"/>
          <w:szCs w:val="24"/>
        </w:rPr>
        <w:t>mooghacha</w:t>
      </w:r>
      <w:proofErr w:type="spellEnd"/>
      <w:r w:rsidR="00266364">
        <w:rPr>
          <w:rFonts w:ascii="Cambria" w:eastAsia="Cambria" w:hAnsi="Cambria" w:cs="Cambria"/>
          <w:color w:val="000000"/>
          <w:sz w:val="24"/>
          <w:szCs w:val="24"/>
        </w:rPr>
        <w:t xml:space="preserve"> </w:t>
      </w:r>
      <w:proofErr w:type="spellStart"/>
      <w:r w:rsidR="00266364">
        <w:rPr>
          <w:rFonts w:ascii="Cambria" w:eastAsia="Cambria" w:hAnsi="Cambria" w:cs="Cambria"/>
          <w:color w:val="000000"/>
          <w:sz w:val="24"/>
          <w:szCs w:val="24"/>
        </w:rPr>
        <w:t>bhaat</w:t>
      </w:r>
      <w:proofErr w:type="spellEnd"/>
      <w:r w:rsidR="00266364">
        <w:rPr>
          <w:rFonts w:ascii="Cambria" w:eastAsia="Cambria" w:hAnsi="Cambria" w:cs="Cambria"/>
          <w:color w:val="000000"/>
          <w:sz w:val="24"/>
          <w:szCs w:val="24"/>
        </w:rPr>
        <w:t xml:space="preserve">: </w:t>
      </w:r>
      <w:hyperlink r:id="rId1014" w:history="1">
        <w:r w:rsidR="00266364" w:rsidRPr="00AB3543">
          <w:rPr>
            <w:rStyle w:val="Hyperlink"/>
            <w:rFonts w:ascii="Cambria" w:eastAsia="Cambria" w:hAnsi="Cambria" w:cs="Cambria"/>
            <w:sz w:val="24"/>
            <w:szCs w:val="24"/>
          </w:rPr>
          <w:t>https://youtube.com/shorts/53YmDPYVB74?si=-rPNrUqeo1vi5mD9</w:t>
        </w:r>
      </w:hyperlink>
      <w:r w:rsidR="00266364">
        <w:rPr>
          <w:rFonts w:ascii="Cambria" w:eastAsia="Cambria" w:hAnsi="Cambria" w:cs="Cambria"/>
          <w:color w:val="000000"/>
          <w:sz w:val="24"/>
          <w:szCs w:val="24"/>
        </w:rPr>
        <w:t xml:space="preserve"> </w:t>
      </w:r>
    </w:p>
    <w:p w14:paraId="5A09A03A" w14:textId="3610D08F" w:rsidR="00003C6C" w:rsidRDefault="00003C6C">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Vegetable pulao: </w:t>
      </w:r>
      <w:hyperlink r:id="rId1015" w:history="1">
        <w:r w:rsidRPr="00D313DF">
          <w:rPr>
            <w:rStyle w:val="Hyperlink"/>
            <w:rFonts w:ascii="Cambria" w:eastAsia="Cambria" w:hAnsi="Cambria" w:cs="Cambria"/>
            <w:sz w:val="24"/>
            <w:szCs w:val="24"/>
          </w:rPr>
          <w:t>https://youtu.be/iFOCkjKD5FA?si=2K-YPGn59qiOgWsn</w:t>
        </w:r>
      </w:hyperlink>
      <w:r>
        <w:rPr>
          <w:rFonts w:ascii="Cambria" w:eastAsia="Cambria" w:hAnsi="Cambria" w:cs="Cambria"/>
          <w:color w:val="000000"/>
          <w:sz w:val="24"/>
          <w:szCs w:val="24"/>
        </w:rPr>
        <w:t xml:space="preserve"> </w:t>
      </w:r>
    </w:p>
    <w:p w14:paraId="7AA827EA" w14:textId="63FE4C93" w:rsidR="00167B56" w:rsidRDefault="00167B56">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bookmarkStart w:id="155" w:name="_Hlk175420108"/>
      <w:r>
        <w:rPr>
          <w:rFonts w:ascii="Cambria" w:eastAsia="Cambria" w:hAnsi="Cambria" w:cs="Cambria"/>
          <w:color w:val="000000"/>
          <w:sz w:val="24"/>
          <w:szCs w:val="24"/>
        </w:rPr>
        <w:t xml:space="preserve">Rice with paprika sauce: </w:t>
      </w:r>
      <w:hyperlink r:id="rId1016" w:history="1">
        <w:r w:rsidRPr="00087F22">
          <w:rPr>
            <w:rStyle w:val="Hyperlink"/>
            <w:rFonts w:ascii="Cambria" w:eastAsia="Cambria" w:hAnsi="Cambria" w:cs="Cambria"/>
            <w:sz w:val="24"/>
            <w:szCs w:val="24"/>
          </w:rPr>
          <w:t>https://youtu.be/jjs1zGhtRsY?si=O_h-83rN-HBCJX1c</w:t>
        </w:r>
      </w:hyperlink>
      <w:bookmarkEnd w:id="155"/>
      <w:r>
        <w:rPr>
          <w:rFonts w:ascii="Cambria" w:eastAsia="Cambria" w:hAnsi="Cambria" w:cs="Cambria"/>
          <w:color w:val="000000"/>
          <w:sz w:val="24"/>
          <w:szCs w:val="24"/>
        </w:rPr>
        <w:t xml:space="preserve"> </w:t>
      </w:r>
    </w:p>
    <w:p w14:paraId="2915A587" w14:textId="77FA1B9F" w:rsidR="00100655" w:rsidRDefault="00100655">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Paneer pulao: </w:t>
      </w:r>
      <w:hyperlink r:id="rId1017" w:history="1">
        <w:r w:rsidRPr="00E3161B">
          <w:rPr>
            <w:rStyle w:val="Hyperlink"/>
            <w:rFonts w:ascii="Cambria" w:eastAsia="Cambria" w:hAnsi="Cambria" w:cs="Cambria"/>
            <w:sz w:val="24"/>
            <w:szCs w:val="24"/>
          </w:rPr>
          <w:t>https://youtube.com/shorts/LHo67kLk700?si=01uFUltzG2NtJlP0</w:t>
        </w:r>
      </w:hyperlink>
      <w:r>
        <w:rPr>
          <w:rFonts w:ascii="Cambria" w:eastAsia="Cambria" w:hAnsi="Cambria" w:cs="Cambria"/>
          <w:color w:val="000000"/>
          <w:sz w:val="24"/>
          <w:szCs w:val="24"/>
        </w:rPr>
        <w:t xml:space="preserve"> </w:t>
      </w:r>
    </w:p>
    <w:p w14:paraId="76F303A7" w14:textId="5B6DA53E" w:rsidR="00FD08B4" w:rsidRDefault="00FD08B4">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Chole pulao: </w:t>
      </w:r>
      <w:hyperlink r:id="rId1018" w:history="1">
        <w:r w:rsidRPr="009F5376">
          <w:rPr>
            <w:rStyle w:val="Hyperlink"/>
            <w:rFonts w:ascii="Cambria" w:eastAsia="Cambria" w:hAnsi="Cambria" w:cs="Cambria"/>
            <w:sz w:val="24"/>
            <w:szCs w:val="24"/>
          </w:rPr>
          <w:t>https://youtube.com/shorts/5gYDlXPkb-A?si=EDS5NdIttq5o_0Jd</w:t>
        </w:r>
      </w:hyperlink>
      <w:r>
        <w:rPr>
          <w:rFonts w:ascii="Cambria" w:eastAsia="Cambria" w:hAnsi="Cambria" w:cs="Cambria"/>
          <w:color w:val="000000"/>
          <w:sz w:val="24"/>
          <w:szCs w:val="24"/>
        </w:rPr>
        <w:t xml:space="preserve"> </w:t>
      </w:r>
    </w:p>
    <w:p w14:paraId="6F38E034" w14:textId="39F43ADF" w:rsidR="00494B92" w:rsidRDefault="00494B92">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Rajma pulao: </w:t>
      </w:r>
      <w:hyperlink r:id="rId1019" w:history="1">
        <w:r w:rsidR="003E5091" w:rsidRPr="005533EB">
          <w:rPr>
            <w:rStyle w:val="Hyperlink"/>
            <w:rFonts w:ascii="Cambria" w:eastAsia="Cambria" w:hAnsi="Cambria" w:cs="Cambria"/>
            <w:sz w:val="24"/>
            <w:szCs w:val="24"/>
          </w:rPr>
          <w:t>https://youtube.com/shorts/Yonu6oX3AQY?si=eN_SR_F8pp0uPl1k</w:t>
        </w:r>
      </w:hyperlink>
      <w:r w:rsidR="003E5091">
        <w:rPr>
          <w:rFonts w:ascii="Cambria" w:eastAsia="Cambria" w:hAnsi="Cambria" w:cs="Cambria"/>
          <w:color w:val="000000"/>
          <w:sz w:val="24"/>
          <w:szCs w:val="24"/>
        </w:rPr>
        <w:t xml:space="preserve"> </w:t>
      </w:r>
      <w:r>
        <w:rPr>
          <w:rFonts w:ascii="Cambria" w:eastAsia="Cambria" w:hAnsi="Cambria" w:cs="Cambria"/>
          <w:color w:val="000000"/>
          <w:sz w:val="24"/>
          <w:szCs w:val="24"/>
        </w:rPr>
        <w:t xml:space="preserve"> </w:t>
      </w:r>
      <w:r w:rsidR="003E5091">
        <w:rPr>
          <w:rFonts w:ascii="Cambria" w:eastAsia="Cambria" w:hAnsi="Cambria" w:cs="Cambria"/>
          <w:color w:val="000000"/>
          <w:sz w:val="24"/>
          <w:szCs w:val="24"/>
        </w:rPr>
        <w:t xml:space="preserve"> </w:t>
      </w:r>
    </w:p>
    <w:p w14:paraId="700D4112" w14:textId="20B58841" w:rsidR="00E225B1" w:rsidRDefault="00E225B1">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Herb rice with pink sauce: </w:t>
      </w:r>
      <w:hyperlink r:id="rId1020" w:history="1">
        <w:r w:rsidRPr="00E9285B">
          <w:rPr>
            <w:rStyle w:val="Hyperlink"/>
            <w:rFonts w:ascii="Cambria" w:eastAsia="Cambria" w:hAnsi="Cambria" w:cs="Cambria"/>
            <w:sz w:val="24"/>
            <w:szCs w:val="24"/>
          </w:rPr>
          <w:t>https://youtu.be/6kNU_0siHHI?si=gw0laTHlWUHKDiKM</w:t>
        </w:r>
      </w:hyperlink>
      <w:r>
        <w:rPr>
          <w:rFonts w:ascii="Cambria" w:eastAsia="Cambria" w:hAnsi="Cambria" w:cs="Cambria"/>
          <w:color w:val="000000"/>
          <w:sz w:val="24"/>
          <w:szCs w:val="24"/>
        </w:rPr>
        <w:t xml:space="preserve"> </w:t>
      </w:r>
    </w:p>
    <w:p w14:paraId="01AC2BEA" w14:textId="6FBD7CEC" w:rsidR="00F76DBE" w:rsidRDefault="00F76DBE">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proofErr w:type="spellStart"/>
      <w:r>
        <w:rPr>
          <w:rFonts w:ascii="Cambria" w:eastAsia="Cambria" w:hAnsi="Cambria" w:cs="Cambria"/>
          <w:color w:val="000000"/>
          <w:sz w:val="24"/>
          <w:szCs w:val="24"/>
        </w:rPr>
        <w:t>Jholi</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bhaat</w:t>
      </w:r>
      <w:proofErr w:type="spellEnd"/>
      <w:r>
        <w:rPr>
          <w:rFonts w:ascii="Cambria" w:eastAsia="Cambria" w:hAnsi="Cambria" w:cs="Cambria"/>
          <w:color w:val="000000"/>
          <w:sz w:val="24"/>
          <w:szCs w:val="24"/>
        </w:rPr>
        <w:t xml:space="preserve">: </w:t>
      </w:r>
      <w:hyperlink r:id="rId1021" w:history="1">
        <w:r w:rsidRPr="003275DE">
          <w:rPr>
            <w:rStyle w:val="Hyperlink"/>
            <w:rFonts w:ascii="Cambria" w:eastAsia="Cambria" w:hAnsi="Cambria" w:cs="Cambria"/>
            <w:sz w:val="24"/>
            <w:szCs w:val="24"/>
          </w:rPr>
          <w:t>https://www.instagram.com/reel/C_r08NaS4Bi/?igsh=MTI1ZXN6Nnl0ZGxtbg==</w:t>
        </w:r>
      </w:hyperlink>
      <w:r>
        <w:rPr>
          <w:rFonts w:ascii="Cambria" w:eastAsia="Cambria" w:hAnsi="Cambria" w:cs="Cambria"/>
          <w:color w:val="000000"/>
          <w:sz w:val="24"/>
          <w:szCs w:val="24"/>
        </w:rPr>
        <w:t xml:space="preserve"> </w:t>
      </w:r>
    </w:p>
    <w:p w14:paraId="670D8CCD" w14:textId="381E719C" w:rsidR="00204EDD" w:rsidRDefault="00204EDD">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Dahi tadka paneer rice: </w:t>
      </w:r>
      <w:hyperlink r:id="rId1022" w:history="1">
        <w:r w:rsidRPr="007A1794">
          <w:rPr>
            <w:rStyle w:val="Hyperlink"/>
            <w:rFonts w:ascii="Cambria" w:eastAsia="Cambria" w:hAnsi="Cambria" w:cs="Cambria"/>
            <w:sz w:val="24"/>
            <w:szCs w:val="24"/>
          </w:rPr>
          <w:t>https://www.instagram.com/reel/DITvVhYp6YD/?igsh=MXB2cXA2emM1bGJ3NA==</w:t>
        </w:r>
      </w:hyperlink>
      <w:r>
        <w:rPr>
          <w:rFonts w:ascii="Cambria" w:eastAsia="Cambria" w:hAnsi="Cambria" w:cs="Cambria"/>
          <w:color w:val="000000"/>
          <w:sz w:val="24"/>
          <w:szCs w:val="24"/>
        </w:rPr>
        <w:t xml:space="preserve"> </w:t>
      </w:r>
    </w:p>
    <w:p w14:paraId="615FE209" w14:textId="09B474F0" w:rsidR="003E50C2" w:rsidRDefault="003E50C2">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Paneer </w:t>
      </w:r>
      <w:proofErr w:type="spellStart"/>
      <w:r>
        <w:rPr>
          <w:rFonts w:ascii="Cambria" w:eastAsia="Cambria" w:hAnsi="Cambria" w:cs="Cambria"/>
          <w:color w:val="000000"/>
          <w:sz w:val="24"/>
          <w:szCs w:val="24"/>
        </w:rPr>
        <w:t>tikki</w:t>
      </w:r>
      <w:proofErr w:type="spellEnd"/>
      <w:r>
        <w:rPr>
          <w:rFonts w:ascii="Cambria" w:eastAsia="Cambria" w:hAnsi="Cambria" w:cs="Cambria"/>
          <w:color w:val="000000"/>
          <w:sz w:val="24"/>
          <w:szCs w:val="24"/>
        </w:rPr>
        <w:t xml:space="preserve"> rice pulao: </w:t>
      </w:r>
      <w:hyperlink r:id="rId1023" w:history="1">
        <w:r w:rsidRPr="009C6D5D">
          <w:rPr>
            <w:rStyle w:val="Hyperlink"/>
            <w:rFonts w:ascii="Cambria" w:eastAsia="Cambria" w:hAnsi="Cambria" w:cs="Cambria"/>
            <w:sz w:val="24"/>
            <w:szCs w:val="24"/>
          </w:rPr>
          <w:t>https://youtube.com/shorts/rmZEXYStafI?si=meXkctlcVFcGXSWI</w:t>
        </w:r>
      </w:hyperlink>
    </w:p>
    <w:p w14:paraId="4677A88E" w14:textId="415DB0F2" w:rsidR="003E50C2" w:rsidRDefault="00103A47">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sidRPr="00103A47">
        <w:rPr>
          <w:rFonts w:ascii="Cambria" w:eastAsia="Cambria" w:hAnsi="Cambria" w:cs="Cambria"/>
          <w:color w:val="000000"/>
          <w:sz w:val="24"/>
          <w:szCs w:val="24"/>
        </w:rPr>
        <w:t xml:space="preserve">Green sauce chicken rice bowl: </w:t>
      </w:r>
      <w:hyperlink r:id="rId1024" w:history="1">
        <w:r w:rsidRPr="000833AD">
          <w:rPr>
            <w:rStyle w:val="Hyperlink"/>
            <w:rFonts w:ascii="Cambria" w:eastAsia="Cambria" w:hAnsi="Cambria" w:cs="Cambria"/>
            <w:sz w:val="24"/>
            <w:szCs w:val="24"/>
          </w:rPr>
          <w:t>https://www.instagram.com/reel/DMaokkPR_CT/?utm_source=ig_web_copy_link</w:t>
        </w:r>
      </w:hyperlink>
      <w:r>
        <w:rPr>
          <w:rFonts w:ascii="Cambria" w:eastAsia="Cambria" w:hAnsi="Cambria" w:cs="Cambria"/>
          <w:color w:val="000000"/>
          <w:sz w:val="24"/>
          <w:szCs w:val="24"/>
        </w:rPr>
        <w:t xml:space="preserve"> </w:t>
      </w:r>
    </w:p>
    <w:p w14:paraId="374E60ED" w14:textId="42B54E53" w:rsidR="005D052F" w:rsidRDefault="005D052F">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Mexican rice: </w:t>
      </w:r>
      <w:hyperlink r:id="rId1025" w:history="1">
        <w:r w:rsidRPr="00401719">
          <w:rPr>
            <w:rStyle w:val="Hyperlink"/>
            <w:rFonts w:ascii="Cambria" w:eastAsia="Cambria" w:hAnsi="Cambria" w:cs="Cambria"/>
            <w:sz w:val="24"/>
            <w:szCs w:val="24"/>
          </w:rPr>
          <w:t>https://youtube.com/shorts/RAE8-Fjoupw?si=L6sV0cNOImWMye3o</w:t>
        </w:r>
      </w:hyperlink>
    </w:p>
    <w:p w14:paraId="744BFD45" w14:textId="13F9AD86" w:rsidR="005D052F" w:rsidRPr="00567F13" w:rsidRDefault="00CF3448">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Veggies in creamy paprika sauce: </w:t>
      </w:r>
      <w:hyperlink r:id="rId1026" w:history="1">
        <w:r w:rsidRPr="00FE1139">
          <w:rPr>
            <w:rStyle w:val="Hyperlink"/>
            <w:rFonts w:ascii="Cambria" w:eastAsia="Cambria" w:hAnsi="Cambria" w:cs="Cambria"/>
            <w:sz w:val="24"/>
            <w:szCs w:val="24"/>
          </w:rPr>
          <w:t>https://www.instagram.com/reel/DTSK-g8ksCx/?igsh=dnFyeTJnMGo2enlu</w:t>
        </w:r>
      </w:hyperlink>
    </w:p>
    <w:p w14:paraId="64F78439" w14:textId="1DD48CF8" w:rsidR="00567F13" w:rsidRDefault="00567F13">
      <w:pPr>
        <w:numPr>
          <w:ilvl w:val="0"/>
          <w:numId w:val="19"/>
        </w:numPr>
        <w:pBdr>
          <w:top w:val="nil"/>
          <w:left w:val="nil"/>
          <w:bottom w:val="nil"/>
          <w:right w:val="nil"/>
          <w:between w:val="nil"/>
        </w:pBdr>
        <w:spacing w:after="0"/>
        <w:ind w:left="-426"/>
        <w:rPr>
          <w:rFonts w:ascii="Cambria" w:eastAsiaTheme="minorEastAsia" w:hAnsi="Cambria" w:cstheme="minorHAnsi"/>
          <w:bCs/>
          <w:sz w:val="24"/>
          <w:szCs w:val="24"/>
        </w:rPr>
      </w:pPr>
      <w:r w:rsidRPr="00567F13">
        <w:rPr>
          <w:rFonts w:ascii="Cambria" w:eastAsiaTheme="minorEastAsia" w:hAnsi="Cambria" w:cstheme="minorHAnsi"/>
          <w:bCs/>
          <w:sz w:val="24"/>
          <w:szCs w:val="24"/>
        </w:rPr>
        <w:lastRenderedPageBreak/>
        <w:t>Palak paneer fried rice</w:t>
      </w:r>
      <w:r>
        <w:rPr>
          <w:rFonts w:ascii="Cambria" w:eastAsiaTheme="minorEastAsia" w:hAnsi="Cambria" w:cstheme="minorHAnsi"/>
          <w:bCs/>
          <w:sz w:val="24"/>
          <w:szCs w:val="24"/>
        </w:rPr>
        <w:t xml:space="preserve">: </w:t>
      </w:r>
      <w:hyperlink r:id="rId1027" w:history="1">
        <w:r w:rsidRPr="00DD7192">
          <w:rPr>
            <w:rStyle w:val="Hyperlink"/>
            <w:rFonts w:ascii="Cambria" w:eastAsiaTheme="minorEastAsia" w:hAnsi="Cambria" w:cstheme="minorHAnsi"/>
            <w:bCs/>
            <w:sz w:val="24"/>
            <w:szCs w:val="24"/>
          </w:rPr>
          <w:t>https://www.instagram.com/reel/DX6Z4o1o7nh/?utm_source=ig_web_copy_link&amp;igsh=MzRlODBiNWFlZA==</w:t>
        </w:r>
      </w:hyperlink>
    </w:p>
    <w:p w14:paraId="29232BC3" w14:textId="7E7CB2C3" w:rsidR="00567F13" w:rsidRPr="00567F13" w:rsidRDefault="006E6845">
      <w:pPr>
        <w:numPr>
          <w:ilvl w:val="0"/>
          <w:numId w:val="19"/>
        </w:numPr>
        <w:pBdr>
          <w:top w:val="nil"/>
          <w:left w:val="nil"/>
          <w:bottom w:val="nil"/>
          <w:right w:val="nil"/>
          <w:between w:val="nil"/>
        </w:pBdr>
        <w:spacing w:after="0"/>
        <w:ind w:left="-426"/>
        <w:rPr>
          <w:rFonts w:ascii="Cambria" w:eastAsiaTheme="minorEastAsia" w:hAnsi="Cambria" w:cstheme="minorHAnsi"/>
          <w:bCs/>
          <w:sz w:val="24"/>
          <w:szCs w:val="24"/>
        </w:rPr>
      </w:pPr>
      <w:r>
        <w:rPr>
          <w:rFonts w:ascii="Cambria" w:eastAsiaTheme="minorEastAsia" w:hAnsi="Cambria" w:cstheme="minorHAnsi"/>
          <w:bCs/>
          <w:sz w:val="24"/>
          <w:szCs w:val="24"/>
        </w:rPr>
        <w:t xml:space="preserve">Cauliflower pulao: </w:t>
      </w:r>
      <w:hyperlink r:id="rId1028" w:history="1">
        <w:r w:rsidRPr="00B03048">
          <w:rPr>
            <w:rStyle w:val="Hyperlink"/>
            <w:rFonts w:ascii="Cambria" w:eastAsiaTheme="minorEastAsia" w:hAnsi="Cambria" w:cstheme="minorHAnsi"/>
            <w:bCs/>
            <w:sz w:val="24"/>
            <w:szCs w:val="24"/>
          </w:rPr>
          <w:t>https://youtu.be/VWjGajvqkhI?si=t27au6PUITepMiPJ</w:t>
        </w:r>
      </w:hyperlink>
      <w:r>
        <w:rPr>
          <w:rFonts w:ascii="Cambria" w:eastAsiaTheme="minorEastAsia" w:hAnsi="Cambria" w:cstheme="minorHAnsi"/>
          <w:bCs/>
          <w:sz w:val="24"/>
          <w:szCs w:val="24"/>
        </w:rPr>
        <w:t xml:space="preserve"> </w:t>
      </w:r>
    </w:p>
    <w:p w14:paraId="4D97261A" w14:textId="77777777" w:rsidR="00CF3448" w:rsidRDefault="00CF3448">
      <w:pPr>
        <w:numPr>
          <w:ilvl w:val="0"/>
          <w:numId w:val="19"/>
        </w:numPr>
        <w:pBdr>
          <w:top w:val="nil"/>
          <w:left w:val="nil"/>
          <w:bottom w:val="nil"/>
          <w:right w:val="nil"/>
          <w:between w:val="nil"/>
        </w:pBdr>
        <w:spacing w:after="0"/>
        <w:ind w:left="-426"/>
        <w:rPr>
          <w:rFonts w:ascii="Cambria" w:eastAsia="Cambria" w:hAnsi="Cambria" w:cs="Cambria"/>
          <w:color w:val="000000"/>
          <w:sz w:val="24"/>
          <w:szCs w:val="24"/>
        </w:rPr>
      </w:pPr>
    </w:p>
    <w:p w14:paraId="64FD07EB" w14:textId="77777777" w:rsidR="00A971B5" w:rsidRPr="001955F6" w:rsidRDefault="00A971B5">
      <w:pPr>
        <w:ind w:left="-426"/>
        <w:rPr>
          <w:rFonts w:ascii="Cambria" w:eastAsia="Cambria" w:hAnsi="Cambria" w:cs="Cambria"/>
          <w:color w:val="000000"/>
          <w:sz w:val="24"/>
          <w:szCs w:val="24"/>
        </w:rPr>
      </w:pPr>
    </w:p>
    <w:p w14:paraId="5A25A666" w14:textId="77777777" w:rsidR="00A971B5" w:rsidRDefault="00F75C53">
      <w:pPr>
        <w:ind w:left="-426"/>
        <w:rPr>
          <w:rFonts w:ascii="Cambria" w:eastAsia="Cambria" w:hAnsi="Cambria" w:cs="Cambria"/>
          <w:b/>
          <w:color w:val="FF0000"/>
          <w:sz w:val="24"/>
          <w:szCs w:val="24"/>
          <w:u w:val="single"/>
        </w:rPr>
      </w:pPr>
      <w:r>
        <w:rPr>
          <w:rFonts w:ascii="Cambria" w:eastAsia="Cambria" w:hAnsi="Cambria" w:cs="Cambria"/>
          <w:b/>
          <w:color w:val="FF0000"/>
          <w:sz w:val="24"/>
          <w:szCs w:val="24"/>
          <w:u w:val="single"/>
        </w:rPr>
        <w:t>NON-VEG:</w:t>
      </w:r>
    </w:p>
    <w:p w14:paraId="716D83B3" w14:textId="77777777" w:rsidR="00A971B5" w:rsidRDefault="00F75C53">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EGG RICE (RECIPE- </w:t>
      </w:r>
      <w:hyperlink r:id="rId1029">
        <w:r>
          <w:rPr>
            <w:rFonts w:ascii="Cambria" w:eastAsia="Cambria" w:hAnsi="Cambria" w:cs="Cambria"/>
            <w:color w:val="0563C1"/>
            <w:sz w:val="24"/>
            <w:szCs w:val="24"/>
            <w:u w:val="single"/>
          </w:rPr>
          <w:t>https://www.youtube.com/watch?v=GRx4pLp4VUg</w:t>
        </w:r>
      </w:hyperlink>
      <w:r>
        <w:rPr>
          <w:rFonts w:ascii="Cambria" w:eastAsia="Cambria" w:hAnsi="Cambria" w:cs="Cambria"/>
          <w:color w:val="000000"/>
          <w:sz w:val="24"/>
          <w:szCs w:val="24"/>
        </w:rPr>
        <w:t xml:space="preserve"> ) </w:t>
      </w:r>
    </w:p>
    <w:p w14:paraId="11625268" w14:textId="56A60AFE" w:rsidR="00A971B5" w:rsidRDefault="00F75C53">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MUSHROOM EGG RICE (RECIPE-</w:t>
      </w:r>
      <w:r w:rsidR="00A47E3C">
        <w:rPr>
          <w:rFonts w:ascii="Cambria" w:eastAsia="Cambria" w:hAnsi="Cambria" w:cs="Cambria"/>
          <w:color w:val="000000"/>
          <w:sz w:val="24"/>
          <w:szCs w:val="24"/>
        </w:rPr>
        <w:t xml:space="preserve"> </w:t>
      </w:r>
      <w:hyperlink r:id="rId1030" w:history="1">
        <w:r w:rsidR="00A47E3C" w:rsidRPr="002A4624">
          <w:rPr>
            <w:rStyle w:val="Hyperlink"/>
            <w:rFonts w:ascii="Cambria" w:eastAsia="Cambria" w:hAnsi="Cambria" w:cs="Cambria"/>
            <w:sz w:val="24"/>
            <w:szCs w:val="24"/>
          </w:rPr>
          <w:t>https://youtube.com/shorts/RnmfPcHBW3Y?si=1C_fh6Y3lsW4q-pH</w:t>
        </w:r>
      </w:hyperlink>
      <w:r w:rsidR="00A47E3C">
        <w:rPr>
          <w:rFonts w:ascii="Cambria" w:eastAsia="Cambria" w:hAnsi="Cambria" w:cs="Cambria"/>
          <w:color w:val="000000"/>
          <w:sz w:val="24"/>
          <w:szCs w:val="24"/>
        </w:rPr>
        <w:t xml:space="preserve"> (use less oil)/</w:t>
      </w:r>
      <w:r>
        <w:rPr>
          <w:rFonts w:ascii="Cambria" w:eastAsia="Cambria" w:hAnsi="Cambria" w:cs="Cambria"/>
          <w:color w:val="000000"/>
          <w:sz w:val="24"/>
          <w:szCs w:val="24"/>
        </w:rPr>
        <w:t xml:space="preserve"> </w:t>
      </w:r>
      <w:hyperlink r:id="rId1031">
        <w:r>
          <w:rPr>
            <w:rFonts w:ascii="Cambria" w:eastAsia="Cambria" w:hAnsi="Cambria" w:cs="Cambria"/>
            <w:color w:val="0563C1"/>
            <w:sz w:val="24"/>
            <w:szCs w:val="24"/>
            <w:u w:val="single"/>
          </w:rPr>
          <w:t>https://www.youtube.com/shorts/bVnM_aUg8OU</w:t>
        </w:r>
      </w:hyperlink>
      <w:r>
        <w:rPr>
          <w:rFonts w:ascii="Cambria" w:eastAsia="Cambria" w:hAnsi="Cambria" w:cs="Cambria"/>
          <w:color w:val="000000"/>
          <w:sz w:val="24"/>
          <w:szCs w:val="24"/>
        </w:rPr>
        <w:t xml:space="preserve"> ) </w:t>
      </w:r>
    </w:p>
    <w:p w14:paraId="0400144F" w14:textId="126F9D2D" w:rsidR="00A971B5" w:rsidRPr="00A54E7A" w:rsidRDefault="00F75C53">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Chicken Biryani (recipe- </w:t>
      </w:r>
      <w:hyperlink r:id="rId1032" w:history="1">
        <w:r w:rsidR="009653E7" w:rsidRPr="00B23464">
          <w:rPr>
            <w:rStyle w:val="Hyperlink"/>
            <w:rFonts w:ascii="Cambria" w:eastAsia="Cambria" w:hAnsi="Cambria" w:cs="Cambria"/>
            <w:sz w:val="24"/>
            <w:szCs w:val="24"/>
          </w:rPr>
          <w:t>https://youtu.be/mAzUMu0AIsE?si=erWeVj94dDA5CPfn</w:t>
        </w:r>
      </w:hyperlink>
      <w:r>
        <w:rPr>
          <w:rFonts w:ascii="Cambria" w:eastAsia="Cambria" w:hAnsi="Cambria" w:cs="Cambria"/>
          <w:color w:val="000000"/>
          <w:sz w:val="24"/>
          <w:szCs w:val="24"/>
        </w:rPr>
        <w:t xml:space="preserve"> )</w:t>
      </w:r>
    </w:p>
    <w:p w14:paraId="1A05584F" w14:textId="222BDED8" w:rsidR="00A54E7A" w:rsidRPr="0044353B" w:rsidRDefault="00A54E7A">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Mushroom egg fried rice: </w:t>
      </w:r>
      <w:hyperlink r:id="rId1033" w:history="1">
        <w:r w:rsidRPr="003D648F">
          <w:rPr>
            <w:rStyle w:val="Hyperlink"/>
            <w:rFonts w:ascii="Cambria" w:eastAsia="Cambria" w:hAnsi="Cambria" w:cs="Cambria"/>
            <w:sz w:val="24"/>
            <w:szCs w:val="24"/>
          </w:rPr>
          <w:t>https://youtu.be/91nMlvjQw3U?si=feceRAqZ7FBoh1Sc</w:t>
        </w:r>
      </w:hyperlink>
      <w:r>
        <w:rPr>
          <w:rFonts w:ascii="Cambria" w:eastAsia="Cambria" w:hAnsi="Cambria" w:cs="Cambria"/>
          <w:color w:val="000000"/>
          <w:sz w:val="24"/>
          <w:szCs w:val="24"/>
        </w:rPr>
        <w:t xml:space="preserve"> </w:t>
      </w:r>
    </w:p>
    <w:p w14:paraId="108CBCE1" w14:textId="7C2BD075" w:rsidR="0044353B" w:rsidRPr="0044353B" w:rsidRDefault="0044353B">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One pot chicken rice: </w:t>
      </w:r>
      <w:hyperlink r:id="rId1034" w:history="1">
        <w:r w:rsidRPr="00B44D47">
          <w:rPr>
            <w:rStyle w:val="Hyperlink"/>
            <w:rFonts w:ascii="Cambria" w:eastAsia="Cambria" w:hAnsi="Cambria" w:cs="Cambria"/>
            <w:sz w:val="24"/>
            <w:szCs w:val="24"/>
          </w:rPr>
          <w:t>https://youtube.com/shorts/XjRQzU_ckb4?si=u_TznEfg4WsXPIL0</w:t>
        </w:r>
      </w:hyperlink>
    </w:p>
    <w:p w14:paraId="19ABDF5D" w14:textId="77777777" w:rsidR="0044353B" w:rsidRDefault="0044353B">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p>
    <w:p w14:paraId="1217DAD7" w14:textId="77777777" w:rsidR="00A971B5" w:rsidRDefault="00A971B5">
      <w:pPr>
        <w:pBdr>
          <w:bottom w:val="single" w:sz="4" w:space="1" w:color="000000"/>
        </w:pBdr>
        <w:ind w:left="-426"/>
        <w:rPr>
          <w:rFonts w:ascii="Cambria" w:eastAsia="Cambria" w:hAnsi="Cambria" w:cs="Cambria"/>
          <w:color w:val="0563C1"/>
          <w:sz w:val="24"/>
          <w:szCs w:val="24"/>
          <w:u w:val="single"/>
        </w:rPr>
      </w:pPr>
    </w:p>
    <w:p w14:paraId="3833302A" w14:textId="77777777"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t>THALIPEETH</w:t>
      </w:r>
    </w:p>
    <w:p w14:paraId="1ECB8EBB" w14:textId="77777777" w:rsidR="00A971B5" w:rsidRDefault="00F75C53">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THALIPEETH (RECIPE - </w:t>
      </w:r>
      <w:hyperlink r:id="rId1035">
        <w:r>
          <w:rPr>
            <w:rFonts w:ascii="Cambria" w:eastAsia="Cambria" w:hAnsi="Cambria" w:cs="Cambria"/>
            <w:color w:val="0563C1"/>
            <w:sz w:val="24"/>
            <w:szCs w:val="24"/>
            <w:u w:val="single"/>
          </w:rPr>
          <w:t>https://www.youtube.com/watch?v=Oo5TyQG0_2c</w:t>
        </w:r>
      </w:hyperlink>
      <w:r>
        <w:rPr>
          <w:rFonts w:ascii="Cambria" w:eastAsia="Cambria" w:hAnsi="Cambria" w:cs="Cambria"/>
          <w:color w:val="0563C1"/>
          <w:sz w:val="24"/>
          <w:szCs w:val="24"/>
          <w:u w:val="single"/>
        </w:rPr>
        <w:t xml:space="preserve"> )</w:t>
      </w:r>
    </w:p>
    <w:p w14:paraId="022F5CC0" w14:textId="77777777" w:rsidR="00A971B5" w:rsidRDefault="00F75C53">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VEGETABLE THALIPEETH (RECIPE-</w:t>
      </w:r>
      <w:r>
        <w:rPr>
          <w:rFonts w:ascii="Cambria" w:eastAsia="Cambria" w:hAnsi="Cambria" w:cs="Cambria"/>
          <w:color w:val="0563C1"/>
          <w:sz w:val="24"/>
          <w:szCs w:val="24"/>
          <w:u w:val="single"/>
        </w:rPr>
        <w:t xml:space="preserve"> </w:t>
      </w:r>
      <w:hyperlink r:id="rId1036">
        <w:r>
          <w:rPr>
            <w:rFonts w:ascii="Cambria" w:eastAsia="Cambria" w:hAnsi="Cambria" w:cs="Cambria"/>
            <w:color w:val="1155CC"/>
            <w:sz w:val="24"/>
            <w:szCs w:val="24"/>
            <w:u w:val="single"/>
          </w:rPr>
          <w:t>https://youtu.be/IfPXfIOPE6k?si=q04fF8okoOcd07Na</w:t>
        </w:r>
      </w:hyperlink>
      <w:r>
        <w:rPr>
          <w:rFonts w:ascii="Cambria" w:eastAsia="Cambria" w:hAnsi="Cambria" w:cs="Cambria"/>
          <w:color w:val="0563C1"/>
          <w:sz w:val="24"/>
          <w:szCs w:val="24"/>
          <w:u w:val="single"/>
        </w:rPr>
        <w:t xml:space="preserve"> </w:t>
      </w:r>
    </w:p>
    <w:p w14:paraId="6E05E9CB" w14:textId="77777777" w:rsidR="00A971B5" w:rsidRDefault="00F75C53">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MULTIGRAIN THALIPEETH) RECIPE-</w:t>
      </w:r>
      <w:r>
        <w:rPr>
          <w:rFonts w:ascii="Cambria" w:eastAsia="Cambria" w:hAnsi="Cambria" w:cs="Cambria"/>
          <w:color w:val="0563C1"/>
          <w:sz w:val="24"/>
          <w:szCs w:val="24"/>
          <w:u w:val="single"/>
        </w:rPr>
        <w:t xml:space="preserve"> </w:t>
      </w:r>
      <w:hyperlink r:id="rId1037">
        <w:r>
          <w:rPr>
            <w:rFonts w:ascii="Cambria" w:eastAsia="Cambria" w:hAnsi="Cambria" w:cs="Cambria"/>
            <w:color w:val="0563C1"/>
            <w:sz w:val="24"/>
            <w:szCs w:val="24"/>
            <w:u w:val="single"/>
          </w:rPr>
          <w:t>https://www.youtube.com/watch?v=5ARNh0yDyT4</w:t>
        </w:r>
      </w:hyperlink>
      <w:r>
        <w:rPr>
          <w:rFonts w:ascii="Cambria" w:eastAsia="Cambria" w:hAnsi="Cambria" w:cs="Cambria"/>
          <w:color w:val="0563C1"/>
          <w:sz w:val="24"/>
          <w:szCs w:val="24"/>
          <w:u w:val="single"/>
        </w:rPr>
        <w:t xml:space="preserve"> )</w:t>
      </w:r>
    </w:p>
    <w:p w14:paraId="73E70BDA" w14:textId="77777777" w:rsidR="00A971B5" w:rsidRDefault="00F75C53">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KOKI (RECIPE- </w:t>
      </w:r>
      <w:hyperlink r:id="rId1038">
        <w:r>
          <w:rPr>
            <w:rFonts w:ascii="Cambria" w:eastAsia="Cambria" w:hAnsi="Cambria" w:cs="Cambria"/>
            <w:color w:val="0563C1"/>
            <w:sz w:val="24"/>
            <w:szCs w:val="24"/>
            <w:u w:val="single"/>
          </w:rPr>
          <w:t>https://www.youtube.com/watch?v=-XjXdVPkRWk</w:t>
        </w:r>
      </w:hyperlink>
      <w:r>
        <w:rPr>
          <w:rFonts w:ascii="Cambria" w:eastAsia="Cambria" w:hAnsi="Cambria" w:cs="Cambria"/>
          <w:color w:val="000000"/>
          <w:sz w:val="24"/>
          <w:szCs w:val="24"/>
        </w:rPr>
        <w:t xml:space="preserve"> ) </w:t>
      </w:r>
    </w:p>
    <w:p w14:paraId="01BEABC0" w14:textId="77777777" w:rsidR="00A971B5" w:rsidRPr="00167208" w:rsidRDefault="00F75C53">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DODA (RECIPE- </w:t>
      </w:r>
      <w:hyperlink r:id="rId1039">
        <w:r>
          <w:rPr>
            <w:rFonts w:ascii="Cambria" w:eastAsia="Cambria" w:hAnsi="Cambria" w:cs="Cambria"/>
            <w:color w:val="0563C1"/>
            <w:sz w:val="24"/>
            <w:szCs w:val="24"/>
            <w:u w:val="single"/>
          </w:rPr>
          <w:t>https://www.youtube.com/watch?v=mwRFl64zui0</w:t>
        </w:r>
      </w:hyperlink>
      <w:r>
        <w:rPr>
          <w:rFonts w:ascii="Cambria" w:eastAsia="Cambria" w:hAnsi="Cambria" w:cs="Cambria"/>
          <w:color w:val="000000"/>
          <w:sz w:val="24"/>
          <w:szCs w:val="24"/>
        </w:rPr>
        <w:t xml:space="preserve"> ) </w:t>
      </w:r>
    </w:p>
    <w:p w14:paraId="50862A02" w14:textId="472E1B5C" w:rsidR="00167208" w:rsidRDefault="00167208">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Jowar </w:t>
      </w:r>
      <w:proofErr w:type="spellStart"/>
      <w:r>
        <w:rPr>
          <w:rFonts w:ascii="Cambria" w:eastAsia="Cambria" w:hAnsi="Cambria" w:cs="Cambria"/>
          <w:color w:val="000000"/>
          <w:sz w:val="24"/>
          <w:szCs w:val="24"/>
        </w:rPr>
        <w:t>doda</w:t>
      </w:r>
      <w:proofErr w:type="spellEnd"/>
      <w:r>
        <w:rPr>
          <w:rFonts w:ascii="Cambria" w:eastAsia="Cambria" w:hAnsi="Cambria" w:cs="Cambria"/>
          <w:color w:val="000000"/>
          <w:sz w:val="24"/>
          <w:szCs w:val="24"/>
        </w:rPr>
        <w:t xml:space="preserve">: </w:t>
      </w:r>
      <w:hyperlink r:id="rId1040" w:history="1">
        <w:r w:rsidRPr="004C4E10">
          <w:rPr>
            <w:rStyle w:val="Hyperlink"/>
            <w:rFonts w:ascii="Cambria" w:eastAsia="Cambria" w:hAnsi="Cambria" w:cs="Cambria"/>
            <w:sz w:val="24"/>
            <w:szCs w:val="24"/>
          </w:rPr>
          <w:t>https://youtu.be/c23wnQsDiF4?si=eSaf5FQzyJGt-0ER</w:t>
        </w:r>
      </w:hyperlink>
      <w:r>
        <w:rPr>
          <w:rFonts w:ascii="Cambria" w:eastAsia="Cambria" w:hAnsi="Cambria" w:cs="Cambria"/>
          <w:color w:val="000000"/>
          <w:sz w:val="24"/>
          <w:szCs w:val="24"/>
        </w:rPr>
        <w:t xml:space="preserve"> </w:t>
      </w:r>
    </w:p>
    <w:p w14:paraId="0ACF9A7A" w14:textId="77777777" w:rsidR="00A971B5" w:rsidRDefault="00F75C53">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JOWAR BAJRA DHEBRA (RECIPE- </w:t>
      </w:r>
      <w:hyperlink r:id="rId1041">
        <w:r>
          <w:rPr>
            <w:rFonts w:ascii="Cambria" w:eastAsia="Cambria" w:hAnsi="Cambria" w:cs="Cambria"/>
            <w:color w:val="0563C1"/>
            <w:sz w:val="24"/>
            <w:szCs w:val="24"/>
            <w:u w:val="single"/>
          </w:rPr>
          <w:t>https://youtu.be/HrtFTWFT2jg?feature=shared</w:t>
        </w:r>
      </w:hyperlink>
      <w:r>
        <w:rPr>
          <w:rFonts w:ascii="Cambria" w:eastAsia="Cambria" w:hAnsi="Cambria" w:cs="Cambria"/>
          <w:color w:val="000000"/>
          <w:sz w:val="24"/>
          <w:szCs w:val="24"/>
        </w:rPr>
        <w:t xml:space="preserve"> )</w:t>
      </w:r>
    </w:p>
    <w:p w14:paraId="5965F6DD" w14:textId="77777777" w:rsidR="00A971B5" w:rsidRDefault="00F75C53">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SABUDANA THALIPEETH (RECIPE- </w:t>
      </w:r>
      <w:hyperlink r:id="rId1042">
        <w:r>
          <w:rPr>
            <w:rFonts w:ascii="Cambria" w:eastAsia="Cambria" w:hAnsi="Cambria" w:cs="Cambria"/>
            <w:color w:val="0563C1"/>
            <w:sz w:val="24"/>
            <w:szCs w:val="24"/>
            <w:u w:val="single"/>
          </w:rPr>
          <w:t>https://www.youtube.com/watch?v=CezjeTmvTmA</w:t>
        </w:r>
      </w:hyperlink>
      <w:r>
        <w:rPr>
          <w:rFonts w:ascii="Cambria" w:eastAsia="Cambria" w:hAnsi="Cambria" w:cs="Cambria"/>
          <w:color w:val="000000"/>
          <w:sz w:val="24"/>
          <w:szCs w:val="24"/>
        </w:rPr>
        <w:t xml:space="preserve"> ) </w:t>
      </w:r>
    </w:p>
    <w:p w14:paraId="37BC6421" w14:textId="77777777" w:rsidR="00A971B5" w:rsidRDefault="00F75C53">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OATS THALIPEETH (RECIPE- </w:t>
      </w:r>
      <w:hyperlink r:id="rId1043">
        <w:r>
          <w:rPr>
            <w:rFonts w:ascii="Cambria" w:eastAsia="Cambria" w:hAnsi="Cambria" w:cs="Cambria"/>
            <w:color w:val="0563C1"/>
            <w:sz w:val="24"/>
            <w:szCs w:val="24"/>
            <w:u w:val="single"/>
          </w:rPr>
          <w:t>https://www.youtube.com/watch?v=fK_hyQXM_Sw</w:t>
        </w:r>
      </w:hyperlink>
      <w:r>
        <w:rPr>
          <w:rFonts w:ascii="Cambria" w:eastAsia="Cambria" w:hAnsi="Cambria" w:cs="Cambria"/>
          <w:color w:val="000000"/>
          <w:sz w:val="24"/>
          <w:szCs w:val="24"/>
        </w:rPr>
        <w:t xml:space="preserve"> ) </w:t>
      </w:r>
    </w:p>
    <w:p w14:paraId="515A071A" w14:textId="77777777" w:rsidR="00A971B5" w:rsidRPr="004E0E37" w:rsidRDefault="00F75C53">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156" w:name="_Hlk166169102"/>
      <w:r>
        <w:rPr>
          <w:rFonts w:ascii="Cambria" w:eastAsia="Cambria" w:hAnsi="Cambria" w:cs="Cambria"/>
          <w:color w:val="000000"/>
          <w:sz w:val="24"/>
          <w:szCs w:val="24"/>
        </w:rPr>
        <w:t xml:space="preserve">SOYA THALIPEETH (RECIPE- </w:t>
      </w:r>
      <w:hyperlink r:id="rId1044">
        <w:r>
          <w:rPr>
            <w:rFonts w:ascii="Cambria" w:eastAsia="Cambria" w:hAnsi="Cambria" w:cs="Cambria"/>
            <w:color w:val="0563C1"/>
            <w:sz w:val="24"/>
            <w:szCs w:val="24"/>
            <w:u w:val="single"/>
          </w:rPr>
          <w:t>https://www.youtube.com/watch?v=mR_MMKI-qmE</w:t>
        </w:r>
      </w:hyperlink>
      <w:bookmarkEnd w:id="156"/>
      <w:r>
        <w:rPr>
          <w:rFonts w:ascii="Cambria" w:eastAsia="Cambria" w:hAnsi="Cambria" w:cs="Cambria"/>
          <w:color w:val="000000"/>
          <w:sz w:val="24"/>
          <w:szCs w:val="24"/>
        </w:rPr>
        <w:t xml:space="preserve"> )</w:t>
      </w:r>
    </w:p>
    <w:p w14:paraId="46B04C01" w14:textId="51C050EA" w:rsidR="004E0E37" w:rsidRPr="004E0E37" w:rsidRDefault="004E0E37">
      <w:pPr>
        <w:numPr>
          <w:ilvl w:val="0"/>
          <w:numId w:val="26"/>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Multigrain </w:t>
      </w:r>
      <w:proofErr w:type="spellStart"/>
      <w:r>
        <w:rPr>
          <w:rFonts w:ascii="Cambria" w:eastAsia="Cambria" w:hAnsi="Cambria" w:cs="Cambria"/>
          <w:color w:val="000000"/>
          <w:sz w:val="24"/>
          <w:szCs w:val="24"/>
        </w:rPr>
        <w:t>methi</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thalipeeth</w:t>
      </w:r>
      <w:proofErr w:type="spellEnd"/>
      <w:r>
        <w:rPr>
          <w:rFonts w:ascii="Cambria" w:eastAsia="Cambria" w:hAnsi="Cambria" w:cs="Cambria"/>
          <w:color w:val="000000"/>
          <w:sz w:val="24"/>
          <w:szCs w:val="24"/>
        </w:rPr>
        <w:t xml:space="preserve">: </w:t>
      </w:r>
      <w:hyperlink r:id="rId1045" w:history="1">
        <w:r w:rsidRPr="00BD2F27">
          <w:rPr>
            <w:rStyle w:val="Hyperlink"/>
            <w:rFonts w:ascii="Cambria" w:eastAsia="Cambria" w:hAnsi="Cambria" w:cs="Cambria"/>
            <w:sz w:val="24"/>
            <w:szCs w:val="24"/>
          </w:rPr>
          <w:t>https://youtu.be/UBnbzr8BvWg?si=bdBMH4ybhCuVC5S4</w:t>
        </w:r>
      </w:hyperlink>
      <w:r>
        <w:rPr>
          <w:rFonts w:ascii="Cambria" w:eastAsia="Cambria" w:hAnsi="Cambria" w:cs="Cambria"/>
          <w:color w:val="000000"/>
          <w:sz w:val="24"/>
          <w:szCs w:val="24"/>
        </w:rPr>
        <w:t xml:space="preserve"> </w:t>
      </w:r>
    </w:p>
    <w:p w14:paraId="717ED0ED" w14:textId="761BD447" w:rsidR="004E0E37" w:rsidRDefault="00E8380A">
      <w:pPr>
        <w:numPr>
          <w:ilvl w:val="0"/>
          <w:numId w:val="26"/>
        </w:numPr>
        <w:pBdr>
          <w:top w:val="nil"/>
          <w:left w:val="nil"/>
          <w:bottom w:val="nil"/>
          <w:right w:val="nil"/>
          <w:between w:val="nil"/>
        </w:pBdr>
        <w:spacing w:after="0"/>
        <w:ind w:left="-426" w:hanging="359"/>
        <w:rPr>
          <w:rFonts w:ascii="Cambria" w:eastAsiaTheme="minorEastAsia" w:hAnsi="Cambria" w:cstheme="minorHAnsi"/>
          <w:bCs/>
          <w:sz w:val="24"/>
          <w:szCs w:val="24"/>
        </w:rPr>
      </w:pPr>
      <w:r w:rsidRPr="00E8380A">
        <w:rPr>
          <w:rFonts w:ascii="Cambria" w:eastAsiaTheme="minorEastAsia" w:hAnsi="Cambria" w:cstheme="minorHAnsi"/>
          <w:bCs/>
          <w:sz w:val="24"/>
          <w:szCs w:val="24"/>
        </w:rPr>
        <w:t xml:space="preserve">Cucumber </w:t>
      </w:r>
      <w:proofErr w:type="spellStart"/>
      <w:r w:rsidRPr="00E8380A">
        <w:rPr>
          <w:rFonts w:ascii="Cambria" w:eastAsiaTheme="minorEastAsia" w:hAnsi="Cambria" w:cstheme="minorHAnsi"/>
          <w:bCs/>
          <w:sz w:val="24"/>
          <w:szCs w:val="24"/>
        </w:rPr>
        <w:t>thalipeeth</w:t>
      </w:r>
      <w:proofErr w:type="spellEnd"/>
      <w:r w:rsidRPr="00E8380A">
        <w:rPr>
          <w:rFonts w:ascii="Cambria" w:eastAsiaTheme="minorEastAsia" w:hAnsi="Cambria" w:cstheme="minorHAnsi"/>
          <w:bCs/>
          <w:sz w:val="24"/>
          <w:szCs w:val="24"/>
        </w:rPr>
        <w:t>:</w:t>
      </w:r>
      <w:r>
        <w:rPr>
          <w:rFonts w:ascii="Cambria" w:eastAsiaTheme="minorEastAsia" w:hAnsi="Cambria" w:cstheme="minorHAnsi"/>
          <w:bCs/>
          <w:sz w:val="24"/>
          <w:szCs w:val="24"/>
        </w:rPr>
        <w:t xml:space="preserve"> </w:t>
      </w:r>
      <w:hyperlink r:id="rId1046" w:history="1">
        <w:r w:rsidRPr="00F65CD1">
          <w:rPr>
            <w:rStyle w:val="Hyperlink"/>
            <w:rFonts w:ascii="Cambria" w:eastAsiaTheme="minorEastAsia" w:hAnsi="Cambria" w:cstheme="minorHAnsi"/>
            <w:bCs/>
            <w:sz w:val="24"/>
            <w:szCs w:val="24"/>
          </w:rPr>
          <w:t>https://www.instagram.com/reel/DIbMvPPTb1q/?igsh=MXRqZ21ncGptZGtobw==</w:t>
        </w:r>
      </w:hyperlink>
      <w:r>
        <w:rPr>
          <w:rFonts w:ascii="Cambria" w:eastAsiaTheme="minorEastAsia" w:hAnsi="Cambria" w:cstheme="minorHAnsi"/>
          <w:bCs/>
          <w:sz w:val="24"/>
          <w:szCs w:val="24"/>
        </w:rPr>
        <w:t xml:space="preserve"> </w:t>
      </w:r>
    </w:p>
    <w:p w14:paraId="51B99A97" w14:textId="5004FA70" w:rsidR="00B217D1" w:rsidRDefault="00B217D1">
      <w:pPr>
        <w:numPr>
          <w:ilvl w:val="0"/>
          <w:numId w:val="26"/>
        </w:numPr>
        <w:pBdr>
          <w:top w:val="nil"/>
          <w:left w:val="nil"/>
          <w:bottom w:val="nil"/>
          <w:right w:val="nil"/>
          <w:between w:val="nil"/>
        </w:pBdr>
        <w:spacing w:after="0"/>
        <w:ind w:left="-426" w:hanging="359"/>
        <w:rPr>
          <w:rFonts w:ascii="Cambria" w:eastAsiaTheme="minorEastAsia" w:hAnsi="Cambria" w:cstheme="minorHAnsi"/>
          <w:bCs/>
          <w:sz w:val="24"/>
          <w:szCs w:val="24"/>
        </w:rPr>
      </w:pPr>
      <w:r>
        <w:rPr>
          <w:rFonts w:ascii="Cambria" w:eastAsiaTheme="minorEastAsia" w:hAnsi="Cambria" w:cstheme="minorHAnsi"/>
          <w:bCs/>
          <w:sz w:val="24"/>
          <w:szCs w:val="24"/>
        </w:rPr>
        <w:t xml:space="preserve">Paneer </w:t>
      </w:r>
      <w:proofErr w:type="spellStart"/>
      <w:r>
        <w:rPr>
          <w:rFonts w:ascii="Cambria" w:eastAsiaTheme="minorEastAsia" w:hAnsi="Cambria" w:cstheme="minorHAnsi"/>
          <w:bCs/>
          <w:sz w:val="24"/>
          <w:szCs w:val="24"/>
        </w:rPr>
        <w:t>koki</w:t>
      </w:r>
      <w:proofErr w:type="spellEnd"/>
      <w:r>
        <w:rPr>
          <w:rFonts w:ascii="Cambria" w:eastAsiaTheme="minorEastAsia" w:hAnsi="Cambria" w:cstheme="minorHAnsi"/>
          <w:bCs/>
          <w:sz w:val="24"/>
          <w:szCs w:val="24"/>
        </w:rPr>
        <w:t xml:space="preserve">: </w:t>
      </w:r>
      <w:hyperlink r:id="rId1047" w:history="1">
        <w:r w:rsidRPr="006F373E">
          <w:rPr>
            <w:rStyle w:val="Hyperlink"/>
            <w:rFonts w:ascii="Cambria" w:eastAsiaTheme="minorEastAsia" w:hAnsi="Cambria" w:cstheme="minorHAnsi"/>
            <w:bCs/>
            <w:sz w:val="24"/>
            <w:szCs w:val="24"/>
          </w:rPr>
          <w:t>https://www.instagram.com/reel/DOK9KjbErdl/?utm_source=ig_web_copy_link&amp;igsh=MzRlODBiNWFlZA==</w:t>
        </w:r>
      </w:hyperlink>
    </w:p>
    <w:p w14:paraId="43ACE8BB" w14:textId="7ABCA4BE" w:rsidR="00B217D1" w:rsidRDefault="00CB5A97">
      <w:pPr>
        <w:numPr>
          <w:ilvl w:val="0"/>
          <w:numId w:val="26"/>
        </w:numPr>
        <w:pBdr>
          <w:top w:val="nil"/>
          <w:left w:val="nil"/>
          <w:bottom w:val="nil"/>
          <w:right w:val="nil"/>
          <w:between w:val="nil"/>
        </w:pBdr>
        <w:spacing w:after="0"/>
        <w:ind w:left="-426" w:hanging="359"/>
        <w:rPr>
          <w:rFonts w:ascii="Cambria" w:eastAsiaTheme="minorEastAsia" w:hAnsi="Cambria" w:cstheme="minorHAnsi"/>
          <w:bCs/>
          <w:sz w:val="24"/>
          <w:szCs w:val="24"/>
        </w:rPr>
      </w:pPr>
      <w:r>
        <w:rPr>
          <w:rFonts w:ascii="Cambria" w:eastAsiaTheme="minorEastAsia" w:hAnsi="Cambria" w:cstheme="minorHAnsi"/>
          <w:bCs/>
          <w:sz w:val="24"/>
          <w:szCs w:val="24"/>
        </w:rPr>
        <w:t xml:space="preserve">Ragi beetroot </w:t>
      </w:r>
      <w:proofErr w:type="spellStart"/>
      <w:r>
        <w:rPr>
          <w:rFonts w:ascii="Cambria" w:eastAsiaTheme="minorEastAsia" w:hAnsi="Cambria" w:cstheme="minorHAnsi"/>
          <w:bCs/>
          <w:sz w:val="24"/>
          <w:szCs w:val="24"/>
        </w:rPr>
        <w:t>thalipeeth</w:t>
      </w:r>
      <w:proofErr w:type="spellEnd"/>
      <w:r>
        <w:rPr>
          <w:rFonts w:ascii="Cambria" w:eastAsiaTheme="minorEastAsia" w:hAnsi="Cambria" w:cstheme="minorHAnsi"/>
          <w:bCs/>
          <w:sz w:val="24"/>
          <w:szCs w:val="24"/>
        </w:rPr>
        <w:t xml:space="preserve">: </w:t>
      </w:r>
      <w:hyperlink r:id="rId1048" w:history="1">
        <w:r w:rsidRPr="00EE6A97">
          <w:rPr>
            <w:rStyle w:val="Hyperlink"/>
            <w:rFonts w:ascii="Cambria" w:eastAsiaTheme="minorEastAsia" w:hAnsi="Cambria" w:cstheme="minorHAnsi"/>
            <w:bCs/>
            <w:sz w:val="24"/>
            <w:szCs w:val="24"/>
          </w:rPr>
          <w:t>https://www.instagram.com/reel/DPOR_OHCIme/?utm_source=ig_web_copy_link</w:t>
        </w:r>
      </w:hyperlink>
    </w:p>
    <w:p w14:paraId="06E5C4A5" w14:textId="0B4FBAD9" w:rsidR="00CB5A97" w:rsidRDefault="00FB2DCD">
      <w:pPr>
        <w:numPr>
          <w:ilvl w:val="0"/>
          <w:numId w:val="26"/>
        </w:numPr>
        <w:pBdr>
          <w:top w:val="nil"/>
          <w:left w:val="nil"/>
          <w:bottom w:val="nil"/>
          <w:right w:val="nil"/>
          <w:between w:val="nil"/>
        </w:pBdr>
        <w:spacing w:after="0"/>
        <w:ind w:left="-426" w:hanging="359"/>
        <w:rPr>
          <w:rFonts w:ascii="Cambria" w:eastAsiaTheme="minorEastAsia" w:hAnsi="Cambria" w:cstheme="minorHAnsi"/>
          <w:bCs/>
          <w:sz w:val="24"/>
          <w:szCs w:val="24"/>
        </w:rPr>
      </w:pPr>
      <w:r>
        <w:rPr>
          <w:rFonts w:ascii="Cambria" w:eastAsiaTheme="minorEastAsia" w:hAnsi="Cambria" w:cstheme="minorHAnsi"/>
          <w:bCs/>
          <w:sz w:val="24"/>
          <w:szCs w:val="24"/>
        </w:rPr>
        <w:t xml:space="preserve">Carrot </w:t>
      </w:r>
      <w:proofErr w:type="spellStart"/>
      <w:r>
        <w:rPr>
          <w:rFonts w:ascii="Cambria" w:eastAsiaTheme="minorEastAsia" w:hAnsi="Cambria" w:cstheme="minorHAnsi"/>
          <w:bCs/>
          <w:sz w:val="24"/>
          <w:szCs w:val="24"/>
        </w:rPr>
        <w:t>rajgira</w:t>
      </w:r>
      <w:proofErr w:type="spellEnd"/>
      <w:r>
        <w:rPr>
          <w:rFonts w:ascii="Cambria" w:eastAsiaTheme="minorEastAsia" w:hAnsi="Cambria" w:cstheme="minorHAnsi"/>
          <w:bCs/>
          <w:sz w:val="24"/>
          <w:szCs w:val="24"/>
        </w:rPr>
        <w:t xml:space="preserve"> </w:t>
      </w:r>
      <w:proofErr w:type="spellStart"/>
      <w:r>
        <w:rPr>
          <w:rFonts w:ascii="Cambria" w:eastAsiaTheme="minorEastAsia" w:hAnsi="Cambria" w:cstheme="minorHAnsi"/>
          <w:bCs/>
          <w:sz w:val="24"/>
          <w:szCs w:val="24"/>
        </w:rPr>
        <w:t>thalipeeth</w:t>
      </w:r>
      <w:proofErr w:type="spellEnd"/>
      <w:r>
        <w:rPr>
          <w:rFonts w:ascii="Cambria" w:eastAsiaTheme="minorEastAsia" w:hAnsi="Cambria" w:cstheme="minorHAnsi"/>
          <w:bCs/>
          <w:sz w:val="24"/>
          <w:szCs w:val="24"/>
        </w:rPr>
        <w:t xml:space="preserve">: </w:t>
      </w:r>
      <w:hyperlink r:id="rId1049" w:history="1">
        <w:r w:rsidRPr="007A4468">
          <w:rPr>
            <w:rStyle w:val="Hyperlink"/>
            <w:rFonts w:ascii="Cambria" w:eastAsiaTheme="minorEastAsia" w:hAnsi="Cambria" w:cstheme="minorHAnsi"/>
            <w:bCs/>
            <w:sz w:val="24"/>
            <w:szCs w:val="24"/>
          </w:rPr>
          <w:t>https://youtube.com/shorts/Rf4DxrcsLHA?si=c20DUIbl7wggzp2q</w:t>
        </w:r>
      </w:hyperlink>
    </w:p>
    <w:p w14:paraId="256060E8" w14:textId="6443034A" w:rsidR="00FB2DCD" w:rsidRDefault="00DA11A6">
      <w:pPr>
        <w:numPr>
          <w:ilvl w:val="0"/>
          <w:numId w:val="26"/>
        </w:numPr>
        <w:pBdr>
          <w:top w:val="nil"/>
          <w:left w:val="nil"/>
          <w:bottom w:val="nil"/>
          <w:right w:val="nil"/>
          <w:between w:val="nil"/>
        </w:pBdr>
        <w:spacing w:after="0"/>
        <w:ind w:left="-426" w:hanging="359"/>
        <w:rPr>
          <w:rFonts w:ascii="Cambria" w:eastAsiaTheme="minorEastAsia" w:hAnsi="Cambria" w:cstheme="minorHAnsi"/>
          <w:bCs/>
          <w:sz w:val="24"/>
          <w:szCs w:val="24"/>
        </w:rPr>
      </w:pPr>
      <w:r>
        <w:rPr>
          <w:rFonts w:ascii="Cambria" w:eastAsiaTheme="minorEastAsia" w:hAnsi="Cambria" w:cstheme="minorHAnsi"/>
          <w:bCs/>
          <w:sz w:val="24"/>
          <w:szCs w:val="24"/>
        </w:rPr>
        <w:t xml:space="preserve">Jowar vegetable </w:t>
      </w:r>
      <w:proofErr w:type="spellStart"/>
      <w:r>
        <w:rPr>
          <w:rFonts w:ascii="Cambria" w:eastAsiaTheme="minorEastAsia" w:hAnsi="Cambria" w:cstheme="minorHAnsi"/>
          <w:bCs/>
          <w:sz w:val="24"/>
          <w:szCs w:val="24"/>
        </w:rPr>
        <w:t>thalipeeth</w:t>
      </w:r>
      <w:proofErr w:type="spellEnd"/>
      <w:r>
        <w:rPr>
          <w:rFonts w:ascii="Cambria" w:eastAsiaTheme="minorEastAsia" w:hAnsi="Cambria" w:cstheme="minorHAnsi"/>
          <w:bCs/>
          <w:sz w:val="24"/>
          <w:szCs w:val="24"/>
        </w:rPr>
        <w:t xml:space="preserve">: </w:t>
      </w:r>
      <w:hyperlink r:id="rId1050" w:history="1">
        <w:r w:rsidRPr="005F36A7">
          <w:rPr>
            <w:rStyle w:val="Hyperlink"/>
            <w:rFonts w:ascii="Cambria" w:eastAsiaTheme="minorEastAsia" w:hAnsi="Cambria" w:cstheme="minorHAnsi"/>
            <w:bCs/>
            <w:sz w:val="24"/>
            <w:szCs w:val="24"/>
          </w:rPr>
          <w:t>https://youtube.com/shorts/stiaslyt7kw?si=Oh9OpOQcn1No3LpA</w:t>
        </w:r>
      </w:hyperlink>
      <w:r>
        <w:rPr>
          <w:rFonts w:ascii="Cambria" w:eastAsiaTheme="minorEastAsia" w:hAnsi="Cambria" w:cstheme="minorHAnsi"/>
          <w:bCs/>
          <w:sz w:val="24"/>
          <w:szCs w:val="24"/>
        </w:rPr>
        <w:t xml:space="preserve"> </w:t>
      </w:r>
    </w:p>
    <w:p w14:paraId="31176B51" w14:textId="5B9E4B8A" w:rsidR="00567F13" w:rsidRDefault="00567F13">
      <w:pPr>
        <w:numPr>
          <w:ilvl w:val="0"/>
          <w:numId w:val="26"/>
        </w:numPr>
        <w:pBdr>
          <w:top w:val="nil"/>
          <w:left w:val="nil"/>
          <w:bottom w:val="nil"/>
          <w:right w:val="nil"/>
          <w:between w:val="nil"/>
        </w:pBdr>
        <w:spacing w:after="0"/>
        <w:ind w:left="-426" w:hanging="359"/>
        <w:rPr>
          <w:rFonts w:ascii="Cambria" w:eastAsiaTheme="minorEastAsia" w:hAnsi="Cambria" w:cstheme="minorHAnsi"/>
          <w:bCs/>
          <w:sz w:val="24"/>
          <w:szCs w:val="24"/>
        </w:rPr>
      </w:pPr>
      <w:r>
        <w:rPr>
          <w:rFonts w:ascii="Cambria" w:eastAsiaTheme="minorEastAsia" w:hAnsi="Cambria" w:cstheme="minorHAnsi"/>
          <w:bCs/>
          <w:sz w:val="24"/>
          <w:szCs w:val="24"/>
        </w:rPr>
        <w:t xml:space="preserve">High protein </w:t>
      </w:r>
      <w:proofErr w:type="spellStart"/>
      <w:r>
        <w:rPr>
          <w:rFonts w:ascii="Cambria" w:eastAsiaTheme="minorEastAsia" w:hAnsi="Cambria" w:cstheme="minorHAnsi"/>
          <w:bCs/>
          <w:sz w:val="24"/>
          <w:szCs w:val="24"/>
        </w:rPr>
        <w:t>thalipeeth</w:t>
      </w:r>
      <w:proofErr w:type="spellEnd"/>
      <w:r>
        <w:rPr>
          <w:rFonts w:ascii="Cambria" w:eastAsiaTheme="minorEastAsia" w:hAnsi="Cambria" w:cstheme="minorHAnsi"/>
          <w:bCs/>
          <w:sz w:val="24"/>
          <w:szCs w:val="24"/>
        </w:rPr>
        <w:t xml:space="preserve">: </w:t>
      </w:r>
      <w:hyperlink r:id="rId1051" w:history="1">
        <w:r w:rsidRPr="00DD7192">
          <w:rPr>
            <w:rStyle w:val="Hyperlink"/>
            <w:rFonts w:ascii="Cambria" w:eastAsiaTheme="minorEastAsia" w:hAnsi="Cambria" w:cstheme="minorHAnsi"/>
            <w:bCs/>
            <w:sz w:val="24"/>
            <w:szCs w:val="24"/>
          </w:rPr>
          <w:t>https://www.instagram.com/reel/DXd4Qfdjltl/?utm_source=ig_web_copy_link&amp;igsh=MzRlODBiNWFlZA==</w:t>
        </w:r>
      </w:hyperlink>
    </w:p>
    <w:p w14:paraId="13051AB3" w14:textId="77777777" w:rsidR="00567F13" w:rsidRPr="00E8380A" w:rsidRDefault="00567F13">
      <w:pPr>
        <w:numPr>
          <w:ilvl w:val="0"/>
          <w:numId w:val="26"/>
        </w:numPr>
        <w:pBdr>
          <w:top w:val="nil"/>
          <w:left w:val="nil"/>
          <w:bottom w:val="nil"/>
          <w:right w:val="nil"/>
          <w:between w:val="nil"/>
        </w:pBdr>
        <w:spacing w:after="0"/>
        <w:ind w:left="-426" w:hanging="359"/>
        <w:rPr>
          <w:rFonts w:ascii="Cambria" w:eastAsiaTheme="minorEastAsia" w:hAnsi="Cambria" w:cstheme="minorHAnsi"/>
          <w:bCs/>
          <w:sz w:val="24"/>
          <w:szCs w:val="24"/>
        </w:rPr>
      </w:pPr>
    </w:p>
    <w:p w14:paraId="05CF445E" w14:textId="77777777" w:rsidR="00A971B5" w:rsidRDefault="00A971B5">
      <w:pPr>
        <w:pBdr>
          <w:bottom w:val="single" w:sz="4" w:space="1" w:color="000000"/>
        </w:pBdr>
        <w:ind w:left="-426"/>
        <w:rPr>
          <w:rFonts w:ascii="Cambria" w:eastAsia="Cambria" w:hAnsi="Cambria" w:cs="Cambria"/>
          <w:color w:val="002060"/>
          <w:sz w:val="24"/>
          <w:szCs w:val="24"/>
        </w:rPr>
      </w:pPr>
    </w:p>
    <w:p w14:paraId="7B7E8E68" w14:textId="7070AC3D"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lastRenderedPageBreak/>
        <w:t>SWEET</w:t>
      </w:r>
      <w:r w:rsidR="004912C1">
        <w:rPr>
          <w:rFonts w:ascii="Cambria" w:eastAsia="Cambria" w:hAnsi="Cambria" w:cs="Cambria"/>
          <w:b/>
          <w:color w:val="002060"/>
          <w:sz w:val="24"/>
          <w:szCs w:val="24"/>
        </w:rPr>
        <w:t>/ SAVOURY</w:t>
      </w:r>
      <w:r>
        <w:rPr>
          <w:rFonts w:ascii="Cambria" w:eastAsia="Cambria" w:hAnsi="Cambria" w:cs="Cambria"/>
          <w:b/>
          <w:color w:val="002060"/>
          <w:sz w:val="24"/>
          <w:szCs w:val="24"/>
        </w:rPr>
        <w:t xml:space="preserve"> PORRIDGE / PUDDING </w:t>
      </w:r>
    </w:p>
    <w:p w14:paraId="412A17D4" w14:textId="77777777" w:rsidR="00A971B5" w:rsidRDefault="00F75C53">
      <w:pPr>
        <w:numPr>
          <w:ilvl w:val="0"/>
          <w:numId w:val="2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OATS PORRIDGE (RECIPE - </w:t>
      </w:r>
      <w:hyperlink r:id="rId1052">
        <w:r>
          <w:rPr>
            <w:rFonts w:ascii="Cambria" w:eastAsia="Cambria" w:hAnsi="Cambria" w:cs="Cambria"/>
            <w:color w:val="0563C1"/>
            <w:sz w:val="24"/>
            <w:szCs w:val="24"/>
            <w:u w:val="single"/>
          </w:rPr>
          <w:t>https://www.youtube.com/watch?v=3dyy1SyKwCE</w:t>
        </w:r>
      </w:hyperlink>
      <w:r>
        <w:rPr>
          <w:rFonts w:ascii="Cambria" w:eastAsia="Cambria" w:hAnsi="Cambria" w:cs="Cambria"/>
          <w:color w:val="0563C1"/>
          <w:sz w:val="24"/>
          <w:szCs w:val="24"/>
          <w:u w:val="single"/>
        </w:rPr>
        <w:t xml:space="preserve"> )</w:t>
      </w:r>
    </w:p>
    <w:p w14:paraId="06E0F729" w14:textId="2FF0B423" w:rsidR="00A971B5" w:rsidRDefault="00F75C53">
      <w:pPr>
        <w:numPr>
          <w:ilvl w:val="0"/>
          <w:numId w:val="2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CHIA SEE</w:t>
      </w:r>
      <w:r w:rsidR="0057445E">
        <w:rPr>
          <w:rFonts w:ascii="Cambria" w:eastAsia="Cambria" w:hAnsi="Cambria" w:cs="Cambria"/>
          <w:color w:val="000000"/>
          <w:sz w:val="24"/>
          <w:szCs w:val="24"/>
        </w:rPr>
        <w:t>D</w:t>
      </w:r>
      <w:r>
        <w:rPr>
          <w:rFonts w:ascii="Cambria" w:eastAsia="Cambria" w:hAnsi="Cambria" w:cs="Cambria"/>
          <w:color w:val="000000"/>
          <w:sz w:val="24"/>
          <w:szCs w:val="24"/>
        </w:rPr>
        <w:t xml:space="preserve"> PUDDING (RECIPE -</w:t>
      </w:r>
      <w:r>
        <w:rPr>
          <w:rFonts w:ascii="Cambria" w:eastAsia="Cambria" w:hAnsi="Cambria" w:cs="Cambria"/>
          <w:color w:val="0563C1"/>
          <w:sz w:val="24"/>
          <w:szCs w:val="24"/>
          <w:u w:val="single"/>
        </w:rPr>
        <w:t xml:space="preserve"> </w:t>
      </w:r>
      <w:hyperlink r:id="rId1053">
        <w:r>
          <w:rPr>
            <w:rFonts w:ascii="Cambria" w:eastAsia="Cambria" w:hAnsi="Cambria" w:cs="Cambria"/>
            <w:color w:val="0563C1"/>
            <w:sz w:val="24"/>
            <w:szCs w:val="24"/>
            <w:u w:val="single"/>
          </w:rPr>
          <w:t>https://www.youtube.com/watch?v=edilybjD6d0</w:t>
        </w:r>
      </w:hyperlink>
    </w:p>
    <w:p w14:paraId="7F769CE2" w14:textId="77777777" w:rsidR="00A971B5" w:rsidRDefault="00F75C53">
      <w:pPr>
        <w:numPr>
          <w:ilvl w:val="0"/>
          <w:numId w:val="2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PROTEIN CHIA SEED PUDDING (recipe- </w:t>
      </w:r>
      <w:hyperlink r:id="rId1054">
        <w:r>
          <w:rPr>
            <w:rFonts w:ascii="Cambria" w:eastAsia="Cambria" w:hAnsi="Cambria" w:cs="Cambria"/>
            <w:color w:val="0563C1"/>
            <w:sz w:val="24"/>
            <w:szCs w:val="24"/>
            <w:u w:val="single"/>
          </w:rPr>
          <w:t>https://www.youtube.com/watch?v=54IerjvVAbQ</w:t>
        </w:r>
      </w:hyperlink>
      <w:r>
        <w:rPr>
          <w:rFonts w:ascii="Cambria" w:eastAsia="Cambria" w:hAnsi="Cambria" w:cs="Cambria"/>
          <w:color w:val="000000"/>
          <w:sz w:val="24"/>
          <w:szCs w:val="24"/>
        </w:rPr>
        <w:t xml:space="preserve"> ) </w:t>
      </w:r>
    </w:p>
    <w:p w14:paraId="6F190A75" w14:textId="0AC8A0AF" w:rsidR="0047517F" w:rsidRDefault="0047517F">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Dry fruit chia seed pudding: </w:t>
      </w:r>
      <w:hyperlink r:id="rId1055" w:history="1">
        <w:r w:rsidRPr="008264EB">
          <w:rPr>
            <w:rStyle w:val="Hyperlink"/>
            <w:rFonts w:ascii="Cambria" w:eastAsia="Cambria" w:hAnsi="Cambria" w:cs="Cambria"/>
            <w:sz w:val="24"/>
            <w:szCs w:val="24"/>
          </w:rPr>
          <w:t>https://youtube.com/shorts/eBuNYE8shL0?si=rUbNRvrGRuY9yBvn</w:t>
        </w:r>
      </w:hyperlink>
      <w:r>
        <w:rPr>
          <w:rFonts w:ascii="Cambria" w:eastAsia="Cambria" w:hAnsi="Cambria" w:cs="Cambria"/>
          <w:color w:val="000000"/>
          <w:sz w:val="24"/>
          <w:szCs w:val="24"/>
        </w:rPr>
        <w:t xml:space="preserve"> </w:t>
      </w:r>
    </w:p>
    <w:p w14:paraId="1AB6653E" w14:textId="57A99A36" w:rsidR="00727142" w:rsidRDefault="00727142">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Makhana chia seed pudding: </w:t>
      </w:r>
      <w:hyperlink r:id="rId1056" w:history="1">
        <w:r w:rsidRPr="00061B6A">
          <w:rPr>
            <w:rStyle w:val="Hyperlink"/>
            <w:rFonts w:ascii="Cambria" w:eastAsia="Cambria" w:hAnsi="Cambria" w:cs="Cambria"/>
            <w:sz w:val="24"/>
            <w:szCs w:val="24"/>
          </w:rPr>
          <w:t>https://www.instagram.com/reel/DCQt6wroitv/?igsh=MXFvYjcxY3I3NjhkNg==</w:t>
        </w:r>
      </w:hyperlink>
      <w:r>
        <w:rPr>
          <w:rFonts w:ascii="Cambria" w:eastAsia="Cambria" w:hAnsi="Cambria" w:cs="Cambria"/>
          <w:color w:val="000000"/>
          <w:sz w:val="24"/>
          <w:szCs w:val="24"/>
        </w:rPr>
        <w:t xml:space="preserve"> </w:t>
      </w:r>
      <w:r w:rsidR="00A65EB1">
        <w:rPr>
          <w:rFonts w:ascii="Cambria" w:eastAsia="Cambria" w:hAnsi="Cambria" w:cs="Cambria"/>
          <w:color w:val="000000"/>
          <w:sz w:val="24"/>
          <w:szCs w:val="24"/>
        </w:rPr>
        <w:t xml:space="preserve">/ </w:t>
      </w:r>
      <w:hyperlink r:id="rId1057" w:history="1">
        <w:r w:rsidR="00A65EB1" w:rsidRPr="005F341A">
          <w:rPr>
            <w:rStyle w:val="Hyperlink"/>
            <w:rFonts w:ascii="Cambria" w:eastAsia="Cambria" w:hAnsi="Cambria" w:cs="Cambria"/>
            <w:sz w:val="24"/>
            <w:szCs w:val="24"/>
          </w:rPr>
          <w:t>https://youtube.com/shorts/Az26dHSm5Sg?si=6AlmK46YDni73L8S</w:t>
        </w:r>
      </w:hyperlink>
      <w:r w:rsidR="00A65EB1">
        <w:rPr>
          <w:rFonts w:ascii="Cambria" w:eastAsia="Cambria" w:hAnsi="Cambria" w:cs="Cambria"/>
          <w:color w:val="000000"/>
          <w:sz w:val="24"/>
          <w:szCs w:val="24"/>
        </w:rPr>
        <w:t xml:space="preserve"> (has almond milk)</w:t>
      </w:r>
    </w:p>
    <w:p w14:paraId="046D84C3" w14:textId="09D3AA12" w:rsidR="00A971B5" w:rsidRDefault="00F75C53">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OVERNIGHT OATS (RECIPE-</w:t>
      </w:r>
      <w:r>
        <w:rPr>
          <w:rFonts w:ascii="Cambria" w:eastAsia="Cambria" w:hAnsi="Cambria" w:cs="Cambria"/>
          <w:color w:val="0563C1"/>
          <w:sz w:val="24"/>
          <w:szCs w:val="24"/>
          <w:u w:val="single"/>
        </w:rPr>
        <w:t xml:space="preserve"> </w:t>
      </w:r>
      <w:bookmarkStart w:id="157" w:name="_Hlk176531826"/>
      <w:r w:rsidR="00DA5C2F">
        <w:fldChar w:fldCharType="begin"/>
      </w:r>
      <w:r w:rsidR="00DA5C2F">
        <w:instrText>HYPERLINK "https://youtube.com/shorts/XRxmmgsMIvo?si=Tj3dp0vsNNAQPTra"</w:instrText>
      </w:r>
      <w:r w:rsidR="00DA5C2F">
        <w:fldChar w:fldCharType="separate"/>
      </w:r>
      <w:r w:rsidR="00E714C4" w:rsidRPr="000B5569">
        <w:rPr>
          <w:rStyle w:val="Hyperlink"/>
          <w:rFonts w:ascii="Cambria" w:eastAsia="Cambria" w:hAnsi="Cambria" w:cs="Cambria"/>
          <w:sz w:val="24"/>
          <w:szCs w:val="24"/>
        </w:rPr>
        <w:t>https://youtube.com/shorts/XRxmmgsMIvo?si=Tj3dp0vsNNAQPTra</w:t>
      </w:r>
      <w:r w:rsidR="00DA5C2F">
        <w:rPr>
          <w:rStyle w:val="Hyperlink"/>
          <w:rFonts w:ascii="Cambria" w:eastAsia="Cambria" w:hAnsi="Cambria" w:cs="Cambria"/>
          <w:sz w:val="24"/>
          <w:szCs w:val="24"/>
        </w:rPr>
        <w:fldChar w:fldCharType="end"/>
      </w:r>
      <w:r w:rsidR="00D915E7" w:rsidRPr="00D915E7">
        <w:rPr>
          <w:rStyle w:val="Hyperlink"/>
          <w:rFonts w:ascii="Cambria" w:eastAsia="Cambria" w:hAnsi="Cambria" w:cs="Cambria"/>
          <w:sz w:val="24"/>
          <w:szCs w:val="24"/>
          <w:u w:val="none"/>
        </w:rPr>
        <w:t xml:space="preserve"> </w:t>
      </w:r>
      <w:r w:rsidR="00D915E7" w:rsidRPr="00D915E7">
        <w:rPr>
          <w:rFonts w:ascii="Cambria" w:eastAsia="Cambria" w:hAnsi="Cambria" w:cs="Cambria"/>
          <w:color w:val="000000"/>
          <w:sz w:val="24"/>
          <w:szCs w:val="24"/>
        </w:rPr>
        <w:t>; you can use curd instead of yoghurt as well</w:t>
      </w:r>
      <w:bookmarkEnd w:id="157"/>
      <w:r w:rsidR="00D915E7" w:rsidRPr="00D915E7">
        <w:rPr>
          <w:rFonts w:ascii="Cambria" w:eastAsia="Cambria" w:hAnsi="Cambria" w:cs="Cambria"/>
          <w:color w:val="000000"/>
          <w:sz w:val="24"/>
          <w:szCs w:val="24"/>
        </w:rPr>
        <w:t>)</w:t>
      </w:r>
      <w:r w:rsidR="0011215E">
        <w:rPr>
          <w:rFonts w:ascii="Cambria" w:eastAsia="Cambria" w:hAnsi="Cambria" w:cs="Cambria"/>
          <w:color w:val="000000"/>
          <w:sz w:val="24"/>
          <w:szCs w:val="24"/>
        </w:rPr>
        <w:t xml:space="preserve"> / </w:t>
      </w:r>
      <w:hyperlink r:id="rId1058" w:history="1">
        <w:r w:rsidR="0011215E" w:rsidRPr="003D184B">
          <w:rPr>
            <w:rStyle w:val="Hyperlink"/>
            <w:rFonts w:ascii="Cambria" w:eastAsia="Cambria" w:hAnsi="Cambria" w:cs="Cambria"/>
            <w:sz w:val="24"/>
            <w:szCs w:val="24"/>
          </w:rPr>
          <w:t>https://youtube.com/shorts/nJRifTak-20?si=nJEnlATX2WUlFxIN</w:t>
        </w:r>
      </w:hyperlink>
      <w:r w:rsidR="0011215E">
        <w:rPr>
          <w:rFonts w:ascii="Cambria" w:eastAsia="Cambria" w:hAnsi="Cambria" w:cs="Cambria"/>
          <w:color w:val="000000"/>
          <w:sz w:val="24"/>
          <w:szCs w:val="24"/>
        </w:rPr>
        <w:t xml:space="preserve"> (with milk)</w:t>
      </w:r>
      <w:r w:rsidR="00117C1B">
        <w:rPr>
          <w:rFonts w:ascii="Cambria" w:eastAsia="Cambria" w:hAnsi="Cambria" w:cs="Cambria"/>
          <w:color w:val="000000"/>
          <w:sz w:val="24"/>
          <w:szCs w:val="24"/>
        </w:rPr>
        <w:t xml:space="preserve"> / </w:t>
      </w:r>
      <w:hyperlink r:id="rId1059" w:history="1">
        <w:r w:rsidR="00117C1B" w:rsidRPr="00201524">
          <w:rPr>
            <w:rStyle w:val="Hyperlink"/>
            <w:rFonts w:ascii="Cambria" w:eastAsia="Cambria" w:hAnsi="Cambria" w:cs="Cambria"/>
            <w:sz w:val="24"/>
            <w:szCs w:val="24"/>
          </w:rPr>
          <w:t>https://youtu.be/L9DiJmkee-o?si=dPvO7eqxn4BDvSVu</w:t>
        </w:r>
      </w:hyperlink>
      <w:r w:rsidR="00117C1B">
        <w:rPr>
          <w:rFonts w:ascii="Cambria" w:eastAsia="Cambria" w:hAnsi="Cambria" w:cs="Cambria"/>
          <w:color w:val="000000"/>
          <w:sz w:val="24"/>
          <w:szCs w:val="24"/>
        </w:rPr>
        <w:t xml:space="preserve"> (no milk</w:t>
      </w:r>
      <w:r w:rsidR="00D26B4F">
        <w:rPr>
          <w:rFonts w:ascii="Cambria" w:eastAsia="Cambria" w:hAnsi="Cambria" w:cs="Cambria"/>
          <w:color w:val="000000"/>
          <w:sz w:val="24"/>
          <w:szCs w:val="24"/>
        </w:rPr>
        <w:t>, skinny recipe</w:t>
      </w:r>
      <w:r w:rsidR="00117C1B">
        <w:rPr>
          <w:rFonts w:ascii="Cambria" w:eastAsia="Cambria" w:hAnsi="Cambria" w:cs="Cambria"/>
          <w:color w:val="000000"/>
          <w:sz w:val="24"/>
          <w:szCs w:val="24"/>
        </w:rPr>
        <w:t>)</w:t>
      </w:r>
    </w:p>
    <w:p w14:paraId="4FE3E46D" w14:textId="7D89B831" w:rsidR="004C35EE" w:rsidRDefault="004C35EE">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bookmarkStart w:id="158" w:name="_Hlk190191778"/>
      <w:r>
        <w:rPr>
          <w:rFonts w:ascii="Cambria" w:eastAsia="Cambria" w:hAnsi="Cambria" w:cs="Cambria"/>
          <w:color w:val="000000"/>
          <w:sz w:val="24"/>
          <w:szCs w:val="24"/>
        </w:rPr>
        <w:t xml:space="preserve">Savoury overnight oats: </w:t>
      </w:r>
      <w:hyperlink r:id="rId1060" w:history="1">
        <w:r w:rsidRPr="00BA7360">
          <w:rPr>
            <w:rStyle w:val="Hyperlink"/>
            <w:rFonts w:ascii="Cambria" w:eastAsia="Cambria" w:hAnsi="Cambria" w:cs="Cambria"/>
            <w:sz w:val="24"/>
            <w:szCs w:val="24"/>
          </w:rPr>
          <w:t>https://www.youtube.com/shorts/INmCnUqifFc</w:t>
        </w:r>
      </w:hyperlink>
      <w:bookmarkEnd w:id="158"/>
    </w:p>
    <w:p w14:paraId="384427E0" w14:textId="3EAA1443" w:rsidR="004C35EE" w:rsidRDefault="004C35EE">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Dark chocolate overnight oats: </w:t>
      </w:r>
      <w:hyperlink r:id="rId1061" w:history="1">
        <w:r w:rsidRPr="00BA7360">
          <w:rPr>
            <w:rStyle w:val="Hyperlink"/>
            <w:rFonts w:ascii="Cambria" w:eastAsia="Cambria" w:hAnsi="Cambria" w:cs="Cambria"/>
            <w:sz w:val="24"/>
            <w:szCs w:val="24"/>
          </w:rPr>
          <w:t>https://www.youtube.com/shorts/gr_NjgBD3Dw</w:t>
        </w:r>
      </w:hyperlink>
    </w:p>
    <w:p w14:paraId="1C64AE9E" w14:textId="0608DCBE" w:rsidR="00094494" w:rsidRDefault="00094494">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bookmarkStart w:id="159" w:name="_Hlk190191792"/>
      <w:r>
        <w:rPr>
          <w:rFonts w:ascii="Cambria" w:eastAsia="Cambria" w:hAnsi="Cambria" w:cs="Cambria"/>
          <w:color w:val="000000"/>
          <w:sz w:val="24"/>
          <w:szCs w:val="24"/>
        </w:rPr>
        <w:t xml:space="preserve">Tiramisu overnight oats: </w:t>
      </w:r>
      <w:hyperlink r:id="rId1062" w:history="1">
        <w:r w:rsidRPr="00FC28FE">
          <w:rPr>
            <w:rStyle w:val="Hyperlink"/>
            <w:rFonts w:ascii="Cambria" w:eastAsia="Cambria" w:hAnsi="Cambria" w:cs="Cambria"/>
            <w:sz w:val="24"/>
            <w:szCs w:val="24"/>
          </w:rPr>
          <w:t>https://youtube.com/shorts/RXF4_QXZkYE?si=b-xVOmip7Igmruwh</w:t>
        </w:r>
      </w:hyperlink>
      <w:r>
        <w:rPr>
          <w:rFonts w:ascii="Cambria" w:eastAsia="Cambria" w:hAnsi="Cambria" w:cs="Cambria"/>
          <w:color w:val="000000"/>
          <w:sz w:val="24"/>
          <w:szCs w:val="24"/>
        </w:rPr>
        <w:t xml:space="preserve"> </w:t>
      </w:r>
    </w:p>
    <w:p w14:paraId="340C2801" w14:textId="20D8132F" w:rsidR="004C35EE" w:rsidRDefault="004C35EE">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Warm overnight oats: </w:t>
      </w:r>
      <w:hyperlink r:id="rId1063" w:history="1">
        <w:r w:rsidRPr="00BA7360">
          <w:rPr>
            <w:rStyle w:val="Hyperlink"/>
            <w:rFonts w:ascii="Cambria" w:eastAsia="Cambria" w:hAnsi="Cambria" w:cs="Cambria"/>
            <w:sz w:val="24"/>
            <w:szCs w:val="24"/>
          </w:rPr>
          <w:t>https://youtube.com/shorts/DU7ewWuWu6M?si=53-ZtxGjNlwGc1J_</w:t>
        </w:r>
      </w:hyperlink>
    </w:p>
    <w:p w14:paraId="6E8F03EE" w14:textId="68118A0F" w:rsidR="004C35EE" w:rsidRPr="00D915E7" w:rsidRDefault="004C35EE">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bookmarkStart w:id="160" w:name="_Hlk190191806"/>
      <w:bookmarkEnd w:id="159"/>
      <w:r>
        <w:rPr>
          <w:rFonts w:ascii="Cambria" w:eastAsia="Cambria" w:hAnsi="Cambria" w:cs="Cambria"/>
          <w:color w:val="000000"/>
          <w:sz w:val="24"/>
          <w:szCs w:val="24"/>
        </w:rPr>
        <w:t xml:space="preserve">Strawberry overnight oats: </w:t>
      </w:r>
      <w:hyperlink r:id="rId1064" w:history="1">
        <w:r w:rsidRPr="00BA7360">
          <w:rPr>
            <w:rStyle w:val="Hyperlink"/>
            <w:rFonts w:ascii="Cambria" w:eastAsia="Cambria" w:hAnsi="Cambria" w:cs="Cambria"/>
            <w:sz w:val="24"/>
            <w:szCs w:val="24"/>
          </w:rPr>
          <w:t>https://youtube.com/shorts/X6EeI7fVBAE?si=3IQy9-tsPy9Tp1eF</w:t>
        </w:r>
      </w:hyperlink>
      <w:bookmarkEnd w:id="160"/>
      <w:r>
        <w:rPr>
          <w:rFonts w:ascii="Cambria" w:eastAsia="Cambria" w:hAnsi="Cambria" w:cs="Cambria"/>
          <w:color w:val="000000"/>
          <w:sz w:val="24"/>
          <w:szCs w:val="24"/>
        </w:rPr>
        <w:t xml:space="preserve"> </w:t>
      </w:r>
    </w:p>
    <w:p w14:paraId="4E0EC269" w14:textId="7B05EC9D" w:rsidR="004C69D6" w:rsidRDefault="004C69D6">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r w:rsidRPr="004C69D6">
        <w:rPr>
          <w:rFonts w:ascii="Cambria" w:eastAsia="Cambria" w:hAnsi="Cambria" w:cs="Cambria"/>
          <w:color w:val="000000"/>
          <w:sz w:val="24"/>
          <w:szCs w:val="24"/>
        </w:rPr>
        <w:t>Mango overnigh</w:t>
      </w:r>
      <w:r>
        <w:rPr>
          <w:rFonts w:ascii="Cambria" w:eastAsia="Cambria" w:hAnsi="Cambria" w:cs="Cambria"/>
          <w:color w:val="000000"/>
          <w:sz w:val="24"/>
          <w:szCs w:val="24"/>
        </w:rPr>
        <w:t xml:space="preserve">t oats: </w:t>
      </w:r>
      <w:hyperlink r:id="rId1065" w:history="1">
        <w:r w:rsidR="004B6362" w:rsidRPr="006459DB">
          <w:rPr>
            <w:rStyle w:val="Hyperlink"/>
            <w:rFonts w:ascii="Cambria" w:eastAsia="Cambria" w:hAnsi="Cambria" w:cs="Cambria"/>
            <w:sz w:val="24"/>
            <w:szCs w:val="24"/>
          </w:rPr>
          <w:t>https://youtube.com/shorts/40ldd37YOtA?si=1sByP1cKdwZbaN2g</w:t>
        </w:r>
      </w:hyperlink>
      <w:r>
        <w:rPr>
          <w:rFonts w:ascii="Cambria" w:eastAsia="Cambria" w:hAnsi="Cambria" w:cs="Cambria"/>
          <w:color w:val="000000"/>
          <w:sz w:val="24"/>
          <w:szCs w:val="24"/>
        </w:rPr>
        <w:t xml:space="preserve"> </w:t>
      </w:r>
      <w:r w:rsidR="004B6362">
        <w:rPr>
          <w:rFonts w:ascii="Cambria" w:eastAsia="Cambria" w:hAnsi="Cambria" w:cs="Cambria"/>
          <w:color w:val="000000"/>
          <w:sz w:val="24"/>
          <w:szCs w:val="24"/>
        </w:rPr>
        <w:t xml:space="preserve">(has honey)/ </w:t>
      </w:r>
      <w:hyperlink r:id="rId1066" w:history="1">
        <w:r w:rsidR="004B6362" w:rsidRPr="006459DB">
          <w:rPr>
            <w:rStyle w:val="Hyperlink"/>
            <w:rFonts w:ascii="Cambria" w:eastAsia="Cambria" w:hAnsi="Cambria" w:cs="Cambria"/>
            <w:sz w:val="24"/>
            <w:szCs w:val="24"/>
          </w:rPr>
          <w:t>https://www.youtube.com/watch?v=PskluWxEcio&amp;t=45s</w:t>
        </w:r>
      </w:hyperlink>
      <w:r w:rsidR="004B6362">
        <w:rPr>
          <w:rFonts w:ascii="Cambria" w:eastAsia="Cambria" w:hAnsi="Cambria" w:cs="Cambria"/>
          <w:color w:val="000000"/>
          <w:sz w:val="24"/>
          <w:szCs w:val="24"/>
        </w:rPr>
        <w:t xml:space="preserve"> (skinny </w:t>
      </w:r>
      <w:proofErr w:type="spellStart"/>
      <w:r w:rsidR="004B6362">
        <w:rPr>
          <w:rFonts w:ascii="Cambria" w:eastAsia="Cambria" w:hAnsi="Cambria" w:cs="Cambria"/>
          <w:color w:val="000000"/>
          <w:sz w:val="24"/>
          <w:szCs w:val="24"/>
        </w:rPr>
        <w:t>wala</w:t>
      </w:r>
      <w:proofErr w:type="spellEnd"/>
      <w:r w:rsidR="004B6362">
        <w:rPr>
          <w:rFonts w:ascii="Cambria" w:eastAsia="Cambria" w:hAnsi="Cambria" w:cs="Cambria"/>
          <w:color w:val="000000"/>
          <w:sz w:val="24"/>
          <w:szCs w:val="24"/>
        </w:rPr>
        <w:t>)</w:t>
      </w:r>
    </w:p>
    <w:p w14:paraId="5D7821E8" w14:textId="3BC2DB34" w:rsidR="00090CA4" w:rsidRPr="004C69D6" w:rsidRDefault="00090CA4">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Protein overnight oats:</w:t>
      </w:r>
      <w:r w:rsidR="006252FE">
        <w:rPr>
          <w:rFonts w:ascii="Cambria" w:eastAsia="Cambria" w:hAnsi="Cambria" w:cs="Cambria"/>
          <w:color w:val="000000"/>
          <w:sz w:val="24"/>
          <w:szCs w:val="24"/>
        </w:rPr>
        <w:t xml:space="preserve"> </w:t>
      </w:r>
      <w:hyperlink r:id="rId1067" w:history="1">
        <w:r w:rsidR="006252FE" w:rsidRPr="007A4468">
          <w:rPr>
            <w:rStyle w:val="Hyperlink"/>
            <w:rFonts w:ascii="Cambria" w:eastAsia="Cambria" w:hAnsi="Cambria" w:cs="Cambria"/>
            <w:sz w:val="24"/>
            <w:szCs w:val="24"/>
          </w:rPr>
          <w:t>https://youtube.com/shorts/1Pb3WLDCdH8?si=6DiUrJ-sjaICc7uz</w:t>
        </w:r>
      </w:hyperlink>
      <w:r w:rsidR="006252FE">
        <w:rPr>
          <w:rFonts w:ascii="Cambria" w:eastAsia="Cambria" w:hAnsi="Cambria" w:cs="Cambria"/>
          <w:color w:val="000000"/>
          <w:sz w:val="24"/>
          <w:szCs w:val="24"/>
        </w:rPr>
        <w:t xml:space="preserve"> /</w:t>
      </w:r>
      <w:r>
        <w:rPr>
          <w:rFonts w:ascii="Cambria" w:eastAsia="Cambria" w:hAnsi="Cambria" w:cs="Cambria"/>
          <w:color w:val="000000"/>
          <w:sz w:val="24"/>
          <w:szCs w:val="24"/>
        </w:rPr>
        <w:t xml:space="preserve"> </w:t>
      </w:r>
      <w:hyperlink r:id="rId1068" w:history="1">
        <w:r w:rsidRPr="00E3161B">
          <w:rPr>
            <w:rStyle w:val="Hyperlink"/>
            <w:rFonts w:ascii="Cambria" w:eastAsia="Cambria" w:hAnsi="Cambria" w:cs="Cambria"/>
            <w:sz w:val="24"/>
            <w:szCs w:val="24"/>
          </w:rPr>
          <w:t>https://youtube.com/shorts/hAUP3cHv02s?si=e9QRedlyjs5xNcf1</w:t>
        </w:r>
      </w:hyperlink>
      <w:r>
        <w:rPr>
          <w:rFonts w:ascii="Cambria" w:eastAsia="Cambria" w:hAnsi="Cambria" w:cs="Cambria"/>
          <w:color w:val="000000"/>
          <w:sz w:val="24"/>
          <w:szCs w:val="24"/>
        </w:rPr>
        <w:t xml:space="preserve"> </w:t>
      </w:r>
    </w:p>
    <w:p w14:paraId="788AEDA6" w14:textId="77777777" w:rsidR="00A971B5" w:rsidRDefault="00F75C53">
      <w:pPr>
        <w:numPr>
          <w:ilvl w:val="0"/>
          <w:numId w:val="2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DALIA PORRIDGE (RECIPE- </w:t>
      </w:r>
      <w:hyperlink r:id="rId1069">
        <w:r>
          <w:rPr>
            <w:rFonts w:ascii="Cambria" w:eastAsia="Cambria" w:hAnsi="Cambria" w:cs="Cambria"/>
            <w:color w:val="0563C1"/>
            <w:sz w:val="24"/>
            <w:szCs w:val="24"/>
            <w:u w:val="single"/>
          </w:rPr>
          <w:t>https://www.youtube.com/watch?v=x63RvKofXUA</w:t>
        </w:r>
      </w:hyperlink>
      <w:r>
        <w:rPr>
          <w:rFonts w:ascii="Cambria" w:eastAsia="Cambria" w:hAnsi="Cambria" w:cs="Cambria"/>
          <w:color w:val="000000"/>
          <w:sz w:val="24"/>
          <w:szCs w:val="24"/>
        </w:rPr>
        <w:t xml:space="preserve"> ) </w:t>
      </w:r>
    </w:p>
    <w:p w14:paraId="04CBFE15" w14:textId="77777777" w:rsidR="00A971B5" w:rsidRDefault="00F75C53">
      <w:pPr>
        <w:numPr>
          <w:ilvl w:val="0"/>
          <w:numId w:val="2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JOWAR PORRIDGE (RECIPE- </w:t>
      </w:r>
      <w:hyperlink r:id="rId1070">
        <w:r>
          <w:rPr>
            <w:rFonts w:ascii="Cambria" w:eastAsia="Cambria" w:hAnsi="Cambria" w:cs="Cambria"/>
            <w:color w:val="0563C1"/>
            <w:sz w:val="24"/>
            <w:szCs w:val="24"/>
            <w:u w:val="single"/>
          </w:rPr>
          <w:t>https://www.youtube.com/watch?v=8by7L3fJk8s</w:t>
        </w:r>
      </w:hyperlink>
      <w:r>
        <w:rPr>
          <w:rFonts w:ascii="Cambria" w:eastAsia="Cambria" w:hAnsi="Cambria" w:cs="Cambria"/>
          <w:color w:val="000000"/>
          <w:sz w:val="24"/>
          <w:szCs w:val="24"/>
        </w:rPr>
        <w:t xml:space="preserve"> )</w:t>
      </w:r>
    </w:p>
    <w:p w14:paraId="20DF1A03" w14:textId="0402EB71" w:rsidR="00A971B5" w:rsidRDefault="00F75C53">
      <w:pPr>
        <w:numPr>
          <w:ilvl w:val="0"/>
          <w:numId w:val="28"/>
        </w:numPr>
        <w:pBdr>
          <w:top w:val="nil"/>
          <w:left w:val="nil"/>
          <w:bottom w:val="nil"/>
          <w:right w:val="nil"/>
          <w:between w:val="nil"/>
        </w:pBdr>
        <w:spacing w:after="0"/>
        <w:ind w:left="-426" w:hanging="359"/>
        <w:rPr>
          <w:rFonts w:ascii="Cambria" w:eastAsia="Cambria" w:hAnsi="Cambria" w:cs="Cambria"/>
          <w:color w:val="0563C1"/>
          <w:sz w:val="24"/>
          <w:szCs w:val="24"/>
          <w:u w:val="single"/>
        </w:rPr>
      </w:pPr>
      <w:bookmarkStart w:id="161" w:name="_2bn6wsx" w:colFirst="0" w:colLast="0"/>
      <w:bookmarkStart w:id="162" w:name="_Hlk200555362"/>
      <w:bookmarkStart w:id="163" w:name="_Hlk202194487"/>
      <w:bookmarkStart w:id="164" w:name="_Hlk183522477"/>
      <w:bookmarkStart w:id="165" w:name="_Hlk185530230"/>
      <w:bookmarkStart w:id="166" w:name="_Hlk183088744"/>
      <w:bookmarkStart w:id="167" w:name="_Hlk207810558"/>
      <w:bookmarkStart w:id="168" w:name="_Hlk169787020"/>
      <w:bookmarkEnd w:id="161"/>
      <w:r>
        <w:rPr>
          <w:rFonts w:ascii="Cambria" w:eastAsia="Cambria" w:hAnsi="Cambria" w:cs="Cambria"/>
          <w:color w:val="000000"/>
          <w:sz w:val="24"/>
          <w:szCs w:val="24"/>
        </w:rPr>
        <w:t xml:space="preserve">4 tbsp sugar free muesli </w:t>
      </w:r>
      <w:r w:rsidR="007C1100">
        <w:rPr>
          <w:rFonts w:ascii="Cambria" w:eastAsia="Cambria" w:hAnsi="Cambria" w:cs="Cambria"/>
          <w:color w:val="000000"/>
          <w:sz w:val="24"/>
          <w:szCs w:val="24"/>
        </w:rPr>
        <w:t xml:space="preserve">[brands: </w:t>
      </w:r>
      <w:proofErr w:type="spellStart"/>
      <w:r w:rsidR="007C1100">
        <w:rPr>
          <w:rFonts w:ascii="Cambria" w:eastAsia="Cambria" w:hAnsi="Cambria" w:cs="Cambria"/>
          <w:color w:val="000000"/>
          <w:sz w:val="24"/>
          <w:szCs w:val="24"/>
        </w:rPr>
        <w:t>Pintola</w:t>
      </w:r>
      <w:proofErr w:type="spellEnd"/>
      <w:r w:rsidR="007C1100">
        <w:rPr>
          <w:rFonts w:ascii="Cambria" w:eastAsia="Cambria" w:hAnsi="Cambria" w:cs="Cambria"/>
          <w:color w:val="000000"/>
          <w:sz w:val="24"/>
          <w:szCs w:val="24"/>
        </w:rPr>
        <w:t xml:space="preserve">/ yoga bar/ </w:t>
      </w:r>
      <w:proofErr w:type="spellStart"/>
      <w:r w:rsidR="007C1100">
        <w:rPr>
          <w:rFonts w:ascii="Cambria" w:eastAsia="Cambria" w:hAnsi="Cambria" w:cs="Cambria"/>
          <w:color w:val="000000"/>
          <w:sz w:val="24"/>
          <w:szCs w:val="24"/>
        </w:rPr>
        <w:t>baggrys</w:t>
      </w:r>
      <w:proofErr w:type="spellEnd"/>
      <w:r w:rsidR="007C1100">
        <w:rPr>
          <w:rFonts w:ascii="Cambria" w:eastAsia="Cambria" w:hAnsi="Cambria" w:cs="Cambria"/>
          <w:color w:val="000000"/>
          <w:sz w:val="24"/>
          <w:szCs w:val="24"/>
        </w:rPr>
        <w:t xml:space="preserve">] </w:t>
      </w:r>
      <w:r>
        <w:rPr>
          <w:rFonts w:ascii="Cambria" w:eastAsia="Cambria" w:hAnsi="Cambria" w:cs="Cambria"/>
          <w:color w:val="000000"/>
          <w:sz w:val="24"/>
          <w:szCs w:val="24"/>
        </w:rPr>
        <w:t xml:space="preserve">with </w:t>
      </w:r>
      <w:r w:rsidR="00E3599E">
        <w:rPr>
          <w:rFonts w:ascii="Cambria" w:eastAsia="Cambria" w:hAnsi="Cambria" w:cs="Cambria"/>
          <w:color w:val="000000"/>
          <w:sz w:val="24"/>
          <w:szCs w:val="24"/>
        </w:rPr>
        <w:t>15</w:t>
      </w:r>
      <w:r>
        <w:rPr>
          <w:rFonts w:ascii="Cambria" w:eastAsia="Cambria" w:hAnsi="Cambria" w:cs="Cambria"/>
          <w:color w:val="000000"/>
          <w:sz w:val="24"/>
          <w:szCs w:val="24"/>
        </w:rPr>
        <w:t xml:space="preserve">0 ml milk (add 1 fruit) </w:t>
      </w:r>
      <w:bookmarkEnd w:id="162"/>
      <w:bookmarkEnd w:id="163"/>
      <w:bookmarkEnd w:id="164"/>
      <w:bookmarkEnd w:id="165"/>
      <w:bookmarkEnd w:id="166"/>
      <w:bookmarkEnd w:id="167"/>
    </w:p>
    <w:bookmarkEnd w:id="168"/>
    <w:p w14:paraId="29F5A947" w14:textId="77777777" w:rsidR="00A971B5" w:rsidRDefault="00F75C53">
      <w:pPr>
        <w:numPr>
          <w:ilvl w:val="0"/>
          <w:numId w:val="28"/>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Gond ki </w:t>
      </w:r>
      <w:proofErr w:type="spellStart"/>
      <w:r>
        <w:rPr>
          <w:rFonts w:ascii="Cambria" w:eastAsia="Cambria" w:hAnsi="Cambria" w:cs="Cambria"/>
          <w:color w:val="000000"/>
          <w:sz w:val="24"/>
          <w:szCs w:val="24"/>
        </w:rPr>
        <w:t>raab</w:t>
      </w:r>
      <w:proofErr w:type="spellEnd"/>
      <w:r>
        <w:rPr>
          <w:rFonts w:ascii="Cambria" w:eastAsia="Cambria" w:hAnsi="Cambria" w:cs="Cambria"/>
          <w:color w:val="000000"/>
          <w:sz w:val="24"/>
          <w:szCs w:val="24"/>
        </w:rPr>
        <w:t xml:space="preserve">: </w:t>
      </w:r>
      <w:hyperlink r:id="rId1071">
        <w:r>
          <w:rPr>
            <w:rFonts w:ascii="Cambria" w:eastAsia="Cambria" w:hAnsi="Cambria" w:cs="Cambria"/>
            <w:color w:val="0563C1"/>
            <w:sz w:val="24"/>
            <w:szCs w:val="24"/>
            <w:u w:val="single"/>
          </w:rPr>
          <w:t>https://youtu.be/sX-echJD1I8?si=3DGfk3yq_9jB2aXh</w:t>
        </w:r>
      </w:hyperlink>
    </w:p>
    <w:p w14:paraId="42F8A77B" w14:textId="61B5FAFC" w:rsidR="00564B71" w:rsidRDefault="00564B71">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Mango chia seed pudding: </w:t>
      </w:r>
      <w:hyperlink r:id="rId1072" w:history="1">
        <w:r w:rsidR="0032355F" w:rsidRPr="00A32CE3">
          <w:rPr>
            <w:rStyle w:val="Hyperlink"/>
            <w:rFonts w:ascii="Cambria" w:eastAsia="Cambria" w:hAnsi="Cambria" w:cs="Cambria"/>
            <w:sz w:val="24"/>
            <w:szCs w:val="24"/>
          </w:rPr>
          <w:t>https://youtube.com/shorts/Az26dHSm5Sg?si=YFozbxLuN6VZIchg</w:t>
        </w:r>
      </w:hyperlink>
      <w:r w:rsidR="0032355F">
        <w:rPr>
          <w:rFonts w:ascii="Cambria" w:eastAsia="Cambria" w:hAnsi="Cambria" w:cs="Cambria"/>
          <w:color w:val="000000"/>
          <w:sz w:val="24"/>
          <w:szCs w:val="24"/>
        </w:rPr>
        <w:t xml:space="preserve"> / </w:t>
      </w:r>
      <w:hyperlink r:id="rId1073" w:history="1">
        <w:r w:rsidR="00195FE5" w:rsidRPr="006459DB">
          <w:rPr>
            <w:rStyle w:val="Hyperlink"/>
            <w:rFonts w:ascii="Cambria" w:eastAsia="Cambria" w:hAnsi="Cambria" w:cs="Cambria"/>
            <w:sz w:val="24"/>
            <w:szCs w:val="24"/>
          </w:rPr>
          <w:t>https://youtube.com/shorts/648mNu9PpoM?si=tN32qmOAmrkbkgre</w:t>
        </w:r>
      </w:hyperlink>
      <w:r w:rsidR="00195FE5">
        <w:rPr>
          <w:rFonts w:ascii="Cambria" w:eastAsia="Cambria" w:hAnsi="Cambria" w:cs="Cambria"/>
          <w:color w:val="000000"/>
          <w:sz w:val="24"/>
          <w:szCs w:val="24"/>
        </w:rPr>
        <w:t xml:space="preserve"> </w:t>
      </w:r>
      <w:r w:rsidR="0032355F">
        <w:rPr>
          <w:rFonts w:ascii="Cambria" w:eastAsia="Cambria" w:hAnsi="Cambria" w:cs="Cambria"/>
          <w:color w:val="000000"/>
          <w:sz w:val="24"/>
          <w:szCs w:val="24"/>
        </w:rPr>
        <w:t>(has oats)</w:t>
      </w:r>
    </w:p>
    <w:p w14:paraId="3A60E1A6" w14:textId="3C4F161F" w:rsidR="00A02611" w:rsidRDefault="00A02611">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Granola parfait: </w:t>
      </w:r>
      <w:hyperlink r:id="rId1074" w:history="1">
        <w:r w:rsidRPr="00960417">
          <w:rPr>
            <w:rStyle w:val="Hyperlink"/>
            <w:rFonts w:ascii="Cambria" w:eastAsia="Cambria" w:hAnsi="Cambria" w:cs="Cambria"/>
            <w:sz w:val="24"/>
            <w:szCs w:val="24"/>
          </w:rPr>
          <w:t>https://youtu.be/8jwFwVHTgZc?si=a_ElobkDUAaQ03iv</w:t>
        </w:r>
      </w:hyperlink>
      <w:r>
        <w:rPr>
          <w:rFonts w:ascii="Cambria" w:eastAsia="Cambria" w:hAnsi="Cambria" w:cs="Cambria"/>
          <w:color w:val="000000"/>
          <w:sz w:val="24"/>
          <w:szCs w:val="24"/>
        </w:rPr>
        <w:t xml:space="preserve"> </w:t>
      </w:r>
    </w:p>
    <w:p w14:paraId="0805312E" w14:textId="2D328256" w:rsidR="006E5265" w:rsidRDefault="006E5265">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Chia seeds yoghurt parfait: </w:t>
      </w:r>
      <w:hyperlink r:id="rId1075" w:history="1">
        <w:r w:rsidRPr="00B4365D">
          <w:rPr>
            <w:rStyle w:val="Hyperlink"/>
            <w:rFonts w:ascii="Cambria" w:eastAsia="Cambria" w:hAnsi="Cambria" w:cs="Cambria"/>
            <w:sz w:val="24"/>
            <w:szCs w:val="24"/>
          </w:rPr>
          <w:t>https://youtube.com/shorts/Gn3P-QCFcd8?si=93hxQIpsa1aR0Cg6</w:t>
        </w:r>
      </w:hyperlink>
      <w:r>
        <w:rPr>
          <w:rFonts w:ascii="Cambria" w:eastAsia="Cambria" w:hAnsi="Cambria" w:cs="Cambria"/>
          <w:color w:val="000000"/>
          <w:sz w:val="24"/>
          <w:szCs w:val="24"/>
        </w:rPr>
        <w:t xml:space="preserve"> (has berries)</w:t>
      </w:r>
    </w:p>
    <w:p w14:paraId="04F1388E" w14:textId="1E4BCB30" w:rsidR="004912C1" w:rsidRDefault="004912C1">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Ragi savoury porridge: </w:t>
      </w:r>
      <w:hyperlink r:id="rId1076" w:history="1">
        <w:r w:rsidRPr="00914E08">
          <w:rPr>
            <w:rStyle w:val="Hyperlink"/>
            <w:rFonts w:ascii="Cambria" w:eastAsia="Cambria" w:hAnsi="Cambria" w:cs="Cambria"/>
            <w:sz w:val="24"/>
            <w:szCs w:val="24"/>
          </w:rPr>
          <w:t>https://www.instagram.com/reel/C8EwurmpQNQ/?utm_source=ig_web_copy_link&amp;igsh=MzRlODBiNWFlZA==</w:t>
        </w:r>
      </w:hyperlink>
      <w:r>
        <w:rPr>
          <w:rFonts w:ascii="Cambria" w:eastAsia="Cambria" w:hAnsi="Cambria" w:cs="Cambria"/>
          <w:color w:val="000000"/>
          <w:sz w:val="24"/>
          <w:szCs w:val="24"/>
        </w:rPr>
        <w:t xml:space="preserve"> </w:t>
      </w:r>
    </w:p>
    <w:p w14:paraId="343568F3" w14:textId="4D1C858B" w:rsidR="00BC6259" w:rsidRDefault="00BC6259">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Halim seed kheer: </w:t>
      </w:r>
      <w:hyperlink r:id="rId1077" w:history="1">
        <w:r w:rsidRPr="00872D1E">
          <w:rPr>
            <w:rStyle w:val="Hyperlink"/>
            <w:rFonts w:ascii="Cambria" w:eastAsia="Cambria" w:hAnsi="Cambria" w:cs="Cambria"/>
            <w:sz w:val="24"/>
            <w:szCs w:val="24"/>
          </w:rPr>
          <w:t>https://youtube.com/shorts/EALiBPtoqok?si=I2mQGYLXPenHIlWr</w:t>
        </w:r>
      </w:hyperlink>
      <w:r w:rsidR="00383C0F">
        <w:t xml:space="preserve"> / </w:t>
      </w:r>
      <w:hyperlink r:id="rId1078" w:history="1">
        <w:r w:rsidR="007D09E2" w:rsidRPr="00ED0C73">
          <w:rPr>
            <w:rStyle w:val="Hyperlink"/>
          </w:rPr>
          <w:t>https://www.instagram.com/reel/DU-YfxOjmc6/?igsh=MXNic255bGRmNmhmNQ%3D%3D</w:t>
        </w:r>
      </w:hyperlink>
      <w:r w:rsidR="007D09E2">
        <w:t xml:space="preserve"> </w:t>
      </w:r>
    </w:p>
    <w:p w14:paraId="26331A63" w14:textId="09C05497" w:rsidR="00BC6259" w:rsidRDefault="00181EB1">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Suji healthy halwa: </w:t>
      </w:r>
      <w:hyperlink r:id="rId1079" w:history="1">
        <w:r w:rsidRPr="00EE6A97">
          <w:rPr>
            <w:rStyle w:val="Hyperlink"/>
            <w:rFonts w:ascii="Cambria" w:eastAsia="Cambria" w:hAnsi="Cambria" w:cs="Cambria"/>
            <w:sz w:val="24"/>
            <w:szCs w:val="24"/>
          </w:rPr>
          <w:t>https://www.instagram.com/reel/DPL7ARwE6Rk/?utm_source=ig_web_copy_link</w:t>
        </w:r>
      </w:hyperlink>
    </w:p>
    <w:p w14:paraId="7538E1BA" w14:textId="77777777" w:rsidR="00181EB1" w:rsidRPr="00564B71" w:rsidRDefault="00181EB1">
      <w:pPr>
        <w:numPr>
          <w:ilvl w:val="0"/>
          <w:numId w:val="28"/>
        </w:numPr>
        <w:pBdr>
          <w:top w:val="nil"/>
          <w:left w:val="nil"/>
          <w:bottom w:val="nil"/>
          <w:right w:val="nil"/>
          <w:between w:val="nil"/>
        </w:pBdr>
        <w:spacing w:after="0"/>
        <w:ind w:left="-426" w:hanging="359"/>
        <w:rPr>
          <w:rFonts w:ascii="Cambria" w:eastAsia="Cambria" w:hAnsi="Cambria" w:cs="Cambria"/>
          <w:color w:val="000000"/>
          <w:sz w:val="24"/>
          <w:szCs w:val="24"/>
        </w:rPr>
      </w:pPr>
    </w:p>
    <w:p w14:paraId="506BC782" w14:textId="77777777" w:rsidR="00A971B5" w:rsidRDefault="00A971B5">
      <w:pPr>
        <w:pBdr>
          <w:top w:val="nil"/>
          <w:left w:val="nil"/>
          <w:bottom w:val="single" w:sz="4" w:space="1" w:color="000000"/>
          <w:right w:val="nil"/>
          <w:between w:val="nil"/>
        </w:pBdr>
        <w:spacing w:after="0"/>
        <w:ind w:left="-426"/>
        <w:rPr>
          <w:rFonts w:ascii="Cambria" w:eastAsia="Cambria" w:hAnsi="Cambria" w:cs="Cambria"/>
          <w:color w:val="000000"/>
          <w:sz w:val="24"/>
          <w:szCs w:val="24"/>
        </w:rPr>
      </w:pPr>
    </w:p>
    <w:p w14:paraId="51D1A157" w14:textId="77777777" w:rsidR="00A971B5" w:rsidRDefault="00A971B5">
      <w:pPr>
        <w:pBdr>
          <w:top w:val="nil"/>
          <w:left w:val="nil"/>
          <w:bottom w:val="nil"/>
          <w:right w:val="nil"/>
          <w:between w:val="nil"/>
        </w:pBdr>
        <w:spacing w:after="0"/>
        <w:ind w:left="-426"/>
        <w:rPr>
          <w:rFonts w:ascii="Cambria" w:eastAsia="Cambria" w:hAnsi="Cambria" w:cs="Cambria"/>
          <w:b/>
          <w:color w:val="002060"/>
          <w:sz w:val="24"/>
          <w:szCs w:val="24"/>
        </w:rPr>
      </w:pPr>
    </w:p>
    <w:p w14:paraId="72275BA5" w14:textId="77777777" w:rsidR="00A971B5" w:rsidRDefault="00F75C53">
      <w:pPr>
        <w:pBdr>
          <w:top w:val="nil"/>
          <w:left w:val="nil"/>
          <w:bottom w:val="nil"/>
          <w:right w:val="nil"/>
          <w:between w:val="nil"/>
        </w:pBdr>
        <w:spacing w:after="0"/>
        <w:ind w:left="-426"/>
        <w:rPr>
          <w:rFonts w:ascii="Cambria" w:eastAsia="Cambria" w:hAnsi="Cambria" w:cs="Cambria"/>
          <w:b/>
          <w:color w:val="002060"/>
          <w:sz w:val="24"/>
          <w:szCs w:val="24"/>
        </w:rPr>
      </w:pPr>
      <w:r>
        <w:rPr>
          <w:rFonts w:ascii="Cambria" w:eastAsia="Cambria" w:hAnsi="Cambria" w:cs="Cambria"/>
          <w:b/>
          <w:color w:val="002060"/>
          <w:sz w:val="24"/>
          <w:szCs w:val="24"/>
        </w:rPr>
        <w:lastRenderedPageBreak/>
        <w:t>SAVORY PORRIDGE</w:t>
      </w:r>
    </w:p>
    <w:p w14:paraId="6AF3CF5C" w14:textId="77777777" w:rsidR="00A971B5" w:rsidRDefault="00A971B5">
      <w:pPr>
        <w:pBdr>
          <w:top w:val="nil"/>
          <w:left w:val="nil"/>
          <w:bottom w:val="nil"/>
          <w:right w:val="nil"/>
          <w:between w:val="nil"/>
        </w:pBdr>
        <w:spacing w:after="0"/>
        <w:ind w:left="-426"/>
        <w:rPr>
          <w:rFonts w:ascii="Cambria" w:eastAsia="Cambria" w:hAnsi="Cambria" w:cs="Cambria"/>
          <w:b/>
          <w:color w:val="002060"/>
          <w:sz w:val="24"/>
          <w:szCs w:val="24"/>
        </w:rPr>
      </w:pPr>
    </w:p>
    <w:p w14:paraId="2666F788" w14:textId="77777777" w:rsidR="00A971B5" w:rsidRDefault="00F75C53">
      <w:pPr>
        <w:numPr>
          <w:ilvl w:val="0"/>
          <w:numId w:val="4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MASALA OATS (RECIPE- </w:t>
      </w:r>
      <w:hyperlink r:id="rId1080">
        <w:r>
          <w:rPr>
            <w:rFonts w:ascii="Cambria" w:eastAsia="Cambria" w:hAnsi="Cambria" w:cs="Cambria"/>
            <w:color w:val="0563C1"/>
            <w:sz w:val="24"/>
            <w:szCs w:val="24"/>
            <w:u w:val="single"/>
          </w:rPr>
          <w:t>https://www.youtube.com/watch?v=-UswLp2lfkY</w:t>
        </w:r>
      </w:hyperlink>
      <w:r>
        <w:rPr>
          <w:rFonts w:ascii="Cambria" w:eastAsia="Cambria" w:hAnsi="Cambria" w:cs="Cambria"/>
          <w:color w:val="000000"/>
          <w:sz w:val="24"/>
          <w:szCs w:val="24"/>
        </w:rPr>
        <w:t xml:space="preserve"> )</w:t>
      </w:r>
    </w:p>
    <w:p w14:paraId="5732E0AA" w14:textId="77777777" w:rsidR="00A971B5" w:rsidRDefault="00F75C53">
      <w:pPr>
        <w:numPr>
          <w:ilvl w:val="0"/>
          <w:numId w:val="4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JOWAR PORRIDGE (RECIPE- </w:t>
      </w:r>
      <w:hyperlink r:id="rId1081">
        <w:r>
          <w:rPr>
            <w:rFonts w:ascii="Cambria" w:eastAsia="Cambria" w:hAnsi="Cambria" w:cs="Cambria"/>
            <w:color w:val="0563C1"/>
            <w:sz w:val="24"/>
            <w:szCs w:val="24"/>
            <w:u w:val="single"/>
          </w:rPr>
          <w:t>https://www.youtube.com/watch?v=-hHn4QmJIKI</w:t>
        </w:r>
      </w:hyperlink>
      <w:r>
        <w:rPr>
          <w:rFonts w:ascii="Cambria" w:eastAsia="Cambria" w:hAnsi="Cambria" w:cs="Cambria"/>
          <w:color w:val="000000"/>
          <w:sz w:val="24"/>
          <w:szCs w:val="24"/>
        </w:rPr>
        <w:t xml:space="preserve"> )</w:t>
      </w:r>
    </w:p>
    <w:p w14:paraId="55E1C5CE" w14:textId="77777777" w:rsidR="00A971B5" w:rsidRDefault="00F75C53">
      <w:pPr>
        <w:numPr>
          <w:ilvl w:val="0"/>
          <w:numId w:val="4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SAMA RICE PORRIDGE (RECIPE- </w:t>
      </w:r>
      <w:hyperlink r:id="rId1082">
        <w:r>
          <w:rPr>
            <w:rFonts w:ascii="Cambria" w:eastAsia="Cambria" w:hAnsi="Cambria" w:cs="Cambria"/>
            <w:color w:val="0563C1"/>
            <w:sz w:val="24"/>
            <w:szCs w:val="24"/>
            <w:u w:val="single"/>
          </w:rPr>
          <w:t>https://www.youtube.com/watch?v=xHwcc-_UuPs</w:t>
        </w:r>
      </w:hyperlink>
      <w:r>
        <w:rPr>
          <w:rFonts w:ascii="Cambria" w:eastAsia="Cambria" w:hAnsi="Cambria" w:cs="Cambria"/>
          <w:color w:val="000000"/>
          <w:sz w:val="24"/>
          <w:szCs w:val="24"/>
        </w:rPr>
        <w:t xml:space="preserve"> )</w:t>
      </w:r>
    </w:p>
    <w:p w14:paraId="516E46D4" w14:textId="77777777" w:rsidR="00A971B5" w:rsidRDefault="00F75C53">
      <w:pPr>
        <w:numPr>
          <w:ilvl w:val="0"/>
          <w:numId w:val="4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BUCKWHEAT AND COCONUT PORRIDGE (RECIPE- </w:t>
      </w:r>
      <w:hyperlink r:id="rId1083">
        <w:r>
          <w:rPr>
            <w:rFonts w:ascii="Cambria" w:eastAsia="Cambria" w:hAnsi="Cambria" w:cs="Cambria"/>
            <w:color w:val="0563C1"/>
            <w:sz w:val="24"/>
            <w:szCs w:val="24"/>
            <w:u w:val="single"/>
          </w:rPr>
          <w:t>https://www.youtube.com/watch?v=fvwwjePzSaU</w:t>
        </w:r>
      </w:hyperlink>
      <w:r>
        <w:rPr>
          <w:rFonts w:ascii="Cambria" w:eastAsia="Cambria" w:hAnsi="Cambria" w:cs="Cambria"/>
          <w:color w:val="000000"/>
          <w:sz w:val="24"/>
          <w:szCs w:val="24"/>
        </w:rPr>
        <w:t xml:space="preserve"> )</w:t>
      </w:r>
    </w:p>
    <w:p w14:paraId="0EA00870" w14:textId="77777777" w:rsidR="00A971B5" w:rsidRDefault="00F75C53">
      <w:pPr>
        <w:numPr>
          <w:ilvl w:val="0"/>
          <w:numId w:val="42"/>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RAGI COCONUT PORRIDGE (RECIPE- </w:t>
      </w:r>
      <w:hyperlink r:id="rId1084">
        <w:r>
          <w:rPr>
            <w:rFonts w:ascii="Cambria" w:eastAsia="Cambria" w:hAnsi="Cambria" w:cs="Cambria"/>
            <w:color w:val="0563C1"/>
            <w:sz w:val="24"/>
            <w:szCs w:val="24"/>
            <w:u w:val="single"/>
          </w:rPr>
          <w:t>https://www.youtube.com/watch?v=Vd0r_DNJzb4</w:t>
        </w:r>
      </w:hyperlink>
      <w:r>
        <w:rPr>
          <w:rFonts w:ascii="Cambria" w:eastAsia="Cambria" w:hAnsi="Cambria" w:cs="Cambria"/>
          <w:color w:val="000000"/>
          <w:sz w:val="24"/>
          <w:szCs w:val="24"/>
        </w:rPr>
        <w:t xml:space="preserve"> )</w:t>
      </w:r>
    </w:p>
    <w:p w14:paraId="2C7066DD" w14:textId="77777777" w:rsidR="00A971B5" w:rsidRDefault="00F75C53">
      <w:pPr>
        <w:numPr>
          <w:ilvl w:val="0"/>
          <w:numId w:val="42"/>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WHEAT PORRIDGE (RECIPE- </w:t>
      </w:r>
      <w:hyperlink r:id="rId1085">
        <w:r>
          <w:rPr>
            <w:rFonts w:ascii="Cambria" w:eastAsia="Cambria" w:hAnsi="Cambria" w:cs="Cambria"/>
            <w:color w:val="0563C1"/>
            <w:sz w:val="24"/>
            <w:szCs w:val="24"/>
            <w:u w:val="single"/>
          </w:rPr>
          <w:t>https://www.youtube.com/watch?v=WY1mIh7pkf8</w:t>
        </w:r>
      </w:hyperlink>
      <w:r>
        <w:rPr>
          <w:rFonts w:ascii="Cambria" w:eastAsia="Cambria" w:hAnsi="Cambria" w:cs="Cambria"/>
          <w:color w:val="000000"/>
          <w:sz w:val="24"/>
          <w:szCs w:val="24"/>
        </w:rPr>
        <w:t xml:space="preserve"> )</w:t>
      </w:r>
    </w:p>
    <w:p w14:paraId="6F26EC45" w14:textId="77777777" w:rsidR="00A971B5" w:rsidRDefault="00A971B5">
      <w:pPr>
        <w:pBdr>
          <w:bottom w:val="single" w:sz="4" w:space="1" w:color="000000"/>
        </w:pBdr>
        <w:ind w:left="-426"/>
        <w:rPr>
          <w:rFonts w:ascii="Cambria" w:eastAsia="Cambria" w:hAnsi="Cambria" w:cs="Cambria"/>
          <w:color w:val="C00000"/>
          <w:sz w:val="24"/>
          <w:szCs w:val="24"/>
        </w:rPr>
      </w:pPr>
    </w:p>
    <w:p w14:paraId="434317EA" w14:textId="77777777" w:rsidR="00A971B5" w:rsidRDefault="00F75C53">
      <w:pPr>
        <w:ind w:left="-426"/>
        <w:rPr>
          <w:rFonts w:ascii="Cambria" w:eastAsia="Cambria" w:hAnsi="Cambria" w:cs="Cambria"/>
          <w:b/>
          <w:color w:val="002060"/>
          <w:sz w:val="24"/>
          <w:szCs w:val="24"/>
        </w:rPr>
      </w:pPr>
      <w:r>
        <w:rPr>
          <w:rFonts w:ascii="Cambria" w:eastAsia="Cambria" w:hAnsi="Cambria" w:cs="Cambria"/>
          <w:b/>
          <w:color w:val="002060"/>
          <w:sz w:val="24"/>
          <w:szCs w:val="24"/>
        </w:rPr>
        <w:t>WRAP</w:t>
      </w:r>
    </w:p>
    <w:p w14:paraId="7FF947CB" w14:textId="77777777" w:rsidR="00A971B5" w:rsidRDefault="00F75C53">
      <w:pPr>
        <w:numPr>
          <w:ilvl w:val="0"/>
          <w:numId w:val="20"/>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EGG BHURJI WRAP (RECIPE-</w:t>
      </w:r>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hyperlink r:id="rId1086">
        <w:r>
          <w:rPr>
            <w:rFonts w:ascii="Cambria" w:eastAsia="Cambria" w:hAnsi="Cambria" w:cs="Cambria"/>
            <w:color w:val="0563C1"/>
            <w:sz w:val="24"/>
            <w:szCs w:val="24"/>
            <w:u w:val="single"/>
          </w:rPr>
          <w:t>https://www.youtube.com/watch?v=K0bi4fDMj2s</w:t>
        </w:r>
      </w:hyperlink>
      <w:r>
        <w:rPr>
          <w:rFonts w:ascii="Cambria" w:eastAsia="Cambria" w:hAnsi="Cambria" w:cs="Cambria"/>
          <w:color w:val="0563C1"/>
          <w:sz w:val="24"/>
          <w:szCs w:val="24"/>
          <w:u w:val="single"/>
        </w:rPr>
        <w:t xml:space="preserve"> )</w:t>
      </w:r>
    </w:p>
    <w:p w14:paraId="19442425" w14:textId="77777777" w:rsidR="00A971B5" w:rsidRDefault="00F75C53">
      <w:pPr>
        <w:numPr>
          <w:ilvl w:val="0"/>
          <w:numId w:val="20"/>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VEGETABLE OATS PANEER WRAP (RECIPE- </w:t>
      </w:r>
      <w:hyperlink r:id="rId1087">
        <w:r>
          <w:rPr>
            <w:rFonts w:ascii="Cambria" w:eastAsia="Cambria" w:hAnsi="Cambria" w:cs="Cambria"/>
            <w:color w:val="0563C1"/>
            <w:sz w:val="24"/>
            <w:szCs w:val="24"/>
            <w:u w:val="single"/>
          </w:rPr>
          <w:t>https://www.youtube.com/watch?v=5IvQZYVNJiY</w:t>
        </w:r>
      </w:hyperlink>
      <w:r>
        <w:rPr>
          <w:rFonts w:ascii="Cambria" w:eastAsia="Cambria" w:hAnsi="Cambria" w:cs="Cambria"/>
          <w:color w:val="000000"/>
          <w:sz w:val="24"/>
          <w:szCs w:val="24"/>
        </w:rPr>
        <w:t xml:space="preserve"> </w:t>
      </w:r>
    </w:p>
    <w:p w14:paraId="662B5A68" w14:textId="77777777" w:rsidR="00A971B5" w:rsidRDefault="00F75C53">
      <w:pPr>
        <w:numPr>
          <w:ilvl w:val="0"/>
          <w:numId w:val="20"/>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SPROUTS WRAP (RECIPE- </w:t>
      </w:r>
      <w:hyperlink r:id="rId1088">
        <w:r>
          <w:rPr>
            <w:rFonts w:ascii="Cambria" w:eastAsia="Cambria" w:hAnsi="Cambria" w:cs="Cambria"/>
            <w:color w:val="0563C1"/>
            <w:sz w:val="24"/>
            <w:szCs w:val="24"/>
            <w:u w:val="single"/>
          </w:rPr>
          <w:t>https://www.youtube.com/watch?v=P39xCCY6_oE</w:t>
        </w:r>
      </w:hyperlink>
      <w:r>
        <w:rPr>
          <w:rFonts w:ascii="Cambria" w:eastAsia="Cambria" w:hAnsi="Cambria" w:cs="Cambria"/>
          <w:color w:val="000000"/>
          <w:sz w:val="24"/>
          <w:szCs w:val="24"/>
        </w:rPr>
        <w:t xml:space="preserve"> ; no cheese/ketchup/mayo)</w:t>
      </w:r>
    </w:p>
    <w:p w14:paraId="2838461D" w14:textId="77777777" w:rsidR="00A971B5" w:rsidRDefault="00F75C53">
      <w:pPr>
        <w:numPr>
          <w:ilvl w:val="0"/>
          <w:numId w:val="20"/>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PANEER JOWAR WRAP (RECIPE- </w:t>
      </w:r>
      <w:hyperlink r:id="rId1089">
        <w:r>
          <w:rPr>
            <w:rFonts w:ascii="Cambria" w:eastAsia="Cambria" w:hAnsi="Cambria" w:cs="Cambria"/>
            <w:color w:val="0563C1"/>
            <w:sz w:val="24"/>
            <w:szCs w:val="24"/>
            <w:u w:val="single"/>
          </w:rPr>
          <w:t>https://www.youtube.com/watch?v=ZnT1Xe342E8</w:t>
        </w:r>
      </w:hyperlink>
      <w:r>
        <w:rPr>
          <w:rFonts w:ascii="Cambria" w:eastAsia="Cambria" w:hAnsi="Cambria" w:cs="Cambria"/>
          <w:color w:val="000000"/>
          <w:sz w:val="24"/>
          <w:szCs w:val="24"/>
        </w:rPr>
        <w:t xml:space="preserve"> </w:t>
      </w:r>
    </w:p>
    <w:p w14:paraId="11E68374" w14:textId="77777777" w:rsidR="00A971B5" w:rsidRDefault="00F75C53">
      <w:pPr>
        <w:numPr>
          <w:ilvl w:val="0"/>
          <w:numId w:val="20"/>
        </w:numPr>
        <w:spacing w:after="0" w:line="276" w:lineRule="auto"/>
        <w:ind w:left="-426"/>
        <w:rPr>
          <w:rFonts w:ascii="Cambria" w:eastAsia="Cambria" w:hAnsi="Cambria" w:cs="Cambria"/>
          <w:sz w:val="24"/>
          <w:szCs w:val="24"/>
        </w:rPr>
      </w:pPr>
      <w:r>
        <w:rPr>
          <w:rFonts w:ascii="Cambria" w:eastAsia="Cambria" w:hAnsi="Cambria" w:cs="Cambria"/>
          <w:sz w:val="24"/>
          <w:szCs w:val="24"/>
        </w:rPr>
        <w:t>Chickpea wrap-</w:t>
      </w:r>
      <w:r>
        <w:rPr>
          <w:rFonts w:ascii="Arial" w:eastAsia="Arial" w:hAnsi="Arial" w:cs="Arial"/>
        </w:rPr>
        <w:t xml:space="preserve"> </w:t>
      </w:r>
      <w:hyperlink r:id="rId1090">
        <w:r>
          <w:rPr>
            <w:rFonts w:ascii="Arial" w:eastAsia="Arial" w:hAnsi="Arial" w:cs="Arial"/>
            <w:color w:val="1155CC"/>
            <w:u w:val="single"/>
          </w:rPr>
          <w:t>https://www.youtube.com/shorts/j3aARQ9Aikg</w:t>
        </w:r>
      </w:hyperlink>
    </w:p>
    <w:p w14:paraId="534DC677" w14:textId="7C98CDEA" w:rsidR="00A971B5" w:rsidRDefault="00F75C53">
      <w:pPr>
        <w:numPr>
          <w:ilvl w:val="0"/>
          <w:numId w:val="20"/>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BEETROOT PANEER WRAP (RECIPE- </w:t>
      </w:r>
      <w:hyperlink r:id="rId1091">
        <w:r>
          <w:rPr>
            <w:rFonts w:ascii="Cambria" w:eastAsia="Cambria" w:hAnsi="Cambria" w:cs="Cambria"/>
            <w:color w:val="0563C1"/>
            <w:sz w:val="24"/>
            <w:szCs w:val="24"/>
            <w:u w:val="single"/>
          </w:rPr>
          <w:t>https://www.youtube.com/watch?v=ry44DajzzGk</w:t>
        </w:r>
      </w:hyperlink>
      <w:r>
        <w:rPr>
          <w:rFonts w:ascii="Cambria" w:eastAsia="Cambria" w:hAnsi="Cambria" w:cs="Cambria"/>
          <w:color w:val="000000"/>
          <w:sz w:val="24"/>
          <w:szCs w:val="24"/>
        </w:rPr>
        <w:t xml:space="preserve"> )</w:t>
      </w:r>
    </w:p>
    <w:p w14:paraId="69C3AE73" w14:textId="0D208591" w:rsidR="00A971B5" w:rsidRDefault="00F75C53">
      <w:pPr>
        <w:numPr>
          <w:ilvl w:val="0"/>
          <w:numId w:val="20"/>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PANEER KATHI ROLL (RECIPE- </w:t>
      </w:r>
      <w:hyperlink r:id="rId1092">
        <w:r>
          <w:rPr>
            <w:rFonts w:ascii="Cambria" w:eastAsia="Cambria" w:hAnsi="Cambria" w:cs="Cambria"/>
            <w:color w:val="0563C1"/>
            <w:sz w:val="24"/>
            <w:szCs w:val="24"/>
            <w:u w:val="single"/>
          </w:rPr>
          <w:t>https://www.youtube.com/watch?v=CPpDVifhNxs</w:t>
        </w:r>
      </w:hyperlink>
      <w:r>
        <w:rPr>
          <w:rFonts w:ascii="Cambria" w:eastAsia="Cambria" w:hAnsi="Cambria" w:cs="Cambria"/>
          <w:color w:val="000000"/>
          <w:sz w:val="24"/>
          <w:szCs w:val="24"/>
        </w:rPr>
        <w:t xml:space="preserve"> )  </w:t>
      </w:r>
    </w:p>
    <w:p w14:paraId="13086F36" w14:textId="77777777" w:rsidR="00A971B5" w:rsidRDefault="00F75C53">
      <w:pPr>
        <w:numPr>
          <w:ilvl w:val="0"/>
          <w:numId w:val="20"/>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VEGAN MEXICAN FAJITA WRAP (RECIPE- </w:t>
      </w:r>
      <w:hyperlink r:id="rId1093">
        <w:r>
          <w:rPr>
            <w:rFonts w:ascii="Cambria" w:eastAsia="Cambria" w:hAnsi="Cambria" w:cs="Cambria"/>
            <w:color w:val="0563C1"/>
            <w:sz w:val="24"/>
            <w:szCs w:val="24"/>
            <w:u w:val="single"/>
          </w:rPr>
          <w:t>https://youtu.be/ORFqQtmVPaM?si=yOCzrZa5wiqcbz3m</w:t>
        </w:r>
      </w:hyperlink>
      <w:r>
        <w:rPr>
          <w:rFonts w:ascii="Cambria" w:eastAsia="Cambria" w:hAnsi="Cambria" w:cs="Cambria"/>
          <w:color w:val="000000"/>
          <w:sz w:val="24"/>
          <w:szCs w:val="24"/>
        </w:rPr>
        <w:t xml:space="preserve"> )</w:t>
      </w:r>
    </w:p>
    <w:p w14:paraId="459F20A4" w14:textId="240C07CB" w:rsidR="00A971B5" w:rsidRDefault="00F75C53" w:rsidP="00F040E5">
      <w:pPr>
        <w:numPr>
          <w:ilvl w:val="0"/>
          <w:numId w:val="20"/>
        </w:num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MOONG DAL PANEER </w:t>
      </w:r>
      <w:proofErr w:type="gramStart"/>
      <w:r>
        <w:rPr>
          <w:rFonts w:ascii="Cambria" w:eastAsia="Cambria" w:hAnsi="Cambria" w:cs="Cambria"/>
          <w:color w:val="000000"/>
          <w:sz w:val="24"/>
          <w:szCs w:val="24"/>
        </w:rPr>
        <w:t xml:space="preserve">WRAP </w:t>
      </w:r>
      <w:r w:rsidR="00D0455F">
        <w:rPr>
          <w:rFonts w:ascii="Cambria" w:eastAsia="Cambria" w:hAnsi="Cambria" w:cs="Cambria"/>
          <w:color w:val="000000"/>
          <w:sz w:val="24"/>
          <w:szCs w:val="24"/>
        </w:rPr>
        <w:t>:</w:t>
      </w:r>
      <w:proofErr w:type="gramEnd"/>
      <w:r w:rsidR="00D0455F">
        <w:rPr>
          <w:rFonts w:ascii="Cambria" w:eastAsia="Cambria" w:hAnsi="Cambria" w:cs="Cambria"/>
          <w:color w:val="000000"/>
          <w:sz w:val="24"/>
          <w:szCs w:val="24"/>
        </w:rPr>
        <w:t xml:space="preserve"> </w:t>
      </w:r>
      <w:hyperlink r:id="rId1094" w:history="1">
        <w:r w:rsidR="00D0455F" w:rsidRPr="00DE0B55">
          <w:rPr>
            <w:rStyle w:val="Hyperlink"/>
            <w:rFonts w:ascii="Cambria" w:eastAsia="Cambria" w:hAnsi="Cambria" w:cs="Cambria"/>
            <w:sz w:val="24"/>
            <w:szCs w:val="24"/>
          </w:rPr>
          <w:t>https://youtube.com/shorts/cGHLbqkuFy0?si=txjVwqfU_4kYIIiX</w:t>
        </w:r>
      </w:hyperlink>
      <w:r w:rsidR="00D0455F">
        <w:rPr>
          <w:rFonts w:ascii="Cambria" w:eastAsia="Cambria" w:hAnsi="Cambria" w:cs="Cambria"/>
          <w:color w:val="000000"/>
          <w:sz w:val="24"/>
          <w:szCs w:val="24"/>
        </w:rPr>
        <w:t xml:space="preserve"> </w:t>
      </w:r>
    </w:p>
    <w:p w14:paraId="04B40BFF" w14:textId="77777777" w:rsidR="00A971B5" w:rsidRDefault="00F75C53">
      <w:pPr>
        <w:numPr>
          <w:ilvl w:val="0"/>
          <w:numId w:val="20"/>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GREEN PEAS PANEER WRAP (RECIPE- </w:t>
      </w:r>
      <w:hyperlink r:id="rId1095">
        <w:r>
          <w:rPr>
            <w:rFonts w:ascii="Cambria" w:eastAsia="Cambria" w:hAnsi="Cambria" w:cs="Cambria"/>
            <w:color w:val="0563C1"/>
            <w:sz w:val="24"/>
            <w:szCs w:val="24"/>
            <w:u w:val="single"/>
          </w:rPr>
          <w:t>https://www.instagram.com/reel/C3aGOPhvtAS/?igsh=MWdsYTM5M3o0NDNlbg==</w:t>
        </w:r>
      </w:hyperlink>
      <w:r>
        <w:rPr>
          <w:rFonts w:ascii="Cambria" w:eastAsia="Cambria" w:hAnsi="Cambria" w:cs="Cambria"/>
          <w:color w:val="000000"/>
          <w:sz w:val="24"/>
          <w:szCs w:val="24"/>
        </w:rPr>
        <w:t xml:space="preserve"> )</w:t>
      </w:r>
    </w:p>
    <w:p w14:paraId="0A3CF601" w14:textId="77777777" w:rsidR="00A971B5" w:rsidRDefault="00F75C53">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Ragi paneer wrap: </w:t>
      </w:r>
      <w:hyperlink r:id="rId1096">
        <w:r>
          <w:rPr>
            <w:rFonts w:ascii="Cambria" w:eastAsia="Cambria" w:hAnsi="Cambria" w:cs="Cambria"/>
            <w:color w:val="0563C1"/>
            <w:sz w:val="24"/>
            <w:szCs w:val="24"/>
            <w:u w:val="single"/>
          </w:rPr>
          <w:t>https://youtu.be/Thv7yjMAE5g?si=BlHqpQVKcmIP-XMG</w:t>
        </w:r>
      </w:hyperlink>
      <w:r>
        <w:rPr>
          <w:rFonts w:ascii="Cambria" w:eastAsia="Cambria" w:hAnsi="Cambria" w:cs="Cambria"/>
          <w:color w:val="000000"/>
          <w:sz w:val="24"/>
          <w:szCs w:val="24"/>
        </w:rPr>
        <w:t xml:space="preserve"> </w:t>
      </w:r>
    </w:p>
    <w:p w14:paraId="41267D79" w14:textId="3AECE932" w:rsidR="00BB7500" w:rsidRDefault="00BB7500">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bookmarkStart w:id="169" w:name="_Hlk175400864"/>
      <w:r>
        <w:rPr>
          <w:rFonts w:ascii="Cambria" w:eastAsia="Cambria" w:hAnsi="Cambria" w:cs="Cambria"/>
          <w:color w:val="000000"/>
          <w:sz w:val="24"/>
          <w:szCs w:val="24"/>
        </w:rPr>
        <w:t xml:space="preserve">Chickpea kebab wrap: </w:t>
      </w:r>
      <w:hyperlink r:id="rId1097" w:history="1">
        <w:r w:rsidRPr="002D313C">
          <w:rPr>
            <w:rStyle w:val="Hyperlink"/>
            <w:rFonts w:ascii="Cambria" w:eastAsia="Cambria" w:hAnsi="Cambria" w:cs="Cambria"/>
            <w:sz w:val="24"/>
            <w:szCs w:val="24"/>
          </w:rPr>
          <w:t>https://www.instagram.com/reel/C5YJQkwB8a3/?utm_source=ig_web_copy_link&amp;igsh=MzRlODBiNWFlZA==</w:t>
        </w:r>
      </w:hyperlink>
      <w:r>
        <w:rPr>
          <w:rFonts w:ascii="Cambria" w:eastAsia="Cambria" w:hAnsi="Cambria" w:cs="Cambria"/>
          <w:color w:val="000000"/>
          <w:sz w:val="24"/>
          <w:szCs w:val="24"/>
        </w:rPr>
        <w:t xml:space="preserve"> </w:t>
      </w:r>
    </w:p>
    <w:bookmarkEnd w:id="169"/>
    <w:p w14:paraId="2357F89A" w14:textId="593D124F" w:rsidR="005D40F7" w:rsidRDefault="005D40F7">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Dahi paneer kebab: </w:t>
      </w:r>
      <w:hyperlink r:id="rId1098" w:history="1">
        <w:r w:rsidRPr="00087F22">
          <w:rPr>
            <w:rStyle w:val="Hyperlink"/>
            <w:rFonts w:ascii="Cambria" w:eastAsia="Cambria" w:hAnsi="Cambria" w:cs="Cambria"/>
            <w:sz w:val="24"/>
            <w:szCs w:val="24"/>
          </w:rPr>
          <w:t>https://www.instagram.com/reel/C6duhp4v2vK/?igsh=MWJidjlxbWNxcWs2Mw==</w:t>
        </w:r>
      </w:hyperlink>
      <w:r>
        <w:rPr>
          <w:rFonts w:ascii="Cambria" w:eastAsia="Cambria" w:hAnsi="Cambria" w:cs="Cambria"/>
          <w:color w:val="000000"/>
          <w:sz w:val="24"/>
          <w:szCs w:val="24"/>
        </w:rPr>
        <w:t xml:space="preserve"> </w:t>
      </w:r>
    </w:p>
    <w:p w14:paraId="7179D7E6" w14:textId="56CED131" w:rsidR="00E63F12" w:rsidRDefault="00E63F12">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bookmarkStart w:id="170" w:name="_Hlk196843589"/>
      <w:r>
        <w:rPr>
          <w:rFonts w:ascii="Cambria" w:eastAsia="Cambria" w:hAnsi="Cambria" w:cs="Cambria"/>
          <w:color w:val="000000"/>
          <w:sz w:val="24"/>
          <w:szCs w:val="24"/>
        </w:rPr>
        <w:t xml:space="preserve">Lettuce paneer burger: </w:t>
      </w:r>
      <w:hyperlink r:id="rId1099" w:history="1">
        <w:r w:rsidRPr="004B653E">
          <w:rPr>
            <w:rStyle w:val="Hyperlink"/>
            <w:rFonts w:ascii="Cambria" w:eastAsia="Cambria" w:hAnsi="Cambria" w:cs="Cambria"/>
            <w:sz w:val="24"/>
            <w:szCs w:val="24"/>
          </w:rPr>
          <w:t>https://www.instagram.com/p/C8GtRK7SnkE/?igsh=ZGYwdzd4MzBicW9u</w:t>
        </w:r>
      </w:hyperlink>
      <w:bookmarkEnd w:id="170"/>
      <w:r>
        <w:rPr>
          <w:rFonts w:ascii="Cambria" w:eastAsia="Cambria" w:hAnsi="Cambria" w:cs="Cambria"/>
          <w:color w:val="000000"/>
          <w:sz w:val="24"/>
          <w:szCs w:val="24"/>
        </w:rPr>
        <w:t xml:space="preserve"> </w:t>
      </w:r>
    </w:p>
    <w:p w14:paraId="4F8A1241" w14:textId="2954C9D2" w:rsidR="00CB727B" w:rsidRDefault="00CB727B">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Potato paneer </w:t>
      </w:r>
      <w:proofErr w:type="spellStart"/>
      <w:r>
        <w:rPr>
          <w:rFonts w:ascii="Cambria" w:eastAsia="Cambria" w:hAnsi="Cambria" w:cs="Cambria"/>
          <w:color w:val="000000"/>
          <w:sz w:val="24"/>
          <w:szCs w:val="24"/>
        </w:rPr>
        <w:t>frankie</w:t>
      </w:r>
      <w:proofErr w:type="spellEnd"/>
      <w:r>
        <w:rPr>
          <w:rFonts w:ascii="Cambria" w:eastAsia="Cambria" w:hAnsi="Cambria" w:cs="Cambria"/>
          <w:color w:val="000000"/>
          <w:sz w:val="24"/>
          <w:szCs w:val="24"/>
        </w:rPr>
        <w:t xml:space="preserve">: </w:t>
      </w:r>
      <w:hyperlink r:id="rId1100" w:history="1">
        <w:r w:rsidRPr="009E052B">
          <w:rPr>
            <w:rStyle w:val="Hyperlink"/>
            <w:rFonts w:ascii="Cambria" w:eastAsia="Cambria" w:hAnsi="Cambria" w:cs="Cambria"/>
            <w:sz w:val="24"/>
            <w:szCs w:val="24"/>
          </w:rPr>
          <w:t>https://youtu.be/L4lwLWfndHc?si=-5ZckvVrSDqXdhPU</w:t>
        </w:r>
      </w:hyperlink>
      <w:r>
        <w:rPr>
          <w:rFonts w:ascii="Cambria" w:eastAsia="Cambria" w:hAnsi="Cambria" w:cs="Cambria"/>
          <w:color w:val="000000"/>
          <w:sz w:val="24"/>
          <w:szCs w:val="24"/>
        </w:rPr>
        <w:t xml:space="preserve"> </w:t>
      </w:r>
    </w:p>
    <w:p w14:paraId="5B49023D" w14:textId="026EF9E0" w:rsidR="003C30B4" w:rsidRDefault="00416C93">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Omelette</w:t>
      </w:r>
      <w:r w:rsidR="003C30B4">
        <w:rPr>
          <w:rFonts w:ascii="Cambria" w:eastAsia="Cambria" w:hAnsi="Cambria" w:cs="Cambria"/>
          <w:color w:val="000000"/>
          <w:sz w:val="24"/>
          <w:szCs w:val="24"/>
        </w:rPr>
        <w:t xml:space="preserve"> jowar wrap: </w:t>
      </w:r>
      <w:hyperlink r:id="rId1101" w:history="1">
        <w:r w:rsidR="003C30B4" w:rsidRPr="00343DE7">
          <w:rPr>
            <w:rStyle w:val="Hyperlink"/>
            <w:rFonts w:ascii="Cambria" w:eastAsia="Cambria" w:hAnsi="Cambria" w:cs="Cambria"/>
            <w:sz w:val="24"/>
            <w:szCs w:val="24"/>
          </w:rPr>
          <w:t>https://youtube.com/shorts/bPdyo9AWW0Q?si=-mNroSbGbFgQk6om</w:t>
        </w:r>
      </w:hyperlink>
      <w:r w:rsidR="003C30B4">
        <w:rPr>
          <w:rFonts w:ascii="Cambria" w:eastAsia="Cambria" w:hAnsi="Cambria" w:cs="Cambria"/>
          <w:color w:val="000000"/>
          <w:sz w:val="24"/>
          <w:szCs w:val="24"/>
        </w:rPr>
        <w:t xml:space="preserve"> </w:t>
      </w:r>
    </w:p>
    <w:p w14:paraId="7AB9FF57" w14:textId="77140253" w:rsidR="006F7EB9" w:rsidRDefault="006F7EB9">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Beetroot egg pockets: </w:t>
      </w:r>
      <w:hyperlink r:id="rId1102" w:history="1">
        <w:r w:rsidRPr="00343DE7">
          <w:rPr>
            <w:rStyle w:val="Hyperlink"/>
            <w:rFonts w:ascii="Cambria" w:eastAsia="Cambria" w:hAnsi="Cambria" w:cs="Cambria"/>
            <w:sz w:val="24"/>
            <w:szCs w:val="24"/>
          </w:rPr>
          <w:t>https://www.instagram.com/reel/C8WXYvlos7l/?igsh=MXA5bXdsbmNkdHdnZw==</w:t>
        </w:r>
      </w:hyperlink>
      <w:r>
        <w:rPr>
          <w:rFonts w:ascii="Cambria" w:eastAsia="Cambria" w:hAnsi="Cambria" w:cs="Cambria"/>
          <w:color w:val="000000"/>
          <w:sz w:val="24"/>
          <w:szCs w:val="24"/>
        </w:rPr>
        <w:t xml:space="preserve"> </w:t>
      </w:r>
    </w:p>
    <w:p w14:paraId="5C0A4B22" w14:textId="3D18489C" w:rsidR="003D5D4C" w:rsidRDefault="003D5D4C">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Quinoa vegetable wrap: </w:t>
      </w:r>
      <w:hyperlink r:id="rId1103" w:history="1">
        <w:r w:rsidRPr="00441882">
          <w:rPr>
            <w:rStyle w:val="Hyperlink"/>
            <w:rFonts w:ascii="Cambria" w:eastAsia="Cambria" w:hAnsi="Cambria" w:cs="Cambria"/>
            <w:sz w:val="24"/>
            <w:szCs w:val="24"/>
          </w:rPr>
          <w:t>https://www.instagram.com/reel/C8zBPOWoY_2/?igsh=dTU2cHZ0Z2Job2l4</w:t>
        </w:r>
      </w:hyperlink>
      <w:r>
        <w:rPr>
          <w:rFonts w:ascii="Cambria" w:eastAsia="Cambria" w:hAnsi="Cambria" w:cs="Cambria"/>
          <w:color w:val="000000"/>
          <w:sz w:val="24"/>
          <w:szCs w:val="24"/>
        </w:rPr>
        <w:t xml:space="preserve"> </w:t>
      </w:r>
    </w:p>
    <w:p w14:paraId="5A8CD698" w14:textId="74D024C2" w:rsidR="00480E08" w:rsidRDefault="00480E08">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Kala chana roti taco: </w:t>
      </w:r>
      <w:hyperlink r:id="rId1104" w:history="1">
        <w:r w:rsidRPr="00E9285B">
          <w:rPr>
            <w:rStyle w:val="Hyperlink"/>
            <w:rFonts w:ascii="Cambria" w:eastAsia="Cambria" w:hAnsi="Cambria" w:cs="Cambria"/>
            <w:sz w:val="24"/>
            <w:szCs w:val="24"/>
          </w:rPr>
          <w:t>https://www.instagram.com/reel/C8jCDY0NZ3C/?igsh=MXhsdGN4ZGM0MnZueA==</w:t>
        </w:r>
      </w:hyperlink>
      <w:r>
        <w:rPr>
          <w:rFonts w:ascii="Cambria" w:eastAsia="Cambria" w:hAnsi="Cambria" w:cs="Cambria"/>
          <w:color w:val="000000"/>
          <w:sz w:val="24"/>
          <w:szCs w:val="24"/>
        </w:rPr>
        <w:t xml:space="preserve"> </w:t>
      </w:r>
    </w:p>
    <w:p w14:paraId="6E3D0E21" w14:textId="1730C8CD" w:rsidR="00F76DBE" w:rsidRDefault="00F76DBE">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bookmarkStart w:id="171" w:name="_Hlk200547672"/>
      <w:proofErr w:type="spellStart"/>
      <w:r>
        <w:rPr>
          <w:rFonts w:ascii="Cambria" w:eastAsia="Cambria" w:hAnsi="Cambria" w:cs="Cambria"/>
          <w:color w:val="000000"/>
          <w:sz w:val="24"/>
          <w:szCs w:val="24"/>
        </w:rPr>
        <w:t>Achaari</w:t>
      </w:r>
      <w:proofErr w:type="spellEnd"/>
      <w:r>
        <w:rPr>
          <w:rFonts w:ascii="Cambria" w:eastAsia="Cambria" w:hAnsi="Cambria" w:cs="Cambria"/>
          <w:color w:val="000000"/>
          <w:sz w:val="24"/>
          <w:szCs w:val="24"/>
        </w:rPr>
        <w:t xml:space="preserve"> paneer wrap: </w:t>
      </w:r>
      <w:hyperlink r:id="rId1105" w:history="1">
        <w:r w:rsidRPr="003275DE">
          <w:rPr>
            <w:rStyle w:val="Hyperlink"/>
            <w:rFonts w:ascii="Cambria" w:eastAsia="Cambria" w:hAnsi="Cambria" w:cs="Cambria"/>
            <w:sz w:val="24"/>
            <w:szCs w:val="24"/>
          </w:rPr>
          <w:t>https://www.instagram.com/reel/DALipOFqbAm/?igsh=eGt0cmUycnJzdm9l</w:t>
        </w:r>
      </w:hyperlink>
      <w:bookmarkEnd w:id="171"/>
      <w:r>
        <w:rPr>
          <w:rFonts w:ascii="Cambria" w:eastAsia="Cambria" w:hAnsi="Cambria" w:cs="Cambria"/>
          <w:color w:val="000000"/>
          <w:sz w:val="24"/>
          <w:szCs w:val="24"/>
        </w:rPr>
        <w:t xml:space="preserve"> </w:t>
      </w:r>
    </w:p>
    <w:p w14:paraId="6CE9B585" w14:textId="2F19F73A" w:rsidR="00483ABC" w:rsidRDefault="00483ABC">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bookmarkStart w:id="172" w:name="_Hlk196831633"/>
      <w:r>
        <w:rPr>
          <w:rFonts w:ascii="Cambria" w:eastAsia="Cambria" w:hAnsi="Cambria" w:cs="Cambria"/>
          <w:color w:val="000000"/>
          <w:sz w:val="24"/>
          <w:szCs w:val="24"/>
        </w:rPr>
        <w:t xml:space="preserve">Hummus paneer wrap: </w:t>
      </w:r>
      <w:hyperlink r:id="rId1106" w:history="1">
        <w:r w:rsidRPr="00DB1864">
          <w:rPr>
            <w:rStyle w:val="Hyperlink"/>
            <w:rFonts w:ascii="Cambria" w:eastAsia="Cambria" w:hAnsi="Cambria" w:cs="Cambria"/>
            <w:sz w:val="24"/>
            <w:szCs w:val="24"/>
          </w:rPr>
          <w:t>https://youtube.com/shorts/JOpeO9Sd9Zk?si=5RTLKvER28Q2d0uo</w:t>
        </w:r>
      </w:hyperlink>
      <w:bookmarkEnd w:id="172"/>
      <w:r>
        <w:rPr>
          <w:rFonts w:ascii="Cambria" w:eastAsia="Cambria" w:hAnsi="Cambria" w:cs="Cambria"/>
          <w:color w:val="000000"/>
          <w:sz w:val="24"/>
          <w:szCs w:val="24"/>
        </w:rPr>
        <w:t xml:space="preserve"> </w:t>
      </w:r>
    </w:p>
    <w:p w14:paraId="437B9A91" w14:textId="22E9D3C4" w:rsidR="00900FF1" w:rsidRDefault="00900FF1">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Hummus veggie wrap: </w:t>
      </w:r>
      <w:hyperlink r:id="rId1107" w:history="1">
        <w:r w:rsidRPr="00D139F7">
          <w:rPr>
            <w:rStyle w:val="Hyperlink"/>
            <w:rFonts w:ascii="Cambria" w:eastAsia="Cambria" w:hAnsi="Cambria" w:cs="Cambria"/>
            <w:sz w:val="24"/>
            <w:szCs w:val="24"/>
          </w:rPr>
          <w:t>https://youtube.com/shorts/WE-T2_n471k?si=83F2EC5AZBh7bEnD</w:t>
        </w:r>
      </w:hyperlink>
      <w:r>
        <w:rPr>
          <w:rFonts w:ascii="Cambria" w:eastAsia="Cambria" w:hAnsi="Cambria" w:cs="Cambria"/>
          <w:color w:val="000000"/>
          <w:sz w:val="24"/>
          <w:szCs w:val="24"/>
        </w:rPr>
        <w:t xml:space="preserve"> </w:t>
      </w:r>
      <w:r w:rsidR="005D26D7">
        <w:rPr>
          <w:rFonts w:ascii="Cambria" w:eastAsia="Cambria" w:hAnsi="Cambria" w:cs="Cambria"/>
          <w:color w:val="000000"/>
          <w:sz w:val="24"/>
          <w:szCs w:val="24"/>
        </w:rPr>
        <w:t xml:space="preserve">/ </w:t>
      </w:r>
      <w:hyperlink r:id="rId1108" w:history="1">
        <w:r w:rsidR="005D26D7" w:rsidRPr="00476D40">
          <w:rPr>
            <w:rStyle w:val="Hyperlink"/>
            <w:rFonts w:ascii="Cambria" w:eastAsia="Cambria" w:hAnsi="Cambria" w:cs="Cambria"/>
            <w:sz w:val="24"/>
            <w:szCs w:val="24"/>
          </w:rPr>
          <w:t>https://youtube.com/shorts/Q0QbZ2V6LZw?si=N_p_iaPPKBen7cyy</w:t>
        </w:r>
      </w:hyperlink>
      <w:r w:rsidR="005D26D7">
        <w:rPr>
          <w:rFonts w:ascii="Cambria" w:eastAsia="Cambria" w:hAnsi="Cambria" w:cs="Cambria"/>
          <w:color w:val="000000"/>
          <w:sz w:val="24"/>
          <w:szCs w:val="24"/>
        </w:rPr>
        <w:t xml:space="preserve"> </w:t>
      </w:r>
    </w:p>
    <w:p w14:paraId="507AC688" w14:textId="513A6112" w:rsidR="002245F6" w:rsidRDefault="002245F6">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Vegetable seekh kebab wrap: </w:t>
      </w:r>
      <w:hyperlink r:id="rId1109" w:history="1">
        <w:r w:rsidRPr="00402502">
          <w:rPr>
            <w:rStyle w:val="Hyperlink"/>
            <w:rFonts w:ascii="Cambria" w:eastAsia="Cambria" w:hAnsi="Cambria" w:cs="Cambria"/>
            <w:sz w:val="24"/>
            <w:szCs w:val="24"/>
          </w:rPr>
          <w:t>https://www.instagram.com/reel/C_-ztP9Nrom/?igsh=ZXhrejh1ZDRnZ2c=</w:t>
        </w:r>
      </w:hyperlink>
      <w:r>
        <w:rPr>
          <w:rFonts w:ascii="Cambria" w:eastAsia="Cambria" w:hAnsi="Cambria" w:cs="Cambria"/>
          <w:color w:val="000000"/>
          <w:sz w:val="24"/>
          <w:szCs w:val="24"/>
        </w:rPr>
        <w:t xml:space="preserve"> </w:t>
      </w:r>
    </w:p>
    <w:p w14:paraId="525F54E6" w14:textId="4AAB47C2" w:rsidR="00441EDB" w:rsidRDefault="00441EDB">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bookmarkStart w:id="173" w:name="_Hlk196843561"/>
      <w:r>
        <w:rPr>
          <w:rFonts w:ascii="Cambria" w:eastAsia="Cambria" w:hAnsi="Cambria" w:cs="Cambria"/>
          <w:color w:val="000000"/>
          <w:sz w:val="24"/>
          <w:szCs w:val="24"/>
        </w:rPr>
        <w:t xml:space="preserve">High protein </w:t>
      </w:r>
      <w:proofErr w:type="gramStart"/>
      <w:r>
        <w:rPr>
          <w:rFonts w:ascii="Cambria" w:eastAsia="Cambria" w:hAnsi="Cambria" w:cs="Cambria"/>
          <w:color w:val="000000"/>
          <w:sz w:val="24"/>
          <w:szCs w:val="24"/>
        </w:rPr>
        <w:t>veg</w:t>
      </w:r>
      <w:proofErr w:type="gramEnd"/>
      <w:r>
        <w:rPr>
          <w:rFonts w:ascii="Cambria" w:eastAsia="Cambria" w:hAnsi="Cambria" w:cs="Cambria"/>
          <w:color w:val="000000"/>
          <w:sz w:val="24"/>
          <w:szCs w:val="24"/>
        </w:rPr>
        <w:t xml:space="preserve"> seekh kebab: </w:t>
      </w:r>
      <w:hyperlink r:id="rId1110" w:history="1">
        <w:r w:rsidRPr="009636CC">
          <w:rPr>
            <w:rStyle w:val="Hyperlink"/>
            <w:rFonts w:ascii="Cambria" w:eastAsia="Cambria" w:hAnsi="Cambria" w:cs="Cambria"/>
            <w:sz w:val="24"/>
            <w:szCs w:val="24"/>
          </w:rPr>
          <w:t>https://www.instagram.com/reel/DGQnNjfycja/?igsh=MW10NHoxdWJndnpjdQ==</w:t>
        </w:r>
      </w:hyperlink>
      <w:bookmarkEnd w:id="173"/>
      <w:r>
        <w:rPr>
          <w:rFonts w:ascii="Cambria" w:eastAsia="Cambria" w:hAnsi="Cambria" w:cs="Cambria"/>
          <w:color w:val="000000"/>
          <w:sz w:val="24"/>
          <w:szCs w:val="24"/>
        </w:rPr>
        <w:t xml:space="preserve"> </w:t>
      </w:r>
    </w:p>
    <w:p w14:paraId="67204901" w14:textId="7CC3A3B8" w:rsidR="000D1441" w:rsidRDefault="000D1441">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Moong dal </w:t>
      </w:r>
      <w:proofErr w:type="spellStart"/>
      <w:r>
        <w:rPr>
          <w:rFonts w:ascii="Cambria" w:eastAsia="Cambria" w:hAnsi="Cambria" w:cs="Cambria"/>
          <w:color w:val="000000"/>
          <w:sz w:val="24"/>
          <w:szCs w:val="24"/>
        </w:rPr>
        <w:t>chilla</w:t>
      </w:r>
      <w:proofErr w:type="spellEnd"/>
      <w:r>
        <w:rPr>
          <w:rFonts w:ascii="Cambria" w:eastAsia="Cambria" w:hAnsi="Cambria" w:cs="Cambria"/>
          <w:color w:val="000000"/>
          <w:sz w:val="24"/>
          <w:szCs w:val="24"/>
        </w:rPr>
        <w:t xml:space="preserve"> wraps: </w:t>
      </w:r>
      <w:hyperlink r:id="rId1111" w:history="1">
        <w:r w:rsidRPr="00BA6F57">
          <w:rPr>
            <w:rStyle w:val="Hyperlink"/>
            <w:rFonts w:ascii="Cambria" w:eastAsia="Cambria" w:hAnsi="Cambria" w:cs="Cambria"/>
            <w:sz w:val="24"/>
            <w:szCs w:val="24"/>
          </w:rPr>
          <w:t>https://www.instagram.com/reel/DCBtlLEo4kX/?igsh=MXJ5OWltcmoxeGNhOQ==</w:t>
        </w:r>
      </w:hyperlink>
      <w:r>
        <w:rPr>
          <w:rFonts w:ascii="Cambria" w:eastAsia="Cambria" w:hAnsi="Cambria" w:cs="Cambria"/>
          <w:color w:val="000000"/>
          <w:sz w:val="24"/>
          <w:szCs w:val="24"/>
        </w:rPr>
        <w:t xml:space="preserve"> (</w:t>
      </w:r>
      <w:r w:rsidRPr="000D1441">
        <w:rPr>
          <w:rFonts w:ascii="Cambria" w:eastAsia="Cambria" w:hAnsi="Cambria" w:cs="Cambria"/>
          <w:b/>
          <w:bCs/>
          <w:color w:val="FF0000"/>
          <w:sz w:val="24"/>
          <w:szCs w:val="24"/>
        </w:rPr>
        <w:t>has eggs</w:t>
      </w:r>
      <w:r>
        <w:rPr>
          <w:rFonts w:ascii="Cambria" w:eastAsia="Cambria" w:hAnsi="Cambria" w:cs="Cambria"/>
          <w:color w:val="000000"/>
          <w:sz w:val="24"/>
          <w:szCs w:val="24"/>
        </w:rPr>
        <w:t>)</w:t>
      </w:r>
    </w:p>
    <w:p w14:paraId="6A63D991" w14:textId="6B090038" w:rsidR="00886356" w:rsidRDefault="00886356">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 kebab roti wrap: </w:t>
      </w:r>
      <w:hyperlink r:id="rId1112" w:history="1">
        <w:r w:rsidRPr="00C0514D">
          <w:rPr>
            <w:rStyle w:val="Hyperlink"/>
            <w:rFonts w:ascii="Cambria" w:eastAsia="Cambria" w:hAnsi="Cambria" w:cs="Cambria"/>
            <w:sz w:val="24"/>
            <w:szCs w:val="24"/>
          </w:rPr>
          <w:t>https://www.instagram.com/reel/DGLD12TCjW3/?utm_source=ig_web_copy_link</w:t>
        </w:r>
      </w:hyperlink>
      <w:r>
        <w:rPr>
          <w:rFonts w:ascii="Cambria" w:eastAsia="Cambria" w:hAnsi="Cambria" w:cs="Cambria"/>
          <w:color w:val="000000"/>
          <w:sz w:val="24"/>
          <w:szCs w:val="24"/>
        </w:rPr>
        <w:t xml:space="preserve"> (has raisins)</w:t>
      </w:r>
    </w:p>
    <w:p w14:paraId="3A81603F" w14:textId="16D078C7" w:rsidR="0081569D" w:rsidRDefault="0081569D">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Chole palak </w:t>
      </w:r>
      <w:proofErr w:type="spellStart"/>
      <w:r>
        <w:rPr>
          <w:rFonts w:ascii="Cambria" w:eastAsia="Cambria" w:hAnsi="Cambria" w:cs="Cambria"/>
          <w:color w:val="000000"/>
          <w:sz w:val="24"/>
          <w:szCs w:val="24"/>
        </w:rPr>
        <w:t>tikki</w:t>
      </w:r>
      <w:proofErr w:type="spellEnd"/>
      <w:r>
        <w:rPr>
          <w:rFonts w:ascii="Cambria" w:eastAsia="Cambria" w:hAnsi="Cambria" w:cs="Cambria"/>
          <w:color w:val="000000"/>
          <w:sz w:val="24"/>
          <w:szCs w:val="24"/>
        </w:rPr>
        <w:t xml:space="preserve"> wrap: </w:t>
      </w:r>
      <w:hyperlink r:id="rId1113" w:history="1">
        <w:r w:rsidRPr="00AF2C8A">
          <w:rPr>
            <w:rStyle w:val="Hyperlink"/>
            <w:rFonts w:ascii="Cambria" w:eastAsia="Cambria" w:hAnsi="Cambria" w:cs="Cambria"/>
            <w:sz w:val="24"/>
            <w:szCs w:val="24"/>
          </w:rPr>
          <w:t>https://www.instagram.com/reel/DFxyzTYzAuv/?igsh=MTZtbjlqaGpkNmFlaQ==</w:t>
        </w:r>
      </w:hyperlink>
      <w:r>
        <w:rPr>
          <w:rFonts w:ascii="Cambria" w:eastAsia="Cambria" w:hAnsi="Cambria" w:cs="Cambria"/>
          <w:color w:val="000000"/>
          <w:sz w:val="24"/>
          <w:szCs w:val="24"/>
        </w:rPr>
        <w:t xml:space="preserve"> </w:t>
      </w:r>
    </w:p>
    <w:p w14:paraId="3A54AFEA" w14:textId="16DD6464" w:rsidR="00C27331" w:rsidRDefault="00C27331">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Gluten free tofu wrap: </w:t>
      </w:r>
      <w:hyperlink r:id="rId1114" w:history="1">
        <w:r w:rsidRPr="00FE1EF2">
          <w:rPr>
            <w:rStyle w:val="Hyperlink"/>
            <w:rFonts w:ascii="Cambria" w:eastAsia="Cambria" w:hAnsi="Cambria" w:cs="Cambria"/>
            <w:sz w:val="24"/>
            <w:szCs w:val="24"/>
          </w:rPr>
          <w:t>https://youtube.com/shorts/DcfahZcZTI0?si=NqV3MKeLqn1vicjb</w:t>
        </w:r>
      </w:hyperlink>
      <w:r>
        <w:rPr>
          <w:rFonts w:ascii="Cambria" w:eastAsia="Cambria" w:hAnsi="Cambria" w:cs="Cambria"/>
          <w:color w:val="000000"/>
          <w:sz w:val="24"/>
          <w:szCs w:val="24"/>
        </w:rPr>
        <w:t xml:space="preserve"> </w:t>
      </w:r>
    </w:p>
    <w:p w14:paraId="58DF040D" w14:textId="7D4231EF" w:rsidR="008B11B9" w:rsidRDefault="008B11B9">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Rajma </w:t>
      </w:r>
      <w:proofErr w:type="spellStart"/>
      <w:r>
        <w:rPr>
          <w:rFonts w:ascii="Cambria" w:eastAsia="Cambria" w:hAnsi="Cambria" w:cs="Cambria"/>
          <w:color w:val="000000"/>
          <w:sz w:val="24"/>
          <w:szCs w:val="24"/>
        </w:rPr>
        <w:t>matar</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tikkis</w:t>
      </w:r>
      <w:proofErr w:type="spellEnd"/>
      <w:r>
        <w:rPr>
          <w:rFonts w:ascii="Cambria" w:eastAsia="Cambria" w:hAnsi="Cambria" w:cs="Cambria"/>
          <w:color w:val="000000"/>
          <w:sz w:val="24"/>
          <w:szCs w:val="24"/>
        </w:rPr>
        <w:t xml:space="preserve">: </w:t>
      </w:r>
      <w:hyperlink r:id="rId1115" w:history="1">
        <w:r w:rsidRPr="00194878">
          <w:rPr>
            <w:rStyle w:val="Hyperlink"/>
            <w:rFonts w:ascii="Cambria" w:eastAsia="Cambria" w:hAnsi="Cambria" w:cs="Cambria"/>
            <w:sz w:val="24"/>
            <w:szCs w:val="24"/>
          </w:rPr>
          <w:t>https://www.instagram.com/reel/DD_xYV0SuJH/?utm_source=ig_web_copy_link</w:t>
        </w:r>
      </w:hyperlink>
      <w:r>
        <w:rPr>
          <w:rFonts w:ascii="Cambria" w:eastAsia="Cambria" w:hAnsi="Cambria" w:cs="Cambria"/>
          <w:color w:val="000000"/>
          <w:sz w:val="24"/>
          <w:szCs w:val="24"/>
        </w:rPr>
        <w:t xml:space="preserve"> (has roti)</w:t>
      </w:r>
    </w:p>
    <w:p w14:paraId="437F93CC" w14:textId="21B74406" w:rsidR="009A7F70" w:rsidRDefault="009A7F70">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Walnut pesto paneer veggie wrap: </w:t>
      </w:r>
      <w:hyperlink r:id="rId1116" w:history="1">
        <w:r w:rsidRPr="00194878">
          <w:rPr>
            <w:rStyle w:val="Hyperlink"/>
            <w:rFonts w:ascii="Cambria" w:eastAsia="Cambria" w:hAnsi="Cambria" w:cs="Cambria"/>
            <w:sz w:val="24"/>
            <w:szCs w:val="24"/>
          </w:rPr>
          <w:t>https://www.instagram.com/reel/DFeuKkQy_2V/?utm_source=ig_web_copy_link</w:t>
        </w:r>
      </w:hyperlink>
      <w:r>
        <w:rPr>
          <w:rFonts w:ascii="Cambria" w:eastAsia="Cambria" w:hAnsi="Cambria" w:cs="Cambria"/>
          <w:color w:val="000000"/>
          <w:sz w:val="24"/>
          <w:szCs w:val="24"/>
        </w:rPr>
        <w:t xml:space="preserve"> </w:t>
      </w:r>
    </w:p>
    <w:p w14:paraId="3E2B2FC6" w14:textId="4C08E11A" w:rsidR="004B6362" w:rsidRDefault="004B6362">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Smashed masala paneer tacos: </w:t>
      </w:r>
      <w:hyperlink r:id="rId1117" w:history="1">
        <w:r w:rsidRPr="006459DB">
          <w:rPr>
            <w:rStyle w:val="Hyperlink"/>
            <w:rFonts w:ascii="Cambria" w:eastAsia="Cambria" w:hAnsi="Cambria" w:cs="Cambria"/>
            <w:sz w:val="24"/>
            <w:szCs w:val="24"/>
          </w:rPr>
          <w:t>https://www.instagram.com/reel/DHGD1ZcybBA/?igsh=MTF4N3BoaGc1a3c2bQ==</w:t>
        </w:r>
      </w:hyperlink>
    </w:p>
    <w:p w14:paraId="1DF5708C" w14:textId="498544B1" w:rsidR="004B6362" w:rsidRDefault="00292727">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No roti paneer cheese: </w:t>
      </w:r>
      <w:hyperlink r:id="rId1118" w:history="1">
        <w:r w:rsidRPr="00530DE4">
          <w:rPr>
            <w:rStyle w:val="Hyperlink"/>
            <w:rFonts w:ascii="Cambria" w:eastAsia="Cambria" w:hAnsi="Cambria" w:cs="Cambria"/>
            <w:sz w:val="24"/>
            <w:szCs w:val="24"/>
          </w:rPr>
          <w:t>https://www.instagram.com/reel/DHIPwXaCEPM/?igsh=MXV6NzhkeWQ1dnVjbw==</w:t>
        </w:r>
      </w:hyperlink>
      <w:r>
        <w:rPr>
          <w:rFonts w:ascii="Cambria" w:eastAsia="Cambria" w:hAnsi="Cambria" w:cs="Cambria"/>
          <w:color w:val="000000"/>
          <w:sz w:val="24"/>
          <w:szCs w:val="24"/>
        </w:rPr>
        <w:t xml:space="preserve"> </w:t>
      </w:r>
    </w:p>
    <w:p w14:paraId="287EF81A" w14:textId="2405A07E" w:rsidR="00292727" w:rsidRDefault="005439D4">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Dosa wrap: </w:t>
      </w:r>
      <w:hyperlink r:id="rId1119" w:history="1">
        <w:r w:rsidRPr="00944D36">
          <w:rPr>
            <w:rStyle w:val="Hyperlink"/>
            <w:rFonts w:ascii="Cambria" w:eastAsia="Cambria" w:hAnsi="Cambria" w:cs="Cambria"/>
            <w:sz w:val="24"/>
            <w:szCs w:val="24"/>
          </w:rPr>
          <w:t>https://www</w:t>
        </w:r>
        <w:r w:rsidR="00DA7957">
          <w:rPr>
            <w:rStyle w:val="Hyperlink"/>
            <w:rFonts w:ascii="Cambria" w:eastAsia="Cambria" w:hAnsi="Cambria" w:cs="Cambria"/>
            <w:sz w:val="24"/>
            <w:szCs w:val="24"/>
          </w:rPr>
          <w:t>s</w:t>
        </w:r>
        <w:r w:rsidRPr="00944D36">
          <w:rPr>
            <w:rStyle w:val="Hyperlink"/>
            <w:rFonts w:ascii="Cambria" w:eastAsia="Cambria" w:hAnsi="Cambria" w:cs="Cambria"/>
            <w:sz w:val="24"/>
            <w:szCs w:val="24"/>
          </w:rPr>
          <w:t>.instagram.com/reel/DKTq7RLK3VT/?igsh=MWFqcGQ3ZnN2NXNrMw==</w:t>
        </w:r>
      </w:hyperlink>
    </w:p>
    <w:p w14:paraId="08541FB5" w14:textId="1F2536E5" w:rsidR="005439D4" w:rsidRDefault="00B34885">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proofErr w:type="spellStart"/>
      <w:r>
        <w:rPr>
          <w:rFonts w:ascii="Cambria" w:eastAsia="Cambria" w:hAnsi="Cambria" w:cs="Cambria"/>
          <w:color w:val="000000"/>
          <w:sz w:val="24"/>
          <w:szCs w:val="24"/>
        </w:rPr>
        <w:t>Thecha</w:t>
      </w:r>
      <w:proofErr w:type="spellEnd"/>
      <w:r>
        <w:rPr>
          <w:rFonts w:ascii="Cambria" w:eastAsia="Cambria" w:hAnsi="Cambria" w:cs="Cambria"/>
          <w:color w:val="000000"/>
          <w:sz w:val="24"/>
          <w:szCs w:val="24"/>
        </w:rPr>
        <w:t xml:space="preserve"> paneer tacos: </w:t>
      </w:r>
      <w:hyperlink r:id="rId1120" w:history="1">
        <w:r w:rsidRPr="00747359">
          <w:rPr>
            <w:rStyle w:val="Hyperlink"/>
            <w:rFonts w:ascii="Cambria" w:eastAsia="Cambria" w:hAnsi="Cambria" w:cs="Cambria"/>
            <w:sz w:val="24"/>
            <w:szCs w:val="24"/>
          </w:rPr>
          <w:t>https://www.instagram.com/p/DOatjOtDfdN/?utm_source=ig_web_copy_link</w:t>
        </w:r>
      </w:hyperlink>
    </w:p>
    <w:p w14:paraId="7C51AD5E" w14:textId="06256F65" w:rsidR="00B34885" w:rsidRDefault="00343E13">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Veg </w:t>
      </w:r>
      <w:proofErr w:type="spellStart"/>
      <w:r>
        <w:rPr>
          <w:rFonts w:ascii="Cambria" w:eastAsia="Cambria" w:hAnsi="Cambria" w:cs="Cambria"/>
          <w:color w:val="000000"/>
          <w:sz w:val="24"/>
          <w:szCs w:val="24"/>
        </w:rPr>
        <w:t>manchurian</w:t>
      </w:r>
      <w:proofErr w:type="spellEnd"/>
      <w:r>
        <w:rPr>
          <w:rFonts w:ascii="Cambria" w:eastAsia="Cambria" w:hAnsi="Cambria" w:cs="Cambria"/>
          <w:color w:val="000000"/>
          <w:sz w:val="24"/>
          <w:szCs w:val="24"/>
        </w:rPr>
        <w:t xml:space="preserve"> wrap: </w:t>
      </w:r>
      <w:hyperlink r:id="rId1121" w:history="1">
        <w:r w:rsidRPr="00747359">
          <w:rPr>
            <w:rStyle w:val="Hyperlink"/>
            <w:rFonts w:ascii="Cambria" w:eastAsia="Cambria" w:hAnsi="Cambria" w:cs="Cambria"/>
            <w:sz w:val="24"/>
            <w:szCs w:val="24"/>
          </w:rPr>
          <w:t>https://www.instagram.com/reel/DMr5gIxyOha/?utm_source=ig_web_copy_link</w:t>
        </w:r>
      </w:hyperlink>
      <w:r>
        <w:rPr>
          <w:rFonts w:ascii="Cambria" w:eastAsia="Cambria" w:hAnsi="Cambria" w:cs="Cambria"/>
          <w:color w:val="000000"/>
          <w:sz w:val="24"/>
          <w:szCs w:val="24"/>
        </w:rPr>
        <w:t xml:space="preserve"> </w:t>
      </w:r>
    </w:p>
    <w:p w14:paraId="29C7D624" w14:textId="726EFD37" w:rsidR="009C5441" w:rsidRPr="009C5441" w:rsidRDefault="009C5441">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hyperlink r:id="rId1122" w:history="1">
        <w:r w:rsidRPr="005A7631">
          <w:rPr>
            <w:rStyle w:val="Hyperlink"/>
            <w:rFonts w:ascii="Cambria" w:hAnsi="Cambria"/>
            <w:sz w:val="24"/>
            <w:szCs w:val="24"/>
          </w:rPr>
          <w:t>Mexican quesadilla</w:t>
        </w:r>
      </w:hyperlink>
    </w:p>
    <w:p w14:paraId="57B6E1BC" w14:textId="448C4FE8" w:rsidR="009C5441" w:rsidRDefault="00D52279">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Sushi tacos: </w:t>
      </w:r>
      <w:hyperlink r:id="rId1123" w:history="1">
        <w:r w:rsidRPr="00976F11">
          <w:rPr>
            <w:rStyle w:val="Hyperlink"/>
            <w:rFonts w:ascii="Cambria" w:eastAsia="Cambria" w:hAnsi="Cambria" w:cs="Cambria"/>
            <w:sz w:val="24"/>
            <w:szCs w:val="24"/>
          </w:rPr>
          <w:t>https://www.instagram.com/reel/DWD_TjdjByC/?utm_source=ig_web_copy_link&amp;igsh=MzRlODBiNWFlZA==</w:t>
        </w:r>
      </w:hyperlink>
      <w:r>
        <w:rPr>
          <w:rFonts w:ascii="Cambria" w:eastAsia="Cambria" w:hAnsi="Cambria" w:cs="Cambria"/>
          <w:color w:val="000000"/>
          <w:sz w:val="24"/>
          <w:szCs w:val="24"/>
        </w:rPr>
        <w:t xml:space="preserve"> (has salmon)</w:t>
      </w:r>
    </w:p>
    <w:p w14:paraId="7F17C294" w14:textId="77777777" w:rsidR="00153BC2" w:rsidRDefault="00D52279" w:rsidP="00153BC2">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sidRPr="00D52279">
        <w:rPr>
          <w:rFonts w:ascii="Cambria" w:eastAsia="Cambria" w:hAnsi="Cambria" w:cs="Cambria"/>
          <w:color w:val="000000"/>
          <w:sz w:val="24"/>
          <w:szCs w:val="24"/>
        </w:rPr>
        <w:t xml:space="preserve">Crispy </w:t>
      </w:r>
      <w:r>
        <w:rPr>
          <w:rFonts w:ascii="Cambria" w:eastAsia="Cambria" w:hAnsi="Cambria" w:cs="Cambria"/>
          <w:color w:val="000000"/>
          <w:sz w:val="24"/>
          <w:szCs w:val="24"/>
        </w:rPr>
        <w:t>r</w:t>
      </w:r>
      <w:r w:rsidRPr="00D52279">
        <w:rPr>
          <w:rFonts w:ascii="Cambria" w:eastAsia="Cambria" w:hAnsi="Cambria" w:cs="Cambria"/>
          <w:color w:val="000000"/>
          <w:sz w:val="24"/>
          <w:szCs w:val="24"/>
        </w:rPr>
        <w:t xml:space="preserve">ice </w:t>
      </w:r>
      <w:r>
        <w:rPr>
          <w:rFonts w:ascii="Cambria" w:eastAsia="Cambria" w:hAnsi="Cambria" w:cs="Cambria"/>
          <w:color w:val="000000"/>
          <w:sz w:val="24"/>
          <w:szCs w:val="24"/>
        </w:rPr>
        <w:t>p</w:t>
      </w:r>
      <w:r w:rsidRPr="00D52279">
        <w:rPr>
          <w:rFonts w:ascii="Cambria" w:eastAsia="Cambria" w:hAnsi="Cambria" w:cs="Cambria"/>
          <w:color w:val="000000"/>
          <w:sz w:val="24"/>
          <w:szCs w:val="24"/>
        </w:rPr>
        <w:t xml:space="preserve">aper </w:t>
      </w:r>
      <w:r>
        <w:rPr>
          <w:rFonts w:ascii="Cambria" w:eastAsia="Cambria" w:hAnsi="Cambria" w:cs="Cambria"/>
          <w:color w:val="000000"/>
          <w:sz w:val="24"/>
          <w:szCs w:val="24"/>
        </w:rPr>
        <w:t>s</w:t>
      </w:r>
      <w:r w:rsidRPr="00D52279">
        <w:rPr>
          <w:rFonts w:ascii="Cambria" w:eastAsia="Cambria" w:hAnsi="Cambria" w:cs="Cambria"/>
          <w:color w:val="000000"/>
          <w:sz w:val="24"/>
          <w:szCs w:val="24"/>
        </w:rPr>
        <w:t xml:space="preserve">pring </w:t>
      </w:r>
      <w:r>
        <w:rPr>
          <w:rFonts w:ascii="Cambria" w:eastAsia="Cambria" w:hAnsi="Cambria" w:cs="Cambria"/>
          <w:color w:val="000000"/>
          <w:sz w:val="24"/>
          <w:szCs w:val="24"/>
        </w:rPr>
        <w:t>r</w:t>
      </w:r>
      <w:r w:rsidRPr="00D52279">
        <w:rPr>
          <w:rFonts w:ascii="Cambria" w:eastAsia="Cambria" w:hAnsi="Cambria" w:cs="Cambria"/>
          <w:color w:val="000000"/>
          <w:sz w:val="24"/>
          <w:szCs w:val="24"/>
        </w:rPr>
        <w:t>olls</w:t>
      </w:r>
      <w:r>
        <w:rPr>
          <w:rFonts w:ascii="Cambria" w:eastAsia="Cambria" w:hAnsi="Cambria" w:cs="Cambria"/>
          <w:color w:val="000000"/>
          <w:sz w:val="24"/>
          <w:szCs w:val="24"/>
        </w:rPr>
        <w:t xml:space="preserve">: </w:t>
      </w:r>
      <w:hyperlink r:id="rId1124" w:history="1">
        <w:r w:rsidRPr="00302AC5">
          <w:rPr>
            <w:rStyle w:val="Hyperlink"/>
            <w:rFonts w:ascii="Cambria" w:eastAsia="Cambria" w:hAnsi="Cambria" w:cs="Cambria"/>
            <w:sz w:val="24"/>
            <w:szCs w:val="24"/>
          </w:rPr>
          <w:t>https://www.instagram.com/reel/DVfe6QMAsnC/?utm_source=ig_web_copy_link&amp;igsh=MzRlODBiNWFlZA==</w:t>
        </w:r>
      </w:hyperlink>
    </w:p>
    <w:p w14:paraId="287EA8F7" w14:textId="77777777" w:rsidR="00153BC2" w:rsidRPr="00153BC2" w:rsidRDefault="00153BC2" w:rsidP="00153BC2">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sidRPr="00153BC2">
        <w:rPr>
          <w:rFonts w:ascii="Cambria" w:eastAsia="Cambria" w:hAnsi="Cambria" w:cs="Cambria"/>
          <w:color w:val="000000"/>
          <w:sz w:val="24"/>
          <w:szCs w:val="24"/>
        </w:rPr>
        <w:t xml:space="preserve">Falafel wrap: </w:t>
      </w:r>
      <w:hyperlink r:id="rId1125" w:history="1">
        <w:r w:rsidRPr="00153BC2">
          <w:rPr>
            <w:rStyle w:val="Hyperlink"/>
            <w:rFonts w:ascii="Cambria" w:eastAsia="Cambria" w:hAnsi="Cambria" w:cs="Cambria"/>
            <w:sz w:val="24"/>
            <w:szCs w:val="24"/>
          </w:rPr>
          <w:t>https://youtube.com/shorts/EinYNe9KqbE?si=scEGdqH7WFaTXqfZ</w:t>
        </w:r>
      </w:hyperlink>
    </w:p>
    <w:p w14:paraId="5FABDE58" w14:textId="77777777" w:rsidR="00153BC2" w:rsidRDefault="00153BC2" w:rsidP="00153BC2">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sidRPr="00153BC2">
        <w:rPr>
          <w:rFonts w:ascii="Cambria" w:eastAsia="Cambria" w:hAnsi="Cambria" w:cs="Cambria"/>
          <w:color w:val="000000"/>
          <w:sz w:val="24"/>
          <w:szCs w:val="24"/>
        </w:rPr>
        <w:t xml:space="preserve">Ragi spinach </w:t>
      </w:r>
      <w:proofErr w:type="spellStart"/>
      <w:r w:rsidRPr="00153BC2">
        <w:rPr>
          <w:rFonts w:ascii="Cambria" w:eastAsia="Cambria" w:hAnsi="Cambria" w:cs="Cambria"/>
          <w:color w:val="000000"/>
          <w:sz w:val="24"/>
          <w:szCs w:val="24"/>
        </w:rPr>
        <w:t>dahi</w:t>
      </w:r>
      <w:proofErr w:type="spellEnd"/>
      <w:r w:rsidRPr="00153BC2">
        <w:rPr>
          <w:rFonts w:ascii="Cambria" w:eastAsia="Cambria" w:hAnsi="Cambria" w:cs="Cambria"/>
          <w:color w:val="000000"/>
          <w:sz w:val="24"/>
          <w:szCs w:val="24"/>
        </w:rPr>
        <w:t xml:space="preserve"> wrap: </w:t>
      </w:r>
      <w:hyperlink r:id="rId1126" w:history="1">
        <w:r w:rsidRPr="00153BC2">
          <w:rPr>
            <w:rStyle w:val="Hyperlink"/>
            <w:rFonts w:ascii="Cambria" w:eastAsia="Cambria" w:hAnsi="Cambria" w:cs="Cambria"/>
            <w:sz w:val="24"/>
            <w:szCs w:val="24"/>
          </w:rPr>
          <w:t>https://www.instagram.com/reel/DV5_17pMDjY/?utm_source=ig_web_copy_link&amp;igsh=MzRlODBiNWFlZA==</w:t>
        </w:r>
      </w:hyperlink>
    </w:p>
    <w:p w14:paraId="27A8255E" w14:textId="23967FA7" w:rsidR="00153BC2" w:rsidRPr="00153BC2" w:rsidRDefault="00153BC2" w:rsidP="00153BC2">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r w:rsidRPr="00153BC2">
        <w:rPr>
          <w:rFonts w:ascii="Cambria" w:eastAsia="Cambria" w:hAnsi="Cambria" w:cs="Cambria"/>
          <w:color w:val="000000"/>
          <w:sz w:val="24"/>
          <w:szCs w:val="24"/>
        </w:rPr>
        <w:t xml:space="preserve">Besan paneer wrap: </w:t>
      </w:r>
      <w:hyperlink r:id="rId1127" w:history="1">
        <w:r w:rsidRPr="00153BC2">
          <w:rPr>
            <w:rStyle w:val="Hyperlink"/>
            <w:rFonts w:ascii="Cambria" w:eastAsia="Cambria" w:hAnsi="Cambria" w:cs="Cambria"/>
            <w:sz w:val="24"/>
            <w:szCs w:val="24"/>
          </w:rPr>
          <w:t>https://www.instagram.com/p/DWGwd2ECM1_/?utm_source=ig_web_copy_link</w:t>
        </w:r>
      </w:hyperlink>
    </w:p>
    <w:p w14:paraId="7EE8E8E0" w14:textId="77777777" w:rsidR="00D52279" w:rsidRDefault="00D52279">
      <w:pPr>
        <w:numPr>
          <w:ilvl w:val="0"/>
          <w:numId w:val="20"/>
        </w:numPr>
        <w:pBdr>
          <w:top w:val="nil"/>
          <w:left w:val="nil"/>
          <w:bottom w:val="nil"/>
          <w:right w:val="nil"/>
          <w:between w:val="nil"/>
        </w:pBdr>
        <w:ind w:left="-426" w:hanging="359"/>
        <w:rPr>
          <w:rFonts w:ascii="Cambria" w:eastAsia="Cambria" w:hAnsi="Cambria" w:cs="Cambria"/>
          <w:color w:val="000000"/>
          <w:sz w:val="24"/>
          <w:szCs w:val="24"/>
        </w:rPr>
      </w:pPr>
    </w:p>
    <w:p w14:paraId="5FB638F6" w14:textId="77777777" w:rsidR="00A971B5" w:rsidRDefault="00F75C53">
      <w:pPr>
        <w:pBdr>
          <w:bottom w:val="single" w:sz="4" w:space="1" w:color="000000"/>
        </w:pBdr>
        <w:ind w:left="-426"/>
        <w:rPr>
          <w:rFonts w:ascii="Cambria" w:eastAsia="Cambria" w:hAnsi="Cambria" w:cs="Cambria"/>
          <w:color w:val="C00000"/>
          <w:sz w:val="24"/>
          <w:szCs w:val="24"/>
        </w:rPr>
      </w:pPr>
      <w:r>
        <w:rPr>
          <w:rFonts w:ascii="Cambria" w:eastAsia="Cambria" w:hAnsi="Cambria" w:cs="Cambria"/>
          <w:color w:val="C00000"/>
          <w:sz w:val="24"/>
          <w:szCs w:val="24"/>
        </w:rPr>
        <w:t xml:space="preserve">    </w:t>
      </w:r>
    </w:p>
    <w:p w14:paraId="6CB422D6" w14:textId="77777777" w:rsidR="00A971B5" w:rsidRDefault="00F75C53">
      <w:pPr>
        <w:ind w:left="-426"/>
        <w:rPr>
          <w:rFonts w:ascii="Cambria" w:eastAsia="Cambria" w:hAnsi="Cambria" w:cs="Cambria"/>
          <w:b/>
          <w:color w:val="002060"/>
          <w:sz w:val="24"/>
          <w:szCs w:val="24"/>
        </w:rPr>
      </w:pPr>
      <w:r>
        <w:rPr>
          <w:rFonts w:ascii="Cambria" w:eastAsia="Cambria" w:hAnsi="Cambria" w:cs="Cambria"/>
          <w:color w:val="002060"/>
          <w:sz w:val="24"/>
          <w:szCs w:val="24"/>
        </w:rPr>
        <w:t xml:space="preserve">  </w:t>
      </w:r>
      <w:r>
        <w:rPr>
          <w:rFonts w:ascii="Cambria" w:eastAsia="Cambria" w:hAnsi="Cambria" w:cs="Cambria"/>
          <w:b/>
          <w:color w:val="002060"/>
          <w:sz w:val="24"/>
          <w:szCs w:val="24"/>
        </w:rPr>
        <w:t>LADOO</w:t>
      </w:r>
    </w:p>
    <w:p w14:paraId="55A9540B" w14:textId="77777777" w:rsidR="00A971B5" w:rsidRDefault="00F75C53">
      <w:pPr>
        <w:numPr>
          <w:ilvl w:val="0"/>
          <w:numId w:val="2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WHOLE WHEAT LADDOO (RECIPE- - </w:t>
      </w:r>
      <w:hyperlink r:id="rId1128">
        <w:r>
          <w:rPr>
            <w:rFonts w:ascii="Cambria" w:eastAsia="Cambria" w:hAnsi="Cambria" w:cs="Cambria"/>
            <w:color w:val="0563C1"/>
            <w:sz w:val="24"/>
            <w:szCs w:val="24"/>
            <w:u w:val="single"/>
          </w:rPr>
          <w:t>https://www.youtube.com/watch?v=eHzcub6zpPU</w:t>
        </w:r>
      </w:hyperlink>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p>
    <w:p w14:paraId="5C09FDD7" w14:textId="77777777" w:rsidR="00A971B5" w:rsidRDefault="00F75C53">
      <w:pPr>
        <w:numPr>
          <w:ilvl w:val="0"/>
          <w:numId w:val="2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 xml:space="preserve">MAKHANA LADDOO (RECIPE- </w:t>
      </w:r>
      <w:hyperlink r:id="rId1129">
        <w:r>
          <w:rPr>
            <w:rFonts w:ascii="Cambria" w:eastAsia="Cambria" w:hAnsi="Cambria" w:cs="Cambria"/>
            <w:color w:val="0563C1"/>
            <w:sz w:val="24"/>
            <w:szCs w:val="24"/>
            <w:u w:val="single"/>
          </w:rPr>
          <w:t>https://www.youtube.com/watch?v=6QmoN08jJ-Y</w:t>
        </w:r>
      </w:hyperlink>
      <w:r>
        <w:rPr>
          <w:rFonts w:ascii="Cambria" w:eastAsia="Cambria" w:hAnsi="Cambria" w:cs="Cambria"/>
          <w:color w:val="0563C1"/>
          <w:sz w:val="24"/>
          <w:szCs w:val="24"/>
          <w:u w:val="single"/>
        </w:rPr>
        <w:t xml:space="preserve"> )</w:t>
      </w:r>
    </w:p>
    <w:p w14:paraId="065C04C4" w14:textId="77777777" w:rsidR="00A971B5" w:rsidRDefault="00F75C53">
      <w:pPr>
        <w:numPr>
          <w:ilvl w:val="0"/>
          <w:numId w:val="21"/>
        </w:numPr>
        <w:pBdr>
          <w:top w:val="nil"/>
          <w:left w:val="nil"/>
          <w:bottom w:val="nil"/>
          <w:right w:val="nil"/>
          <w:between w:val="nil"/>
        </w:pBdr>
        <w:spacing w:after="0"/>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SATTU LADOO (RECIPE-</w:t>
      </w:r>
      <w:r>
        <w:rPr>
          <w:rFonts w:ascii="Cambria" w:eastAsia="Cambria" w:hAnsi="Cambria" w:cs="Cambria"/>
          <w:color w:val="0563C1"/>
          <w:sz w:val="24"/>
          <w:szCs w:val="24"/>
          <w:u w:val="single"/>
        </w:rPr>
        <w:t xml:space="preserve"> </w:t>
      </w:r>
      <w:hyperlink r:id="rId1130">
        <w:r>
          <w:rPr>
            <w:rFonts w:ascii="Cambria" w:eastAsia="Cambria" w:hAnsi="Cambria" w:cs="Cambria"/>
            <w:color w:val="0563C1"/>
            <w:sz w:val="24"/>
            <w:szCs w:val="24"/>
            <w:u w:val="single"/>
          </w:rPr>
          <w:t>https://www.youtube.com/watch?v=YQl_aFFkUGk</w:t>
        </w:r>
      </w:hyperlink>
      <w:r>
        <w:rPr>
          <w:rFonts w:ascii="Cambria" w:eastAsia="Cambria" w:hAnsi="Cambria" w:cs="Cambria"/>
          <w:color w:val="0563C1"/>
          <w:sz w:val="24"/>
          <w:szCs w:val="24"/>
          <w:u w:val="single"/>
        </w:rPr>
        <w:t xml:space="preserve"> </w:t>
      </w:r>
      <w:r>
        <w:rPr>
          <w:rFonts w:ascii="Cambria" w:eastAsia="Cambria" w:hAnsi="Cambria" w:cs="Cambria"/>
          <w:color w:val="000000"/>
          <w:sz w:val="24"/>
          <w:szCs w:val="24"/>
        </w:rPr>
        <w:t xml:space="preserve">) </w:t>
      </w:r>
    </w:p>
    <w:p w14:paraId="132F76A6" w14:textId="55DE1C70" w:rsidR="00A971B5" w:rsidRDefault="00F75C53">
      <w:pPr>
        <w:numPr>
          <w:ilvl w:val="0"/>
          <w:numId w:val="2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DRY FRUIT LADDOO (RECIPE- </w:t>
      </w:r>
      <w:hyperlink r:id="rId1131" w:history="1">
        <w:r w:rsidR="00064FD6" w:rsidRPr="00FA5EFD">
          <w:rPr>
            <w:rStyle w:val="Hyperlink"/>
            <w:rFonts w:ascii="Cambria" w:eastAsia="Cambria" w:hAnsi="Cambria" w:cs="Cambria"/>
            <w:sz w:val="24"/>
            <w:szCs w:val="24"/>
          </w:rPr>
          <w:t>https://youtube.com/shorts/pnYzZ8Ljwjc?si=sOypAaQH-qxsaNVV</w:t>
        </w:r>
      </w:hyperlink>
      <w:r w:rsidR="00064FD6">
        <w:rPr>
          <w:rFonts w:ascii="Cambria" w:eastAsia="Cambria" w:hAnsi="Cambria" w:cs="Cambria"/>
          <w:color w:val="000000"/>
          <w:sz w:val="24"/>
          <w:szCs w:val="24"/>
        </w:rPr>
        <w:t xml:space="preserve"> </w:t>
      </w:r>
      <w:r>
        <w:rPr>
          <w:rFonts w:ascii="Cambria" w:eastAsia="Cambria" w:hAnsi="Cambria" w:cs="Cambria"/>
          <w:color w:val="000000"/>
          <w:sz w:val="24"/>
          <w:szCs w:val="24"/>
        </w:rPr>
        <w:t>)</w:t>
      </w:r>
    </w:p>
    <w:p w14:paraId="1EE76E90" w14:textId="77777777" w:rsidR="00A971B5" w:rsidRDefault="00F75C53">
      <w:pPr>
        <w:numPr>
          <w:ilvl w:val="0"/>
          <w:numId w:val="2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NACHNI LADOO (RECIPE- </w:t>
      </w:r>
      <w:hyperlink r:id="rId1132">
        <w:r>
          <w:rPr>
            <w:rFonts w:ascii="Cambria" w:eastAsia="Cambria" w:hAnsi="Cambria" w:cs="Cambria"/>
            <w:color w:val="0563C1"/>
            <w:sz w:val="24"/>
            <w:szCs w:val="24"/>
            <w:u w:val="single"/>
          </w:rPr>
          <w:t>https://www.youtube.com/watch?v=ilLTyXCapwI</w:t>
        </w:r>
      </w:hyperlink>
      <w:r>
        <w:rPr>
          <w:rFonts w:ascii="Cambria" w:eastAsia="Cambria" w:hAnsi="Cambria" w:cs="Cambria"/>
          <w:color w:val="000000"/>
          <w:sz w:val="24"/>
          <w:szCs w:val="24"/>
        </w:rPr>
        <w:t xml:space="preserve"> ) </w:t>
      </w:r>
    </w:p>
    <w:p w14:paraId="2F893CE4" w14:textId="77777777" w:rsidR="00A971B5" w:rsidRDefault="00F75C53">
      <w:pPr>
        <w:numPr>
          <w:ilvl w:val="0"/>
          <w:numId w:val="2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SUPER SEEDS LADOO (RECIPE- </w:t>
      </w:r>
      <w:hyperlink r:id="rId1133">
        <w:r>
          <w:rPr>
            <w:rFonts w:ascii="Cambria" w:eastAsia="Cambria" w:hAnsi="Cambria" w:cs="Cambria"/>
            <w:color w:val="0563C1"/>
            <w:sz w:val="24"/>
            <w:szCs w:val="24"/>
            <w:u w:val="single"/>
          </w:rPr>
          <w:t>https://www.youtube.com/watch?v=V2--xaeJ6lU</w:t>
        </w:r>
      </w:hyperlink>
      <w:r>
        <w:rPr>
          <w:rFonts w:ascii="Cambria" w:eastAsia="Cambria" w:hAnsi="Cambria" w:cs="Cambria"/>
          <w:color w:val="000000"/>
          <w:sz w:val="24"/>
          <w:szCs w:val="24"/>
        </w:rPr>
        <w:t xml:space="preserve"> )</w:t>
      </w:r>
    </w:p>
    <w:p w14:paraId="3EF1C19B" w14:textId="77777777" w:rsidR="00A971B5" w:rsidRDefault="00F75C53">
      <w:pPr>
        <w:numPr>
          <w:ilvl w:val="0"/>
          <w:numId w:val="2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OATS DATE LADOO (RECIPE- </w:t>
      </w:r>
      <w:hyperlink r:id="rId1134">
        <w:r>
          <w:rPr>
            <w:rFonts w:ascii="Cambria" w:eastAsia="Cambria" w:hAnsi="Cambria" w:cs="Cambria"/>
            <w:color w:val="0563C1"/>
            <w:sz w:val="24"/>
            <w:szCs w:val="24"/>
            <w:u w:val="single"/>
          </w:rPr>
          <w:t>https://www.youtube.com/watch?v=wwgCRovbwAY</w:t>
        </w:r>
      </w:hyperlink>
      <w:r>
        <w:rPr>
          <w:rFonts w:ascii="Cambria" w:eastAsia="Cambria" w:hAnsi="Cambria" w:cs="Cambria"/>
          <w:color w:val="000000"/>
          <w:sz w:val="24"/>
          <w:szCs w:val="24"/>
        </w:rPr>
        <w:t xml:space="preserve"> )</w:t>
      </w:r>
    </w:p>
    <w:p w14:paraId="5B9D3BC9" w14:textId="23F4B2F8" w:rsidR="00A971B5" w:rsidRDefault="00F75C53">
      <w:pPr>
        <w:numPr>
          <w:ilvl w:val="0"/>
          <w:numId w:val="2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GOND LADOO (RECIPE- </w:t>
      </w:r>
      <w:hyperlink r:id="rId1135">
        <w:r>
          <w:rPr>
            <w:rFonts w:ascii="Cambria" w:eastAsia="Cambria" w:hAnsi="Cambria" w:cs="Cambria"/>
            <w:color w:val="0563C1"/>
            <w:sz w:val="24"/>
            <w:szCs w:val="24"/>
            <w:u w:val="single"/>
          </w:rPr>
          <w:t>https://www.youtube.com/watch?v=SGL9PPUTRbs</w:t>
        </w:r>
      </w:hyperlink>
      <w:r>
        <w:rPr>
          <w:rFonts w:ascii="Cambria" w:eastAsia="Cambria" w:hAnsi="Cambria" w:cs="Cambria"/>
          <w:color w:val="000000"/>
          <w:sz w:val="24"/>
          <w:szCs w:val="24"/>
        </w:rPr>
        <w:t xml:space="preserve"> </w:t>
      </w:r>
      <w:r w:rsidR="007C7BAB">
        <w:rPr>
          <w:rFonts w:ascii="Cambria" w:eastAsia="Cambria" w:hAnsi="Cambria" w:cs="Cambria"/>
          <w:color w:val="000000"/>
          <w:sz w:val="24"/>
          <w:szCs w:val="24"/>
        </w:rPr>
        <w:t xml:space="preserve">/ </w:t>
      </w:r>
      <w:hyperlink r:id="rId1136" w:history="1">
        <w:r w:rsidR="007C7BAB" w:rsidRPr="007A4468">
          <w:rPr>
            <w:rStyle w:val="Hyperlink"/>
            <w:rFonts w:ascii="Cambria" w:eastAsia="Cambria" w:hAnsi="Cambria" w:cs="Cambria"/>
            <w:sz w:val="24"/>
            <w:szCs w:val="24"/>
          </w:rPr>
          <w:t>https://youtube.com/shorts/Hd9q2svRAFI?si=z5Pen2PpFs3A_mGS</w:t>
        </w:r>
      </w:hyperlink>
      <w:r w:rsidR="007C7BAB">
        <w:rPr>
          <w:rFonts w:ascii="Cambria" w:eastAsia="Cambria" w:hAnsi="Cambria" w:cs="Cambria"/>
          <w:color w:val="000000"/>
          <w:sz w:val="24"/>
          <w:szCs w:val="24"/>
        </w:rPr>
        <w:t xml:space="preserve"> </w:t>
      </w:r>
      <w:r>
        <w:rPr>
          <w:rFonts w:ascii="Cambria" w:eastAsia="Cambria" w:hAnsi="Cambria" w:cs="Cambria"/>
          <w:color w:val="000000"/>
          <w:sz w:val="24"/>
          <w:szCs w:val="24"/>
        </w:rPr>
        <w:t>)</w:t>
      </w:r>
    </w:p>
    <w:p w14:paraId="3A0B7E1D" w14:textId="77777777" w:rsidR="00A971B5" w:rsidRDefault="00F75C53">
      <w:pPr>
        <w:numPr>
          <w:ilvl w:val="0"/>
          <w:numId w:val="2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ENERGY BALLS (RECIPE- </w:t>
      </w:r>
      <w:hyperlink r:id="rId1137">
        <w:r>
          <w:rPr>
            <w:rFonts w:ascii="Cambria" w:eastAsia="Cambria" w:hAnsi="Cambria" w:cs="Cambria"/>
            <w:color w:val="0563C1"/>
            <w:sz w:val="24"/>
            <w:szCs w:val="24"/>
            <w:u w:val="single"/>
          </w:rPr>
          <w:t>https://www.youtube.com/watch?v=02yeHSXYfaE</w:t>
        </w:r>
      </w:hyperlink>
      <w:r>
        <w:rPr>
          <w:rFonts w:ascii="Cambria" w:eastAsia="Cambria" w:hAnsi="Cambria" w:cs="Cambria"/>
          <w:color w:val="000000"/>
          <w:sz w:val="24"/>
          <w:szCs w:val="24"/>
        </w:rPr>
        <w:t xml:space="preserve"> )</w:t>
      </w:r>
    </w:p>
    <w:p w14:paraId="65F1EE2F" w14:textId="77777777" w:rsidR="00A971B5" w:rsidRDefault="00F75C53">
      <w:pPr>
        <w:numPr>
          <w:ilvl w:val="0"/>
          <w:numId w:val="2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RAGI COCONUT LADOO (RECIPE- </w:t>
      </w:r>
      <w:hyperlink r:id="rId1138">
        <w:r>
          <w:rPr>
            <w:rFonts w:ascii="Cambria" w:eastAsia="Cambria" w:hAnsi="Cambria" w:cs="Cambria"/>
            <w:color w:val="0563C1"/>
            <w:sz w:val="24"/>
            <w:szCs w:val="24"/>
            <w:u w:val="single"/>
          </w:rPr>
          <w:t>https://www.youtube.com/watch?v=WwrFQbnfhA8</w:t>
        </w:r>
      </w:hyperlink>
      <w:r>
        <w:rPr>
          <w:rFonts w:ascii="Cambria" w:eastAsia="Cambria" w:hAnsi="Cambria" w:cs="Cambria"/>
          <w:color w:val="000000"/>
          <w:sz w:val="24"/>
          <w:szCs w:val="24"/>
        </w:rPr>
        <w:t xml:space="preserve"> ) </w:t>
      </w:r>
    </w:p>
    <w:p w14:paraId="0D4B5E23" w14:textId="304AD9BF" w:rsidR="00A971B5" w:rsidRDefault="00F75C53">
      <w:pPr>
        <w:numPr>
          <w:ilvl w:val="0"/>
          <w:numId w:val="2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MIXED SEED LADOO (RECIPE- </w:t>
      </w:r>
      <w:hyperlink r:id="rId1139">
        <w:r>
          <w:rPr>
            <w:rFonts w:ascii="Cambria" w:eastAsia="Cambria" w:hAnsi="Cambria" w:cs="Cambria"/>
            <w:color w:val="0563C1"/>
            <w:sz w:val="24"/>
            <w:szCs w:val="24"/>
            <w:u w:val="single"/>
          </w:rPr>
          <w:t>https://youtu.be/V2--xaeJ6lU?si=sr3J418duFeh5JN6</w:t>
        </w:r>
      </w:hyperlink>
      <w:r>
        <w:rPr>
          <w:rFonts w:ascii="Cambria" w:eastAsia="Cambria" w:hAnsi="Cambria" w:cs="Cambria"/>
          <w:color w:val="000000"/>
          <w:sz w:val="24"/>
          <w:szCs w:val="24"/>
        </w:rPr>
        <w:t xml:space="preserve"> )</w:t>
      </w:r>
      <w:r w:rsidR="0075401D">
        <w:rPr>
          <w:rFonts w:ascii="Cambria" w:eastAsia="Cambria" w:hAnsi="Cambria" w:cs="Cambria"/>
          <w:color w:val="000000"/>
          <w:sz w:val="24"/>
          <w:szCs w:val="24"/>
        </w:rPr>
        <w:t xml:space="preserve">/ </w:t>
      </w:r>
      <w:hyperlink r:id="rId1140" w:history="1">
        <w:r w:rsidR="0075401D" w:rsidRPr="00AA4D2E">
          <w:rPr>
            <w:rStyle w:val="Hyperlink"/>
            <w:rFonts w:ascii="Cambria" w:eastAsia="Cambria" w:hAnsi="Cambria" w:cs="Cambria"/>
            <w:sz w:val="24"/>
            <w:szCs w:val="24"/>
          </w:rPr>
          <w:t>https://youtube.com/shorts/Gohqle2BIec?si=GAjNvZvh4irDmTw1</w:t>
        </w:r>
      </w:hyperlink>
      <w:r w:rsidR="0075401D">
        <w:rPr>
          <w:rFonts w:ascii="Cambria" w:eastAsia="Cambria" w:hAnsi="Cambria" w:cs="Cambria"/>
          <w:color w:val="000000"/>
          <w:sz w:val="24"/>
          <w:szCs w:val="24"/>
        </w:rPr>
        <w:t xml:space="preserve"> </w:t>
      </w:r>
    </w:p>
    <w:p w14:paraId="37995FF6" w14:textId="3D971789" w:rsidR="00C12328" w:rsidRDefault="00C12328">
      <w:pPr>
        <w:numPr>
          <w:ilvl w:val="0"/>
          <w:numId w:val="2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Ragi flaxseed sesame </w:t>
      </w:r>
      <w:proofErr w:type="spellStart"/>
      <w:r>
        <w:rPr>
          <w:rFonts w:ascii="Cambria" w:eastAsia="Cambria" w:hAnsi="Cambria" w:cs="Cambria"/>
          <w:color w:val="000000"/>
          <w:sz w:val="24"/>
          <w:szCs w:val="24"/>
        </w:rPr>
        <w:t>ladoo</w:t>
      </w:r>
      <w:proofErr w:type="spellEnd"/>
      <w:r>
        <w:rPr>
          <w:rFonts w:ascii="Cambria" w:eastAsia="Cambria" w:hAnsi="Cambria" w:cs="Cambria"/>
          <w:color w:val="000000"/>
          <w:sz w:val="24"/>
          <w:szCs w:val="24"/>
        </w:rPr>
        <w:t xml:space="preserve">: </w:t>
      </w:r>
      <w:hyperlink r:id="rId1141" w:history="1">
        <w:r w:rsidRPr="004B4AB5">
          <w:rPr>
            <w:rStyle w:val="Hyperlink"/>
            <w:rFonts w:ascii="Cambria" w:eastAsia="Cambria" w:hAnsi="Cambria" w:cs="Cambria"/>
            <w:sz w:val="24"/>
            <w:szCs w:val="24"/>
          </w:rPr>
          <w:t>https://youtu.be/M4f3FzFPWg0?si=oKrn5n507Z5EBeUO</w:t>
        </w:r>
      </w:hyperlink>
      <w:r>
        <w:rPr>
          <w:rFonts w:ascii="Cambria" w:eastAsia="Cambria" w:hAnsi="Cambria" w:cs="Cambria"/>
          <w:color w:val="000000"/>
          <w:sz w:val="24"/>
          <w:szCs w:val="24"/>
        </w:rPr>
        <w:t xml:space="preserve"> </w:t>
      </w:r>
    </w:p>
    <w:p w14:paraId="68527D36" w14:textId="7A78C799" w:rsidR="008453FA" w:rsidRDefault="008453FA">
      <w:pPr>
        <w:numPr>
          <w:ilvl w:val="0"/>
          <w:numId w:val="2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Ragi walnut </w:t>
      </w:r>
      <w:proofErr w:type="spellStart"/>
      <w:r>
        <w:rPr>
          <w:rFonts w:ascii="Cambria" w:eastAsia="Cambria" w:hAnsi="Cambria" w:cs="Cambria"/>
          <w:color w:val="000000"/>
          <w:sz w:val="24"/>
          <w:szCs w:val="24"/>
        </w:rPr>
        <w:t>ladoo</w:t>
      </w:r>
      <w:proofErr w:type="spellEnd"/>
      <w:r>
        <w:rPr>
          <w:rFonts w:ascii="Cambria" w:eastAsia="Cambria" w:hAnsi="Cambria" w:cs="Cambria"/>
          <w:color w:val="000000"/>
          <w:sz w:val="24"/>
          <w:szCs w:val="24"/>
        </w:rPr>
        <w:t xml:space="preserve">: </w:t>
      </w:r>
    </w:p>
    <w:p w14:paraId="3B53456E" w14:textId="201221CE" w:rsidR="00ED12A8" w:rsidRDefault="00ED12A8">
      <w:pPr>
        <w:numPr>
          <w:ilvl w:val="0"/>
          <w:numId w:val="2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Date seed bar: </w:t>
      </w:r>
      <w:hyperlink r:id="rId1142" w:history="1">
        <w:r w:rsidRPr="009E0655">
          <w:rPr>
            <w:rStyle w:val="Hyperlink"/>
            <w:rFonts w:ascii="Cambria" w:eastAsia="Cambria" w:hAnsi="Cambria" w:cs="Cambria"/>
            <w:sz w:val="24"/>
            <w:szCs w:val="24"/>
          </w:rPr>
          <w:t>https://youtube.com/shorts/-SMce1g1-2k?si=pkGOct1-EtBmLdH2</w:t>
        </w:r>
      </w:hyperlink>
      <w:r>
        <w:rPr>
          <w:rFonts w:ascii="Cambria" w:eastAsia="Cambria" w:hAnsi="Cambria" w:cs="Cambria"/>
          <w:color w:val="000000"/>
          <w:sz w:val="24"/>
          <w:szCs w:val="24"/>
        </w:rPr>
        <w:t xml:space="preserve"> </w:t>
      </w:r>
    </w:p>
    <w:p w14:paraId="1CE00E97" w14:textId="041C9270" w:rsidR="003679B3" w:rsidRDefault="003679B3">
      <w:pPr>
        <w:numPr>
          <w:ilvl w:val="0"/>
          <w:numId w:val="21"/>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Moringa </w:t>
      </w:r>
      <w:proofErr w:type="spellStart"/>
      <w:r>
        <w:rPr>
          <w:rFonts w:ascii="Cambria" w:eastAsia="Cambria" w:hAnsi="Cambria" w:cs="Cambria"/>
          <w:color w:val="000000"/>
          <w:sz w:val="24"/>
          <w:szCs w:val="24"/>
        </w:rPr>
        <w:t>ladoo</w:t>
      </w:r>
      <w:proofErr w:type="spellEnd"/>
      <w:r>
        <w:rPr>
          <w:rFonts w:ascii="Cambria" w:eastAsia="Cambria" w:hAnsi="Cambria" w:cs="Cambria"/>
          <w:color w:val="000000"/>
          <w:sz w:val="24"/>
          <w:szCs w:val="24"/>
        </w:rPr>
        <w:t xml:space="preserve">: </w:t>
      </w:r>
      <w:hyperlink r:id="rId1143" w:history="1">
        <w:r w:rsidRPr="00AF0560">
          <w:rPr>
            <w:rStyle w:val="Hyperlink"/>
            <w:rFonts w:ascii="Cambria" w:eastAsia="Cambria" w:hAnsi="Cambria" w:cs="Cambria"/>
            <w:sz w:val="24"/>
            <w:szCs w:val="24"/>
          </w:rPr>
          <w:t>https://www.instagram.com/reel/C9nCJd0RMY1/?igsh=N2U5OG82MWhrcTdq</w:t>
        </w:r>
      </w:hyperlink>
      <w:r>
        <w:rPr>
          <w:rFonts w:ascii="Cambria" w:eastAsia="Cambria" w:hAnsi="Cambria" w:cs="Cambria"/>
          <w:color w:val="000000"/>
          <w:sz w:val="24"/>
          <w:szCs w:val="24"/>
        </w:rPr>
        <w:t xml:space="preserve"> </w:t>
      </w:r>
    </w:p>
    <w:p w14:paraId="3621E935" w14:textId="77777777" w:rsidR="000D1441" w:rsidRDefault="000D1441">
      <w:pPr>
        <w:numPr>
          <w:ilvl w:val="0"/>
          <w:numId w:val="21"/>
        </w:numPr>
        <w:pBdr>
          <w:top w:val="nil"/>
          <w:left w:val="nil"/>
          <w:bottom w:val="nil"/>
          <w:right w:val="nil"/>
          <w:between w:val="nil"/>
        </w:pBdr>
        <w:spacing w:after="0"/>
        <w:ind w:left="-426" w:hanging="359"/>
        <w:rPr>
          <w:rFonts w:ascii="Cambria" w:eastAsia="Cambria" w:hAnsi="Cambria" w:cs="Cambria"/>
          <w:color w:val="000000"/>
          <w:sz w:val="24"/>
          <w:szCs w:val="24"/>
        </w:rPr>
      </w:pPr>
    </w:p>
    <w:p w14:paraId="1F672F1F" w14:textId="77777777" w:rsidR="00A971B5" w:rsidRDefault="00F75C53">
      <w:pPr>
        <w:pBdr>
          <w:bottom w:val="single" w:sz="4" w:space="1" w:color="000000"/>
        </w:pBdr>
        <w:rPr>
          <w:rFonts w:ascii="Cambria" w:eastAsia="Cambria" w:hAnsi="Cambria" w:cs="Cambria"/>
          <w:sz w:val="24"/>
          <w:szCs w:val="24"/>
        </w:rPr>
      </w:pPr>
      <w:r>
        <w:rPr>
          <w:rFonts w:ascii="Cambria" w:eastAsia="Cambria" w:hAnsi="Cambria" w:cs="Cambria"/>
          <w:sz w:val="24"/>
          <w:szCs w:val="24"/>
        </w:rPr>
        <w:t xml:space="preserve"> </w:t>
      </w:r>
    </w:p>
    <w:p w14:paraId="548779E6" w14:textId="77777777" w:rsidR="00A971B5" w:rsidRDefault="00F75C53">
      <w:p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6C5C4AE3" w14:textId="77777777" w:rsidR="00A971B5" w:rsidRDefault="00F75C53">
      <w:pPr>
        <w:pBdr>
          <w:top w:val="nil"/>
          <w:left w:val="nil"/>
          <w:bottom w:val="nil"/>
          <w:right w:val="nil"/>
          <w:between w:val="nil"/>
        </w:pBdr>
        <w:spacing w:after="0"/>
        <w:ind w:left="-426"/>
        <w:rPr>
          <w:rFonts w:ascii="Cambria" w:eastAsia="Cambria" w:hAnsi="Cambria" w:cs="Cambria"/>
          <w:b/>
          <w:color w:val="1F3864"/>
          <w:sz w:val="24"/>
          <w:szCs w:val="24"/>
        </w:rPr>
      </w:pPr>
      <w:r>
        <w:rPr>
          <w:rFonts w:ascii="Cambria" w:eastAsia="Cambria" w:hAnsi="Cambria" w:cs="Cambria"/>
          <w:b/>
          <w:color w:val="1F3864"/>
          <w:sz w:val="24"/>
          <w:szCs w:val="24"/>
        </w:rPr>
        <w:t>HEALTHY DESSERT</w:t>
      </w:r>
    </w:p>
    <w:p w14:paraId="2BB1DA9B" w14:textId="77777777" w:rsidR="00A971B5" w:rsidRDefault="00A971B5">
      <w:pPr>
        <w:pBdr>
          <w:top w:val="nil"/>
          <w:left w:val="nil"/>
          <w:bottom w:val="nil"/>
          <w:right w:val="nil"/>
          <w:between w:val="nil"/>
        </w:pBdr>
        <w:spacing w:after="0"/>
        <w:ind w:left="-426"/>
        <w:rPr>
          <w:rFonts w:ascii="Cambria" w:eastAsia="Cambria" w:hAnsi="Cambria" w:cs="Cambria"/>
          <w:b/>
          <w:color w:val="1F3864"/>
          <w:sz w:val="24"/>
          <w:szCs w:val="24"/>
        </w:rPr>
      </w:pPr>
    </w:p>
    <w:p w14:paraId="611C34C3" w14:textId="77777777" w:rsidR="00A971B5" w:rsidRDefault="00F75C53">
      <w:pPr>
        <w:numPr>
          <w:ilvl w:val="0"/>
          <w:numId w:val="2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CHOCOLATE OATMEAL COOKIE (RECIPE- </w:t>
      </w:r>
      <w:hyperlink r:id="rId1144">
        <w:r>
          <w:rPr>
            <w:rFonts w:ascii="Cambria" w:eastAsia="Cambria" w:hAnsi="Cambria" w:cs="Cambria"/>
            <w:color w:val="0563C1"/>
            <w:sz w:val="24"/>
            <w:szCs w:val="24"/>
            <w:u w:val="single"/>
          </w:rPr>
          <w:t>https://www.youtube.com/watch?v=2K1gumMlPUY</w:t>
        </w:r>
      </w:hyperlink>
      <w:r>
        <w:rPr>
          <w:rFonts w:ascii="Cambria" w:eastAsia="Cambria" w:hAnsi="Cambria" w:cs="Cambria"/>
          <w:color w:val="000000"/>
          <w:sz w:val="24"/>
          <w:szCs w:val="24"/>
        </w:rPr>
        <w:t xml:space="preserve"> )</w:t>
      </w:r>
    </w:p>
    <w:p w14:paraId="12210F7C" w14:textId="77777777" w:rsidR="00A971B5" w:rsidRDefault="00F75C53">
      <w:pPr>
        <w:numPr>
          <w:ilvl w:val="0"/>
          <w:numId w:val="25"/>
        </w:numPr>
        <w:pBdr>
          <w:top w:val="nil"/>
          <w:left w:val="nil"/>
          <w:bottom w:val="nil"/>
          <w:right w:val="nil"/>
          <w:between w:val="nil"/>
        </w:pBdr>
        <w:spacing w:after="0"/>
        <w:ind w:left="-426" w:hanging="359"/>
        <w:rPr>
          <w:rFonts w:ascii="Cambria" w:eastAsia="Cambria" w:hAnsi="Cambria" w:cs="Cambria"/>
          <w:color w:val="000000"/>
          <w:sz w:val="24"/>
          <w:szCs w:val="24"/>
        </w:rPr>
      </w:pPr>
      <w:bookmarkStart w:id="174" w:name="_qsh70q" w:colFirst="0" w:colLast="0"/>
      <w:bookmarkStart w:id="175" w:name="_Hlk202982304"/>
      <w:bookmarkEnd w:id="174"/>
      <w:r>
        <w:rPr>
          <w:rFonts w:ascii="Cambria" w:eastAsia="Cambria" w:hAnsi="Cambria" w:cs="Cambria"/>
          <w:color w:val="000000"/>
          <w:sz w:val="24"/>
          <w:szCs w:val="24"/>
        </w:rPr>
        <w:t>1 bowl oatmeal (</w:t>
      </w:r>
      <w:bookmarkStart w:id="176" w:name="_Hlk163038639"/>
      <w:bookmarkStart w:id="177" w:name="_Hlk168059745"/>
      <w:r>
        <w:rPr>
          <w:rFonts w:ascii="Cambria" w:eastAsia="Cambria" w:hAnsi="Cambria" w:cs="Cambria"/>
          <w:color w:val="000000"/>
          <w:sz w:val="24"/>
          <w:szCs w:val="24"/>
        </w:rPr>
        <w:t xml:space="preserve">3 tbsp </w:t>
      </w:r>
      <w:bookmarkStart w:id="178" w:name="_Hlk163131781"/>
      <w:r>
        <w:rPr>
          <w:rFonts w:ascii="Cambria" w:eastAsia="Cambria" w:hAnsi="Cambria" w:cs="Cambria"/>
          <w:color w:val="000000"/>
          <w:sz w:val="24"/>
          <w:szCs w:val="24"/>
        </w:rPr>
        <w:t xml:space="preserve">gluten free oats + 150ml milk + 1 apple + cinnamon powder; reference recipe- </w:t>
      </w:r>
      <w:hyperlink r:id="rId1145">
        <w:r>
          <w:rPr>
            <w:rFonts w:ascii="Cambria" w:eastAsia="Cambria" w:hAnsi="Cambria" w:cs="Cambria"/>
            <w:color w:val="0563C1"/>
            <w:sz w:val="24"/>
            <w:szCs w:val="24"/>
            <w:u w:val="single"/>
          </w:rPr>
          <w:t>https://youtube.com/shorts/ttTZR0JUilY?si=1Wr2cOUKvPDwOGTV</w:t>
        </w:r>
      </w:hyperlink>
      <w:bookmarkEnd w:id="175"/>
      <w:bookmarkEnd w:id="176"/>
      <w:bookmarkEnd w:id="178"/>
      <w:r>
        <w:rPr>
          <w:rFonts w:ascii="Cambria" w:eastAsia="Cambria" w:hAnsi="Cambria" w:cs="Cambria"/>
          <w:color w:val="000000"/>
          <w:sz w:val="24"/>
          <w:szCs w:val="24"/>
        </w:rPr>
        <w:t xml:space="preserve"> </w:t>
      </w:r>
      <w:bookmarkEnd w:id="177"/>
      <w:r>
        <w:rPr>
          <w:rFonts w:ascii="Cambria" w:eastAsia="Cambria" w:hAnsi="Cambria" w:cs="Cambria"/>
          <w:color w:val="000000"/>
          <w:sz w:val="24"/>
          <w:szCs w:val="24"/>
        </w:rPr>
        <w:t>)</w:t>
      </w:r>
    </w:p>
    <w:p w14:paraId="195BB814" w14:textId="77777777" w:rsidR="00A971B5" w:rsidRDefault="00F75C53">
      <w:pPr>
        <w:numPr>
          <w:ilvl w:val="0"/>
          <w:numId w:val="2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JOWAR SHEERA (RECIPE- </w:t>
      </w:r>
      <w:hyperlink r:id="rId1146">
        <w:r>
          <w:rPr>
            <w:rFonts w:ascii="Cambria" w:eastAsia="Cambria" w:hAnsi="Cambria" w:cs="Cambria"/>
            <w:color w:val="0563C1"/>
            <w:sz w:val="24"/>
            <w:szCs w:val="24"/>
            <w:u w:val="single"/>
          </w:rPr>
          <w:t>https://www.youtube.com/watch?v=RP4ERCae_Cw</w:t>
        </w:r>
      </w:hyperlink>
      <w:r>
        <w:rPr>
          <w:rFonts w:ascii="Cambria" w:eastAsia="Cambria" w:hAnsi="Cambria" w:cs="Cambria"/>
          <w:color w:val="000000"/>
          <w:sz w:val="24"/>
          <w:szCs w:val="24"/>
        </w:rPr>
        <w:t xml:space="preserve"> )</w:t>
      </w:r>
    </w:p>
    <w:p w14:paraId="6EB19B4C" w14:textId="77777777" w:rsidR="00A971B5" w:rsidRDefault="00F75C53">
      <w:pPr>
        <w:numPr>
          <w:ilvl w:val="0"/>
          <w:numId w:val="2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APPLE RABRI (RECIPE- </w:t>
      </w:r>
      <w:hyperlink r:id="rId1147">
        <w:r>
          <w:rPr>
            <w:rFonts w:ascii="Cambria" w:eastAsia="Cambria" w:hAnsi="Cambria" w:cs="Cambria"/>
            <w:color w:val="0563C1"/>
            <w:sz w:val="24"/>
            <w:szCs w:val="24"/>
            <w:u w:val="single"/>
          </w:rPr>
          <w:t>https://www.youtube.com/watch?v=hZ9UYDiCi6k</w:t>
        </w:r>
      </w:hyperlink>
      <w:r>
        <w:rPr>
          <w:rFonts w:ascii="Cambria" w:eastAsia="Cambria" w:hAnsi="Cambria" w:cs="Cambria"/>
          <w:color w:val="000000"/>
          <w:sz w:val="24"/>
          <w:szCs w:val="24"/>
        </w:rPr>
        <w:t xml:space="preserve"> )</w:t>
      </w:r>
    </w:p>
    <w:p w14:paraId="2E9FB01E" w14:textId="77777777" w:rsidR="00A971B5" w:rsidRDefault="00F75C53">
      <w:pPr>
        <w:numPr>
          <w:ilvl w:val="0"/>
          <w:numId w:val="2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ROASTED CHANA LADOO (RECIPE- </w:t>
      </w:r>
      <w:hyperlink r:id="rId1148">
        <w:r>
          <w:rPr>
            <w:rFonts w:ascii="Cambria" w:eastAsia="Cambria" w:hAnsi="Cambria" w:cs="Cambria"/>
            <w:color w:val="0563C1"/>
            <w:sz w:val="24"/>
            <w:szCs w:val="24"/>
            <w:u w:val="single"/>
          </w:rPr>
          <w:t>https://www.youtube.com/watch?v=Jsc1jUG6Fws</w:t>
        </w:r>
      </w:hyperlink>
      <w:r>
        <w:rPr>
          <w:rFonts w:ascii="Cambria" w:eastAsia="Cambria" w:hAnsi="Cambria" w:cs="Cambria"/>
          <w:color w:val="000000"/>
          <w:sz w:val="24"/>
          <w:szCs w:val="24"/>
        </w:rPr>
        <w:t xml:space="preserve"> )</w:t>
      </w:r>
    </w:p>
    <w:p w14:paraId="3F342BF7" w14:textId="77777777" w:rsidR="00A971B5" w:rsidRDefault="00F75C53">
      <w:pPr>
        <w:numPr>
          <w:ilvl w:val="0"/>
          <w:numId w:val="2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LAUKI HALWA (RECIPE- </w:t>
      </w:r>
      <w:hyperlink r:id="rId1149">
        <w:r>
          <w:rPr>
            <w:rFonts w:ascii="Cambria" w:eastAsia="Cambria" w:hAnsi="Cambria" w:cs="Cambria"/>
            <w:color w:val="0563C1"/>
            <w:sz w:val="24"/>
            <w:szCs w:val="24"/>
            <w:u w:val="single"/>
          </w:rPr>
          <w:t>https://www.youtube.com/watch?v=PdpTA-ynuuA</w:t>
        </w:r>
      </w:hyperlink>
      <w:r>
        <w:rPr>
          <w:rFonts w:ascii="Cambria" w:eastAsia="Cambria" w:hAnsi="Cambria" w:cs="Cambria"/>
          <w:color w:val="000000"/>
          <w:sz w:val="24"/>
          <w:szCs w:val="24"/>
        </w:rPr>
        <w:t xml:space="preserve"> )</w:t>
      </w:r>
    </w:p>
    <w:p w14:paraId="4F877DFE" w14:textId="77777777" w:rsidR="00A971B5" w:rsidRDefault="00F75C53">
      <w:pPr>
        <w:numPr>
          <w:ilvl w:val="0"/>
          <w:numId w:val="25"/>
        </w:numPr>
        <w:pBdr>
          <w:top w:val="nil"/>
          <w:left w:val="nil"/>
          <w:bottom w:val="nil"/>
          <w:right w:val="nil"/>
          <w:between w:val="nil"/>
        </w:pBdr>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KALAKAND (RECIPE- </w:t>
      </w:r>
      <w:hyperlink r:id="rId1150">
        <w:r>
          <w:rPr>
            <w:rFonts w:ascii="Cambria" w:eastAsia="Cambria" w:hAnsi="Cambria" w:cs="Cambria"/>
            <w:color w:val="0563C1"/>
            <w:sz w:val="24"/>
            <w:szCs w:val="24"/>
            <w:u w:val="single"/>
          </w:rPr>
          <w:t>https://www.youtube.com/watch?v=_0FhKYXYfK0</w:t>
        </w:r>
      </w:hyperlink>
      <w:r>
        <w:rPr>
          <w:rFonts w:ascii="Cambria" w:eastAsia="Cambria" w:hAnsi="Cambria" w:cs="Cambria"/>
          <w:color w:val="000000"/>
          <w:sz w:val="24"/>
          <w:szCs w:val="24"/>
        </w:rPr>
        <w:t xml:space="preserve"> )</w:t>
      </w:r>
    </w:p>
    <w:p w14:paraId="1BF95C42" w14:textId="77777777" w:rsidR="00A971B5" w:rsidRDefault="00F75C53">
      <w:pPr>
        <w:numPr>
          <w:ilvl w:val="0"/>
          <w:numId w:val="25"/>
        </w:numPr>
        <w:pBdr>
          <w:top w:val="nil"/>
          <w:left w:val="nil"/>
          <w:bottom w:val="nil"/>
          <w:right w:val="nil"/>
          <w:between w:val="nil"/>
        </w:pBdr>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PEANUT BUTTER RICE CAKE (RECIPE-</w:t>
      </w:r>
      <w:r>
        <w:rPr>
          <w:rFonts w:ascii="Cambria" w:eastAsia="Cambria" w:hAnsi="Cambria" w:cs="Cambria"/>
          <w:color w:val="0563C1"/>
          <w:sz w:val="24"/>
          <w:szCs w:val="24"/>
          <w:u w:val="single"/>
        </w:rPr>
        <w:t xml:space="preserve"> </w:t>
      </w:r>
      <w:hyperlink r:id="rId1151">
        <w:r>
          <w:rPr>
            <w:rFonts w:ascii="Cambria" w:eastAsia="Cambria" w:hAnsi="Cambria" w:cs="Cambria"/>
            <w:color w:val="0563C1"/>
            <w:sz w:val="24"/>
            <w:szCs w:val="24"/>
            <w:u w:val="single"/>
          </w:rPr>
          <w:t>https://www.youtube.com/watch?v=jjHAOyJa9Ug</w:t>
        </w:r>
      </w:hyperlink>
      <w:r>
        <w:rPr>
          <w:rFonts w:ascii="Cambria" w:eastAsia="Cambria" w:hAnsi="Cambria" w:cs="Cambria"/>
          <w:color w:val="0563C1"/>
          <w:sz w:val="24"/>
          <w:szCs w:val="24"/>
          <w:u w:val="single"/>
        </w:rPr>
        <w:t xml:space="preserve"> )</w:t>
      </w:r>
    </w:p>
    <w:p w14:paraId="45BC3567" w14:textId="1DEE266F" w:rsidR="000D1441" w:rsidRDefault="000D1441">
      <w:pPr>
        <w:numPr>
          <w:ilvl w:val="0"/>
          <w:numId w:val="25"/>
        </w:numPr>
        <w:pBdr>
          <w:top w:val="nil"/>
          <w:left w:val="nil"/>
          <w:bottom w:val="nil"/>
          <w:right w:val="nil"/>
          <w:between w:val="nil"/>
        </w:pBdr>
        <w:ind w:left="-426" w:hanging="359"/>
        <w:rPr>
          <w:rFonts w:ascii="Cambria" w:eastAsia="Cambria" w:hAnsi="Cambria" w:cs="Cambria"/>
          <w:color w:val="0563C1"/>
          <w:sz w:val="24"/>
          <w:szCs w:val="24"/>
          <w:u w:val="single"/>
        </w:rPr>
      </w:pPr>
      <w:r>
        <w:rPr>
          <w:rFonts w:ascii="Cambria" w:eastAsia="Cambria" w:hAnsi="Cambria" w:cs="Cambria"/>
          <w:color w:val="000000"/>
          <w:sz w:val="24"/>
          <w:szCs w:val="24"/>
        </w:rPr>
        <w:t>High protein strawberry mousse:</w:t>
      </w:r>
      <w:r>
        <w:rPr>
          <w:rFonts w:ascii="Cambria" w:eastAsia="Cambria" w:hAnsi="Cambria" w:cs="Cambria"/>
          <w:color w:val="0563C1"/>
          <w:sz w:val="24"/>
          <w:szCs w:val="24"/>
          <w:u w:val="single"/>
        </w:rPr>
        <w:t xml:space="preserve"> </w:t>
      </w:r>
      <w:hyperlink r:id="rId1152" w:history="1">
        <w:r w:rsidRPr="00BA6F57">
          <w:rPr>
            <w:rStyle w:val="Hyperlink"/>
            <w:rFonts w:ascii="Cambria" w:eastAsia="Cambria" w:hAnsi="Cambria" w:cs="Cambria"/>
            <w:sz w:val="24"/>
            <w:szCs w:val="24"/>
          </w:rPr>
          <w:t>https://www.instagram.com/reel/DDL7eaGS1So/?igsh=c29ud3UxOGoxN3Fq</w:t>
        </w:r>
      </w:hyperlink>
    </w:p>
    <w:p w14:paraId="291C0D37" w14:textId="111D3BF9" w:rsidR="000D1441" w:rsidRDefault="00A36D7F">
      <w:pPr>
        <w:numPr>
          <w:ilvl w:val="0"/>
          <w:numId w:val="25"/>
        </w:numPr>
        <w:pBdr>
          <w:top w:val="nil"/>
          <w:left w:val="nil"/>
          <w:bottom w:val="nil"/>
          <w:right w:val="nil"/>
          <w:between w:val="nil"/>
        </w:pBdr>
        <w:ind w:left="-426" w:hanging="359"/>
        <w:rPr>
          <w:rFonts w:ascii="Cambria" w:eastAsia="Cambria" w:hAnsi="Cambria" w:cs="Cambria"/>
          <w:color w:val="000000"/>
          <w:sz w:val="24"/>
          <w:szCs w:val="24"/>
        </w:rPr>
      </w:pPr>
      <w:r w:rsidRPr="00A36D7F">
        <w:rPr>
          <w:rFonts w:ascii="Cambria" w:eastAsia="Cambria" w:hAnsi="Cambria" w:cs="Cambria"/>
          <w:color w:val="000000"/>
          <w:sz w:val="24"/>
          <w:szCs w:val="24"/>
        </w:rPr>
        <w:t>Almond flour peanuts butter cookie</w:t>
      </w:r>
      <w:r>
        <w:rPr>
          <w:rFonts w:ascii="Cambria" w:eastAsia="Cambria" w:hAnsi="Cambria" w:cs="Cambria"/>
          <w:color w:val="000000"/>
          <w:sz w:val="24"/>
          <w:szCs w:val="24"/>
        </w:rPr>
        <w:t xml:space="preserve">: </w:t>
      </w:r>
      <w:hyperlink r:id="rId1153" w:history="1">
        <w:r w:rsidRPr="001402FF">
          <w:rPr>
            <w:rStyle w:val="Hyperlink"/>
            <w:rFonts w:ascii="Cambria" w:eastAsia="Cambria" w:hAnsi="Cambria" w:cs="Cambria"/>
            <w:sz w:val="24"/>
            <w:szCs w:val="24"/>
          </w:rPr>
          <w:t>https://www.instagram.com/p/C9gTY8ByBTl/?utm_source=ig_web_copy_link</w:t>
        </w:r>
      </w:hyperlink>
      <w:r>
        <w:rPr>
          <w:rFonts w:ascii="Cambria" w:eastAsia="Cambria" w:hAnsi="Cambria" w:cs="Cambria"/>
          <w:color w:val="000000"/>
          <w:sz w:val="24"/>
          <w:szCs w:val="24"/>
        </w:rPr>
        <w:t xml:space="preserve"> </w:t>
      </w:r>
    </w:p>
    <w:p w14:paraId="54D3B0AF" w14:textId="03B6DDBE" w:rsidR="00A36D7F" w:rsidRDefault="00A36D7F">
      <w:pPr>
        <w:numPr>
          <w:ilvl w:val="0"/>
          <w:numId w:val="25"/>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Oat bites: </w:t>
      </w:r>
      <w:hyperlink r:id="rId1154" w:history="1">
        <w:r w:rsidRPr="001402FF">
          <w:rPr>
            <w:rStyle w:val="Hyperlink"/>
            <w:rFonts w:ascii="Cambria" w:eastAsia="Cambria" w:hAnsi="Cambria" w:cs="Cambria"/>
            <w:sz w:val="24"/>
            <w:szCs w:val="24"/>
          </w:rPr>
          <w:t>https://www.instagram.com/reel/DEmBT24hIz7/?utm_source=ig_web_copy_link</w:t>
        </w:r>
      </w:hyperlink>
    </w:p>
    <w:p w14:paraId="4A65E502" w14:textId="2E199480" w:rsidR="00A36D7F" w:rsidRDefault="00A36D7F">
      <w:pPr>
        <w:numPr>
          <w:ilvl w:val="0"/>
          <w:numId w:val="25"/>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Date chana bites: </w:t>
      </w:r>
      <w:hyperlink r:id="rId1155" w:history="1">
        <w:r w:rsidRPr="001402FF">
          <w:rPr>
            <w:rStyle w:val="Hyperlink"/>
            <w:rFonts w:ascii="Cambria" w:eastAsia="Cambria" w:hAnsi="Cambria" w:cs="Cambria"/>
            <w:sz w:val="24"/>
            <w:szCs w:val="24"/>
          </w:rPr>
          <w:t>https://www.instagram.com/reel/DCti9GpPWIB/?utm_source=ig_web_copy_link</w:t>
        </w:r>
      </w:hyperlink>
      <w:r>
        <w:rPr>
          <w:rFonts w:ascii="Cambria" w:eastAsia="Cambria" w:hAnsi="Cambria" w:cs="Cambria"/>
          <w:color w:val="000000"/>
          <w:sz w:val="24"/>
          <w:szCs w:val="24"/>
        </w:rPr>
        <w:t xml:space="preserve"> </w:t>
      </w:r>
    </w:p>
    <w:p w14:paraId="2E98DE36" w14:textId="77777777" w:rsidR="00121AC4" w:rsidRDefault="00121AC4">
      <w:pPr>
        <w:pStyle w:val="ListParagraph"/>
        <w:numPr>
          <w:ilvl w:val="0"/>
          <w:numId w:val="25"/>
        </w:numPr>
        <w:spacing w:after="200" w:line="276" w:lineRule="auto"/>
        <w:ind w:left="-426"/>
        <w:rPr>
          <w:rFonts w:ascii="Cambria" w:hAnsi="Cambria" w:cstheme="minorHAnsi"/>
          <w:bCs/>
          <w:sz w:val="24"/>
          <w:szCs w:val="24"/>
        </w:rPr>
      </w:pPr>
      <w:r>
        <w:rPr>
          <w:rFonts w:ascii="Cambria" w:hAnsi="Cambria" w:cstheme="minorHAnsi"/>
          <w:bCs/>
          <w:sz w:val="24"/>
          <w:szCs w:val="24"/>
        </w:rPr>
        <w:t xml:space="preserve">Gluten free brownie: </w:t>
      </w:r>
      <w:hyperlink r:id="rId1156" w:history="1">
        <w:r w:rsidRPr="00027993">
          <w:rPr>
            <w:rStyle w:val="Hyperlink"/>
            <w:rFonts w:ascii="Cambria" w:hAnsi="Cambria" w:cstheme="minorHAnsi"/>
            <w:bCs/>
            <w:sz w:val="24"/>
            <w:szCs w:val="24"/>
          </w:rPr>
          <w:t>https://www.instagram.com/reel/DAxbQjDSUOX/?igsh=MTZrcjZneXEzMXBxag==</w:t>
        </w:r>
      </w:hyperlink>
    </w:p>
    <w:p w14:paraId="399179A3" w14:textId="77777777" w:rsidR="00121AC4" w:rsidRDefault="00121AC4">
      <w:pPr>
        <w:pStyle w:val="ListParagraph"/>
        <w:numPr>
          <w:ilvl w:val="0"/>
          <w:numId w:val="25"/>
        </w:numPr>
        <w:spacing w:after="200" w:line="276" w:lineRule="auto"/>
        <w:ind w:left="-426"/>
        <w:rPr>
          <w:rFonts w:ascii="Cambria" w:hAnsi="Cambria" w:cstheme="minorHAnsi"/>
          <w:bCs/>
          <w:sz w:val="24"/>
          <w:szCs w:val="24"/>
        </w:rPr>
      </w:pPr>
      <w:r>
        <w:rPr>
          <w:rFonts w:ascii="Cambria" w:hAnsi="Cambria" w:cstheme="minorHAnsi"/>
          <w:bCs/>
          <w:sz w:val="24"/>
          <w:szCs w:val="24"/>
        </w:rPr>
        <w:t xml:space="preserve">Guilt free chocolate cake: </w:t>
      </w:r>
      <w:hyperlink r:id="rId1157" w:history="1">
        <w:r w:rsidRPr="00027993">
          <w:rPr>
            <w:rStyle w:val="Hyperlink"/>
            <w:rFonts w:ascii="Cambria" w:hAnsi="Cambria" w:cstheme="minorHAnsi"/>
            <w:bCs/>
            <w:sz w:val="24"/>
            <w:szCs w:val="24"/>
          </w:rPr>
          <w:t>https://www.instagram.com/reel/DA09sRjoT-v/?igsh=c3Zna3RqYmxrZWNm</w:t>
        </w:r>
      </w:hyperlink>
      <w:r>
        <w:rPr>
          <w:rFonts w:ascii="Cambria" w:hAnsi="Cambria" w:cstheme="minorHAnsi"/>
          <w:bCs/>
          <w:sz w:val="24"/>
          <w:szCs w:val="24"/>
        </w:rPr>
        <w:t xml:space="preserve"> </w:t>
      </w:r>
    </w:p>
    <w:p w14:paraId="1CF428A6" w14:textId="77777777" w:rsidR="00121AC4" w:rsidRDefault="00121AC4">
      <w:pPr>
        <w:pStyle w:val="ListParagraph"/>
        <w:numPr>
          <w:ilvl w:val="0"/>
          <w:numId w:val="25"/>
        </w:numPr>
        <w:spacing w:after="200" w:line="276" w:lineRule="auto"/>
        <w:ind w:left="-426"/>
        <w:rPr>
          <w:rFonts w:ascii="Cambria" w:hAnsi="Cambria" w:cstheme="minorHAnsi"/>
          <w:bCs/>
          <w:sz w:val="24"/>
          <w:szCs w:val="24"/>
        </w:rPr>
      </w:pPr>
      <w:r>
        <w:rPr>
          <w:rFonts w:ascii="Cambria" w:hAnsi="Cambria" w:cstheme="minorHAnsi"/>
          <w:bCs/>
          <w:sz w:val="24"/>
          <w:szCs w:val="24"/>
        </w:rPr>
        <w:t xml:space="preserve">Chocolate dates bar: </w:t>
      </w:r>
      <w:hyperlink r:id="rId1158" w:history="1">
        <w:r w:rsidRPr="00027993">
          <w:rPr>
            <w:rStyle w:val="Hyperlink"/>
            <w:rFonts w:ascii="Cambria" w:hAnsi="Cambria" w:cstheme="minorHAnsi"/>
            <w:bCs/>
            <w:sz w:val="24"/>
            <w:szCs w:val="24"/>
          </w:rPr>
          <w:t>https://www.instagram.com/reel/C9UetgfyU7B/?igsh=MXJkMnVkdDJqOW5hdw==</w:t>
        </w:r>
      </w:hyperlink>
    </w:p>
    <w:p w14:paraId="5DC83840" w14:textId="77777777" w:rsidR="00121AC4" w:rsidRDefault="00121AC4">
      <w:pPr>
        <w:pStyle w:val="ListParagraph"/>
        <w:numPr>
          <w:ilvl w:val="0"/>
          <w:numId w:val="25"/>
        </w:numPr>
        <w:spacing w:after="200" w:line="276" w:lineRule="auto"/>
        <w:ind w:left="-426"/>
        <w:rPr>
          <w:rFonts w:ascii="Cambria" w:hAnsi="Cambria" w:cstheme="minorHAnsi"/>
          <w:bCs/>
          <w:sz w:val="24"/>
          <w:szCs w:val="24"/>
        </w:rPr>
      </w:pPr>
      <w:r>
        <w:rPr>
          <w:rFonts w:ascii="Cambria" w:hAnsi="Cambria" w:cstheme="minorHAnsi"/>
          <w:bCs/>
          <w:sz w:val="24"/>
          <w:szCs w:val="24"/>
        </w:rPr>
        <w:t xml:space="preserve">Frozen banana treats: </w:t>
      </w:r>
      <w:hyperlink r:id="rId1159" w:history="1">
        <w:r w:rsidRPr="00027993">
          <w:rPr>
            <w:rStyle w:val="Hyperlink"/>
            <w:rFonts w:ascii="Cambria" w:hAnsi="Cambria" w:cstheme="minorHAnsi"/>
            <w:bCs/>
            <w:sz w:val="24"/>
            <w:szCs w:val="24"/>
          </w:rPr>
          <w:t>https://www.instagram.com/reel/C-kX-uauHZ_/?igsh=MTI5a2luYTc0MXgycw==</w:t>
        </w:r>
      </w:hyperlink>
    </w:p>
    <w:p w14:paraId="6522E82F" w14:textId="77777777" w:rsidR="00121AC4" w:rsidRDefault="00121AC4">
      <w:pPr>
        <w:pStyle w:val="ListParagraph"/>
        <w:numPr>
          <w:ilvl w:val="0"/>
          <w:numId w:val="25"/>
        </w:numPr>
        <w:spacing w:after="200" w:line="276" w:lineRule="auto"/>
        <w:ind w:left="-426"/>
        <w:rPr>
          <w:rFonts w:ascii="Cambria" w:hAnsi="Cambria" w:cstheme="minorHAnsi"/>
          <w:bCs/>
          <w:sz w:val="24"/>
          <w:szCs w:val="24"/>
        </w:rPr>
      </w:pPr>
      <w:r>
        <w:rPr>
          <w:rFonts w:ascii="Cambria" w:hAnsi="Cambria" w:cstheme="minorHAnsi"/>
          <w:bCs/>
          <w:sz w:val="24"/>
          <w:szCs w:val="24"/>
        </w:rPr>
        <w:t xml:space="preserve">Chocolate healthy brownie: </w:t>
      </w:r>
      <w:hyperlink r:id="rId1160" w:history="1">
        <w:r w:rsidRPr="00027993">
          <w:rPr>
            <w:rStyle w:val="Hyperlink"/>
            <w:rFonts w:ascii="Cambria" w:hAnsi="Cambria" w:cstheme="minorHAnsi"/>
            <w:bCs/>
            <w:sz w:val="24"/>
            <w:szCs w:val="24"/>
          </w:rPr>
          <w:t>https://www.instagram.com/reel/DAVkw5rtVCb/?igsh=MW00cTBodnFwYnhsdw==</w:t>
        </w:r>
      </w:hyperlink>
    </w:p>
    <w:p w14:paraId="0732335C" w14:textId="77777777" w:rsidR="00121AC4" w:rsidRDefault="00121AC4">
      <w:pPr>
        <w:pStyle w:val="ListParagraph"/>
        <w:numPr>
          <w:ilvl w:val="0"/>
          <w:numId w:val="25"/>
        </w:numPr>
        <w:spacing w:after="200" w:line="276" w:lineRule="auto"/>
        <w:ind w:left="-426"/>
        <w:rPr>
          <w:rFonts w:ascii="Cambria" w:hAnsi="Cambria" w:cstheme="minorHAnsi"/>
          <w:bCs/>
          <w:sz w:val="24"/>
          <w:szCs w:val="24"/>
        </w:rPr>
      </w:pPr>
      <w:r>
        <w:rPr>
          <w:rFonts w:ascii="Cambria" w:hAnsi="Cambria" w:cstheme="minorHAnsi"/>
          <w:bCs/>
          <w:sz w:val="24"/>
          <w:szCs w:val="24"/>
        </w:rPr>
        <w:t xml:space="preserve">Sattu &amp; seeds protein bar: </w:t>
      </w:r>
      <w:hyperlink r:id="rId1161" w:history="1">
        <w:r w:rsidRPr="00027993">
          <w:rPr>
            <w:rStyle w:val="Hyperlink"/>
            <w:rFonts w:ascii="Cambria" w:hAnsi="Cambria" w:cstheme="minorHAnsi"/>
            <w:bCs/>
            <w:sz w:val="24"/>
            <w:szCs w:val="24"/>
          </w:rPr>
          <w:t>https://www.instagram.com/reel/C_7gVA_tcm7/?igsh=MWlwamxtNWJsMnM4Zw==</w:t>
        </w:r>
      </w:hyperlink>
    </w:p>
    <w:p w14:paraId="2BE9138F" w14:textId="77777777" w:rsidR="00121AC4" w:rsidRDefault="00121AC4">
      <w:pPr>
        <w:pStyle w:val="ListParagraph"/>
        <w:numPr>
          <w:ilvl w:val="0"/>
          <w:numId w:val="25"/>
        </w:numPr>
        <w:spacing w:after="200" w:line="276" w:lineRule="auto"/>
        <w:ind w:left="-426"/>
        <w:rPr>
          <w:rFonts w:ascii="Cambria" w:hAnsi="Cambria" w:cstheme="minorHAnsi"/>
          <w:bCs/>
          <w:sz w:val="24"/>
          <w:szCs w:val="24"/>
        </w:rPr>
      </w:pPr>
      <w:r>
        <w:rPr>
          <w:rFonts w:ascii="Cambria" w:hAnsi="Cambria" w:cstheme="minorHAnsi"/>
          <w:bCs/>
          <w:sz w:val="24"/>
          <w:szCs w:val="24"/>
        </w:rPr>
        <w:t xml:space="preserve">Paneer chocolate pudding: </w:t>
      </w:r>
      <w:hyperlink r:id="rId1162" w:history="1">
        <w:r w:rsidRPr="00027993">
          <w:rPr>
            <w:rStyle w:val="Hyperlink"/>
            <w:rFonts w:ascii="Cambria" w:hAnsi="Cambria" w:cstheme="minorHAnsi"/>
            <w:bCs/>
            <w:sz w:val="24"/>
            <w:szCs w:val="24"/>
          </w:rPr>
          <w:t>https://www.instagram.com/reel/C81UeaNPhId/?igsh=MWUzYjdhbmNrZjYzZg==</w:t>
        </w:r>
      </w:hyperlink>
    </w:p>
    <w:p w14:paraId="630AE912" w14:textId="27A02533" w:rsidR="00A36D7F" w:rsidRPr="00C0399A" w:rsidRDefault="00121AC4">
      <w:pPr>
        <w:numPr>
          <w:ilvl w:val="0"/>
          <w:numId w:val="25"/>
        </w:numPr>
        <w:pBdr>
          <w:top w:val="nil"/>
          <w:left w:val="nil"/>
          <w:bottom w:val="nil"/>
          <w:right w:val="nil"/>
          <w:between w:val="nil"/>
        </w:pBdr>
        <w:ind w:left="-426"/>
        <w:rPr>
          <w:rFonts w:ascii="Cambria" w:eastAsia="Cambria" w:hAnsi="Cambria" w:cs="Cambria"/>
          <w:color w:val="000000"/>
          <w:sz w:val="24"/>
          <w:szCs w:val="24"/>
        </w:rPr>
      </w:pPr>
      <w:r>
        <w:rPr>
          <w:rFonts w:ascii="Cambria" w:hAnsi="Cambria" w:cstheme="minorHAnsi"/>
          <w:bCs/>
          <w:sz w:val="24"/>
          <w:szCs w:val="24"/>
        </w:rPr>
        <w:t xml:space="preserve">Healthy chocolate ice cream: </w:t>
      </w:r>
      <w:hyperlink r:id="rId1163" w:history="1">
        <w:r w:rsidRPr="00027993">
          <w:rPr>
            <w:rStyle w:val="Hyperlink"/>
            <w:rFonts w:ascii="Cambria" w:hAnsi="Cambria" w:cstheme="minorHAnsi"/>
            <w:bCs/>
            <w:sz w:val="24"/>
            <w:szCs w:val="24"/>
          </w:rPr>
          <w:t>https://www.instagram.com/reel/C-Dg5FdPeT-/?igsh=MTdwbWR4a3R4OW9qbQ==</w:t>
        </w:r>
      </w:hyperlink>
    </w:p>
    <w:p w14:paraId="10D7A0A7" w14:textId="7ED41DE2" w:rsidR="00C0399A" w:rsidRDefault="00C0399A">
      <w:pPr>
        <w:numPr>
          <w:ilvl w:val="0"/>
          <w:numId w:val="25"/>
        </w:numPr>
        <w:pBdr>
          <w:top w:val="nil"/>
          <w:left w:val="nil"/>
          <w:bottom w:val="nil"/>
          <w:right w:val="nil"/>
          <w:between w:val="nil"/>
        </w:pBdr>
        <w:ind w:left="-426"/>
        <w:rPr>
          <w:rFonts w:ascii="Cambria" w:eastAsia="Cambria" w:hAnsi="Cambria" w:cs="Cambria"/>
          <w:color w:val="000000"/>
          <w:sz w:val="24"/>
          <w:szCs w:val="24"/>
        </w:rPr>
      </w:pPr>
      <w:r>
        <w:rPr>
          <w:rFonts w:ascii="Cambria" w:hAnsi="Cambria" w:cstheme="minorHAnsi"/>
          <w:bCs/>
          <w:sz w:val="24"/>
          <w:szCs w:val="24"/>
        </w:rPr>
        <w:t>Pumpkin seeds cookies:</w:t>
      </w:r>
      <w:r>
        <w:rPr>
          <w:rFonts w:ascii="Cambria" w:eastAsia="Cambria" w:hAnsi="Cambria" w:cs="Cambria"/>
          <w:color w:val="000000"/>
          <w:sz w:val="24"/>
          <w:szCs w:val="24"/>
        </w:rPr>
        <w:t xml:space="preserve"> </w:t>
      </w:r>
      <w:hyperlink r:id="rId1164" w:history="1">
        <w:r w:rsidRPr="00641D83">
          <w:rPr>
            <w:rStyle w:val="Hyperlink"/>
            <w:rFonts w:ascii="Cambria" w:eastAsia="Cambria" w:hAnsi="Cambria" w:cs="Cambria"/>
            <w:sz w:val="24"/>
            <w:szCs w:val="24"/>
          </w:rPr>
          <w:t>https://www.instagram.com/reel/DYVA8tljNjw/?utm_source=ig_web_copy_link&amp;igsh=NTc4MTIwNjQ2YQ==</w:t>
        </w:r>
      </w:hyperlink>
      <w:r>
        <w:rPr>
          <w:rFonts w:ascii="Cambria" w:eastAsia="Cambria" w:hAnsi="Cambria" w:cs="Cambria"/>
          <w:color w:val="000000"/>
          <w:sz w:val="24"/>
          <w:szCs w:val="24"/>
        </w:rPr>
        <w:t xml:space="preserve"> </w:t>
      </w:r>
    </w:p>
    <w:p w14:paraId="05563D20" w14:textId="77777777" w:rsidR="00C0399A" w:rsidRPr="00A36D7F" w:rsidRDefault="00C0399A">
      <w:pPr>
        <w:numPr>
          <w:ilvl w:val="0"/>
          <w:numId w:val="25"/>
        </w:numPr>
        <w:pBdr>
          <w:top w:val="nil"/>
          <w:left w:val="nil"/>
          <w:bottom w:val="nil"/>
          <w:right w:val="nil"/>
          <w:between w:val="nil"/>
        </w:pBdr>
        <w:ind w:left="-426"/>
        <w:rPr>
          <w:rFonts w:ascii="Cambria" w:eastAsia="Cambria" w:hAnsi="Cambria" w:cs="Cambria"/>
          <w:color w:val="000000"/>
          <w:sz w:val="24"/>
          <w:szCs w:val="24"/>
        </w:rPr>
      </w:pPr>
    </w:p>
    <w:p w14:paraId="4855016E" w14:textId="77777777" w:rsidR="00A971B5" w:rsidRDefault="00A971B5">
      <w:pPr>
        <w:pBdr>
          <w:bottom w:val="single" w:sz="4" w:space="1" w:color="000000"/>
        </w:pBdr>
        <w:rPr>
          <w:rFonts w:ascii="Cambria" w:eastAsia="Cambria" w:hAnsi="Cambria" w:cs="Cambria"/>
          <w:color w:val="0563C1"/>
          <w:sz w:val="24"/>
          <w:szCs w:val="24"/>
          <w:u w:val="single"/>
        </w:rPr>
      </w:pPr>
    </w:p>
    <w:p w14:paraId="0024AE4F" w14:textId="77777777" w:rsidR="00A971B5" w:rsidRDefault="00F75C53">
      <w:pPr>
        <w:rPr>
          <w:rFonts w:ascii="Cambria" w:eastAsia="Cambria" w:hAnsi="Cambria" w:cs="Cambria"/>
          <w:b/>
          <w:color w:val="1F3864"/>
          <w:sz w:val="24"/>
          <w:szCs w:val="24"/>
        </w:rPr>
      </w:pPr>
      <w:r>
        <w:rPr>
          <w:rFonts w:ascii="Cambria" w:eastAsia="Cambria" w:hAnsi="Cambria" w:cs="Cambria"/>
          <w:b/>
          <w:color w:val="1F3864"/>
          <w:sz w:val="24"/>
          <w:szCs w:val="24"/>
        </w:rPr>
        <w:t>SUBJI</w:t>
      </w:r>
    </w:p>
    <w:p w14:paraId="1A3FBBE8"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179" w:name="_Hlk161486995"/>
      <w:r>
        <w:rPr>
          <w:rFonts w:ascii="Cambria" w:eastAsia="Cambria" w:hAnsi="Cambria" w:cs="Cambria"/>
          <w:color w:val="000000"/>
          <w:sz w:val="24"/>
          <w:szCs w:val="24"/>
        </w:rPr>
        <w:lastRenderedPageBreak/>
        <w:t>A</w:t>
      </w:r>
      <w:bookmarkStart w:id="180" w:name="_Hlk166689434"/>
      <w:r>
        <w:rPr>
          <w:rFonts w:ascii="Cambria" w:eastAsia="Cambria" w:hAnsi="Cambria" w:cs="Cambria"/>
          <w:color w:val="000000"/>
          <w:sz w:val="24"/>
          <w:szCs w:val="24"/>
        </w:rPr>
        <w:t xml:space="preserve">sh gourd chana dal: </w:t>
      </w:r>
      <w:hyperlink r:id="rId1165">
        <w:r>
          <w:rPr>
            <w:rFonts w:ascii="Cambria" w:eastAsia="Cambria" w:hAnsi="Cambria" w:cs="Cambria"/>
            <w:color w:val="0563C1"/>
            <w:sz w:val="24"/>
            <w:szCs w:val="24"/>
            <w:u w:val="single"/>
          </w:rPr>
          <w:t>https://www.youtube.com/watch?v=w9ZL_bcaBx4</w:t>
        </w:r>
      </w:hyperlink>
      <w:bookmarkEnd w:id="179"/>
      <w:bookmarkEnd w:id="180"/>
      <w:r>
        <w:rPr>
          <w:rFonts w:ascii="Cambria" w:eastAsia="Cambria" w:hAnsi="Cambria" w:cs="Cambria"/>
          <w:color w:val="000000"/>
          <w:sz w:val="24"/>
          <w:szCs w:val="24"/>
        </w:rPr>
        <w:t xml:space="preserve"> </w:t>
      </w:r>
    </w:p>
    <w:p w14:paraId="1A187765"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181" w:name="_3as4poj" w:colFirst="0" w:colLast="0"/>
      <w:bookmarkStart w:id="182" w:name="_Hlk166689428"/>
      <w:bookmarkEnd w:id="181"/>
      <w:r>
        <w:rPr>
          <w:rFonts w:ascii="Cambria" w:eastAsia="Cambria" w:hAnsi="Cambria" w:cs="Cambria"/>
          <w:color w:val="000000"/>
          <w:sz w:val="24"/>
          <w:szCs w:val="24"/>
        </w:rPr>
        <w:t xml:space="preserve">Padwal moong dal: </w:t>
      </w:r>
      <w:hyperlink r:id="rId1166">
        <w:r>
          <w:rPr>
            <w:rFonts w:ascii="Cambria" w:eastAsia="Cambria" w:hAnsi="Cambria" w:cs="Cambria"/>
            <w:color w:val="1155CC"/>
            <w:sz w:val="24"/>
            <w:szCs w:val="24"/>
            <w:u w:val="single"/>
          </w:rPr>
          <w:t>https://youtu.be/j97UqE_8ay0?si=TYQk-eRjB7fIyJWk</w:t>
        </w:r>
      </w:hyperlink>
      <w:bookmarkEnd w:id="182"/>
      <w:r>
        <w:rPr>
          <w:rFonts w:ascii="Cambria" w:eastAsia="Cambria" w:hAnsi="Cambria" w:cs="Cambria"/>
          <w:color w:val="000000"/>
          <w:sz w:val="24"/>
          <w:szCs w:val="24"/>
        </w:rPr>
        <w:t xml:space="preserve"> </w:t>
      </w:r>
    </w:p>
    <w:p w14:paraId="37A923CE"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183" w:name="_1pxezwc" w:colFirst="0" w:colLast="0"/>
      <w:bookmarkStart w:id="184" w:name="_Hlk161487002"/>
      <w:bookmarkEnd w:id="183"/>
      <w:r>
        <w:rPr>
          <w:rFonts w:ascii="Cambria" w:eastAsia="Cambria" w:hAnsi="Cambria" w:cs="Cambria"/>
          <w:color w:val="000000"/>
          <w:sz w:val="24"/>
          <w:szCs w:val="24"/>
        </w:rPr>
        <w:t xml:space="preserve">French beans &amp; green peas </w:t>
      </w:r>
      <w:proofErr w:type="spellStart"/>
      <w:proofErr w:type="gram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proofErr w:type="gramEnd"/>
      <w:r>
        <w:rPr>
          <w:rFonts w:ascii="Cambria" w:eastAsia="Cambria" w:hAnsi="Cambria" w:cs="Cambria"/>
          <w:color w:val="000000"/>
          <w:sz w:val="24"/>
          <w:szCs w:val="24"/>
        </w:rPr>
        <w:t xml:space="preserve"> </w:t>
      </w:r>
      <w:hyperlink r:id="rId1167">
        <w:r>
          <w:rPr>
            <w:rFonts w:ascii="Cambria" w:eastAsia="Cambria" w:hAnsi="Cambria" w:cs="Cambria"/>
            <w:color w:val="0563C1"/>
            <w:sz w:val="24"/>
            <w:szCs w:val="24"/>
            <w:u w:val="single"/>
          </w:rPr>
          <w:t>https://www.youtube.com/watch?v=gmci54mjtnu</w:t>
        </w:r>
      </w:hyperlink>
      <w:bookmarkEnd w:id="184"/>
      <w:r>
        <w:rPr>
          <w:rFonts w:ascii="Cambria" w:eastAsia="Cambria" w:hAnsi="Cambria" w:cs="Cambria"/>
          <w:color w:val="000000"/>
          <w:sz w:val="24"/>
          <w:szCs w:val="24"/>
        </w:rPr>
        <w:t xml:space="preserve"> </w:t>
      </w:r>
    </w:p>
    <w:p w14:paraId="78CD0D3F" w14:textId="4C76E13B" w:rsidR="00A6538E" w:rsidRDefault="00A6538E">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proofErr w:type="spellStart"/>
      <w:r>
        <w:rPr>
          <w:rFonts w:ascii="Cambria" w:eastAsia="Cambria" w:hAnsi="Cambria" w:cs="Cambria"/>
          <w:color w:val="000000"/>
          <w:sz w:val="24"/>
          <w:szCs w:val="24"/>
        </w:rPr>
        <w:t>Lauki</w:t>
      </w:r>
      <w:proofErr w:type="spellEnd"/>
      <w:r>
        <w:rPr>
          <w:rFonts w:ascii="Cambria" w:eastAsia="Cambria" w:hAnsi="Cambria" w:cs="Cambria"/>
          <w:color w:val="000000"/>
          <w:sz w:val="24"/>
          <w:szCs w:val="24"/>
        </w:rPr>
        <w:t xml:space="preserve"> coconut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168" w:history="1">
        <w:r w:rsidRPr="00A3117F">
          <w:rPr>
            <w:rStyle w:val="Hyperlink"/>
            <w:rFonts w:ascii="Cambria" w:eastAsia="Cambria" w:hAnsi="Cambria" w:cs="Cambria"/>
            <w:sz w:val="24"/>
            <w:szCs w:val="24"/>
          </w:rPr>
          <w:t>https://youtube.com/shorts/daoGqLDFXj8?si=NxH82egTuEJP9VSh</w:t>
        </w:r>
      </w:hyperlink>
      <w:r>
        <w:rPr>
          <w:rFonts w:ascii="Cambria" w:eastAsia="Cambria" w:hAnsi="Cambria" w:cs="Cambria"/>
          <w:color w:val="000000"/>
          <w:sz w:val="24"/>
          <w:szCs w:val="24"/>
        </w:rPr>
        <w:t xml:space="preserve"> </w:t>
      </w:r>
    </w:p>
    <w:p w14:paraId="6ECF781F" w14:textId="32977E1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Besan </w:t>
      </w:r>
      <w:proofErr w:type="spellStart"/>
      <w:r>
        <w:rPr>
          <w:rFonts w:ascii="Cambria" w:eastAsia="Cambria" w:hAnsi="Cambria" w:cs="Cambria"/>
          <w:color w:val="000000"/>
          <w:sz w:val="24"/>
          <w:szCs w:val="24"/>
        </w:rPr>
        <w:t>turai</w:t>
      </w:r>
      <w:proofErr w:type="spellEnd"/>
      <w:r>
        <w:rPr>
          <w:rFonts w:ascii="Cambria" w:eastAsia="Cambria" w:hAnsi="Cambria" w:cs="Cambria"/>
          <w:color w:val="000000"/>
          <w:sz w:val="24"/>
          <w:szCs w:val="24"/>
        </w:rPr>
        <w:t xml:space="preserve"> </w:t>
      </w:r>
      <w:proofErr w:type="spellStart"/>
      <w:proofErr w:type="gram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proofErr w:type="gramEnd"/>
      <w:r>
        <w:rPr>
          <w:rFonts w:ascii="Cambria" w:eastAsia="Cambria" w:hAnsi="Cambria" w:cs="Cambria"/>
          <w:color w:val="000000"/>
          <w:sz w:val="24"/>
          <w:szCs w:val="24"/>
        </w:rPr>
        <w:t xml:space="preserve"> </w:t>
      </w:r>
      <w:hyperlink r:id="rId1169">
        <w:r>
          <w:rPr>
            <w:rFonts w:ascii="Cambria" w:eastAsia="Cambria" w:hAnsi="Cambria" w:cs="Cambria"/>
            <w:color w:val="0563C1"/>
            <w:sz w:val="24"/>
            <w:szCs w:val="24"/>
            <w:u w:val="single"/>
          </w:rPr>
          <w:t>https://www.youtube.com/watch?v=RN7tNuiGyNo</w:t>
        </w:r>
      </w:hyperlink>
      <w:r>
        <w:rPr>
          <w:rFonts w:ascii="Cambria" w:eastAsia="Cambria" w:hAnsi="Cambria" w:cs="Cambria"/>
          <w:color w:val="000000"/>
          <w:sz w:val="24"/>
          <w:szCs w:val="24"/>
        </w:rPr>
        <w:t xml:space="preserve"> </w:t>
      </w:r>
    </w:p>
    <w:p w14:paraId="28402AF5"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185" w:name="_Hlk163662658"/>
      <w:r>
        <w:rPr>
          <w:rFonts w:ascii="Cambria" w:eastAsia="Cambria" w:hAnsi="Cambria" w:cs="Cambria"/>
          <w:color w:val="000000"/>
          <w:sz w:val="24"/>
          <w:szCs w:val="24"/>
        </w:rPr>
        <w:t xml:space="preserve">beetroot </w:t>
      </w:r>
      <w:proofErr w:type="spellStart"/>
      <w:r>
        <w:rPr>
          <w:rFonts w:ascii="Cambria" w:eastAsia="Cambria" w:hAnsi="Cambria" w:cs="Cambria"/>
          <w:color w:val="000000"/>
          <w:sz w:val="24"/>
          <w:szCs w:val="24"/>
        </w:rPr>
        <w:t>poriyal</w:t>
      </w:r>
      <w:proofErr w:type="spellEnd"/>
      <w:r>
        <w:rPr>
          <w:rFonts w:ascii="Cambria" w:eastAsia="Cambria" w:hAnsi="Cambria" w:cs="Cambria"/>
          <w:color w:val="000000"/>
          <w:sz w:val="24"/>
          <w:szCs w:val="24"/>
        </w:rPr>
        <w:t xml:space="preserve">: </w:t>
      </w:r>
      <w:hyperlink r:id="rId1170">
        <w:r>
          <w:rPr>
            <w:rFonts w:ascii="Cambria" w:eastAsia="Cambria" w:hAnsi="Cambria" w:cs="Cambria"/>
            <w:color w:val="0563C1"/>
            <w:sz w:val="24"/>
            <w:szCs w:val="24"/>
            <w:u w:val="single"/>
          </w:rPr>
          <w:t>https://www.youtube.com/watch?v=JtcgdezlGp0</w:t>
        </w:r>
      </w:hyperlink>
      <w:bookmarkEnd w:id="185"/>
      <w:r>
        <w:rPr>
          <w:rFonts w:ascii="Cambria" w:eastAsia="Cambria" w:hAnsi="Cambria" w:cs="Cambria"/>
          <w:color w:val="000000"/>
          <w:sz w:val="24"/>
          <w:szCs w:val="24"/>
        </w:rPr>
        <w:t xml:space="preserve"> </w:t>
      </w:r>
    </w:p>
    <w:p w14:paraId="40BCCFD9"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186" w:name="_49x2ik5" w:colFirst="0" w:colLast="0"/>
      <w:bookmarkStart w:id="187" w:name="_Hlk165642933"/>
      <w:bookmarkEnd w:id="186"/>
      <w:r>
        <w:rPr>
          <w:rFonts w:ascii="Cambria" w:eastAsia="Cambria" w:hAnsi="Cambria" w:cs="Cambria"/>
          <w:color w:val="000000"/>
          <w:sz w:val="24"/>
          <w:szCs w:val="24"/>
        </w:rPr>
        <w:t xml:space="preserve">cauliflower green peas </w:t>
      </w:r>
      <w:proofErr w:type="spellStart"/>
      <w:proofErr w:type="gram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proofErr w:type="gramEnd"/>
      <w:r>
        <w:rPr>
          <w:rFonts w:ascii="Cambria" w:eastAsia="Cambria" w:hAnsi="Cambria" w:cs="Cambria"/>
          <w:color w:val="000000"/>
          <w:sz w:val="24"/>
          <w:szCs w:val="24"/>
        </w:rPr>
        <w:t xml:space="preserve"> </w:t>
      </w:r>
      <w:hyperlink r:id="rId1171">
        <w:r>
          <w:rPr>
            <w:rFonts w:ascii="Cambria" w:eastAsia="Cambria" w:hAnsi="Cambria" w:cs="Cambria"/>
            <w:color w:val="0563C1"/>
            <w:sz w:val="24"/>
            <w:szCs w:val="24"/>
            <w:u w:val="single"/>
          </w:rPr>
          <w:t>https://www.youtube.com/watch?v=yhBQZyDVsGI</w:t>
        </w:r>
      </w:hyperlink>
      <w:bookmarkEnd w:id="187"/>
      <w:r>
        <w:rPr>
          <w:rFonts w:ascii="Cambria" w:eastAsia="Cambria" w:hAnsi="Cambria" w:cs="Cambria"/>
          <w:color w:val="000000"/>
          <w:sz w:val="24"/>
          <w:szCs w:val="24"/>
        </w:rPr>
        <w:t xml:space="preserve"> </w:t>
      </w:r>
    </w:p>
    <w:p w14:paraId="267E7F51"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188" w:name="_2p2csry" w:colFirst="0" w:colLast="0"/>
      <w:bookmarkStart w:id="189" w:name="_Hlk163661891"/>
      <w:bookmarkEnd w:id="188"/>
      <w:r>
        <w:rPr>
          <w:rFonts w:ascii="Cambria" w:eastAsia="Cambria" w:hAnsi="Cambria" w:cs="Cambria"/>
          <w:color w:val="000000"/>
          <w:sz w:val="24"/>
          <w:szCs w:val="24"/>
        </w:rPr>
        <w:t xml:space="preserve">cabbage moong dal: </w:t>
      </w:r>
      <w:hyperlink r:id="rId1172">
        <w:r>
          <w:rPr>
            <w:rFonts w:ascii="Cambria" w:eastAsia="Cambria" w:hAnsi="Cambria" w:cs="Cambria"/>
            <w:color w:val="0563C1"/>
            <w:sz w:val="24"/>
            <w:szCs w:val="24"/>
            <w:u w:val="single"/>
          </w:rPr>
          <w:t>https://www.youtube.com/watch?v=jtHfgJu_Tsk</w:t>
        </w:r>
      </w:hyperlink>
      <w:bookmarkEnd w:id="189"/>
      <w:r>
        <w:rPr>
          <w:rFonts w:ascii="Cambria" w:eastAsia="Cambria" w:hAnsi="Cambria" w:cs="Cambria"/>
          <w:color w:val="000000"/>
          <w:sz w:val="24"/>
          <w:szCs w:val="24"/>
        </w:rPr>
        <w:t xml:space="preserve"> </w:t>
      </w:r>
    </w:p>
    <w:p w14:paraId="5DE704D7" w14:textId="1C39E114"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190" w:name="_147n2zr" w:colFirst="0" w:colLast="0"/>
      <w:bookmarkEnd w:id="190"/>
      <w:r>
        <w:rPr>
          <w:rFonts w:ascii="Cambria" w:eastAsia="Cambria" w:hAnsi="Cambria" w:cs="Cambria"/>
          <w:color w:val="000000"/>
          <w:sz w:val="24"/>
          <w:szCs w:val="24"/>
        </w:rPr>
        <w:t xml:space="preserve">dudhi chana dal: </w:t>
      </w:r>
      <w:hyperlink r:id="rId1173">
        <w:r>
          <w:rPr>
            <w:rFonts w:ascii="Cambria" w:eastAsia="Cambria" w:hAnsi="Cambria" w:cs="Cambria"/>
            <w:color w:val="0563C1"/>
            <w:sz w:val="24"/>
            <w:szCs w:val="24"/>
            <w:u w:val="single"/>
          </w:rPr>
          <w:t>https://www.youtube.com/watch?v=J3JMoWqhyNk</w:t>
        </w:r>
      </w:hyperlink>
      <w:r>
        <w:rPr>
          <w:rFonts w:ascii="Cambria" w:eastAsia="Cambria" w:hAnsi="Cambria" w:cs="Cambria"/>
          <w:color w:val="000000"/>
          <w:sz w:val="24"/>
          <w:szCs w:val="24"/>
        </w:rPr>
        <w:t xml:space="preserve"> </w:t>
      </w:r>
      <w:r w:rsidR="007C7F71">
        <w:rPr>
          <w:rFonts w:ascii="Cambria" w:eastAsia="Cambria" w:hAnsi="Cambria" w:cs="Cambria"/>
          <w:color w:val="000000"/>
          <w:sz w:val="24"/>
          <w:szCs w:val="24"/>
        </w:rPr>
        <w:t xml:space="preserve">/ </w:t>
      </w:r>
      <w:hyperlink r:id="rId1174" w:history="1">
        <w:r w:rsidR="007C7F71" w:rsidRPr="000176DA">
          <w:rPr>
            <w:rStyle w:val="Hyperlink"/>
            <w:rFonts w:ascii="Cambria" w:eastAsia="Cambria" w:hAnsi="Cambria" w:cs="Cambria"/>
            <w:sz w:val="24"/>
            <w:szCs w:val="24"/>
          </w:rPr>
          <w:t>https://youtu.be/OWaVt9-NcyQ?si=wrhZMQIO1PRetW7X</w:t>
        </w:r>
      </w:hyperlink>
      <w:r w:rsidR="007C7F71">
        <w:rPr>
          <w:rFonts w:ascii="Cambria" w:eastAsia="Cambria" w:hAnsi="Cambria" w:cs="Cambria"/>
          <w:color w:val="000000"/>
          <w:sz w:val="24"/>
          <w:szCs w:val="24"/>
        </w:rPr>
        <w:t xml:space="preserve"> </w:t>
      </w:r>
    </w:p>
    <w:p w14:paraId="02B191B6"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191" w:name="_3o7alnk" w:colFirst="0" w:colLast="0"/>
      <w:bookmarkStart w:id="192" w:name="_Hlk163661899"/>
      <w:bookmarkEnd w:id="191"/>
      <w:r>
        <w:rPr>
          <w:rFonts w:ascii="Cambria" w:eastAsia="Cambria" w:hAnsi="Cambria" w:cs="Cambria"/>
          <w:color w:val="000000"/>
          <w:sz w:val="24"/>
          <w:szCs w:val="24"/>
        </w:rPr>
        <w:t xml:space="preserve">dudhi tomato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175">
        <w:r>
          <w:rPr>
            <w:rFonts w:ascii="Cambria" w:eastAsia="Cambria" w:hAnsi="Cambria" w:cs="Cambria"/>
            <w:color w:val="0563C1"/>
            <w:sz w:val="24"/>
            <w:szCs w:val="24"/>
            <w:u w:val="single"/>
          </w:rPr>
          <w:t>https://www.youtube.com/watch?v=7TPRVzUOtF0</w:t>
        </w:r>
      </w:hyperlink>
      <w:bookmarkEnd w:id="192"/>
      <w:r>
        <w:rPr>
          <w:rFonts w:ascii="Cambria" w:eastAsia="Cambria" w:hAnsi="Cambria" w:cs="Cambria"/>
          <w:color w:val="000000"/>
          <w:sz w:val="24"/>
          <w:szCs w:val="24"/>
        </w:rPr>
        <w:t xml:space="preserve"> </w:t>
      </w:r>
    </w:p>
    <w:p w14:paraId="712FB247"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capsicum besan </w:t>
      </w:r>
      <w:proofErr w:type="spellStart"/>
      <w:proofErr w:type="gram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proofErr w:type="gramEnd"/>
      <w:r>
        <w:rPr>
          <w:rFonts w:ascii="Cambria" w:eastAsia="Cambria" w:hAnsi="Cambria" w:cs="Cambria"/>
          <w:color w:val="000000"/>
          <w:sz w:val="24"/>
          <w:szCs w:val="24"/>
        </w:rPr>
        <w:t xml:space="preserve"> </w:t>
      </w:r>
      <w:hyperlink r:id="rId1176">
        <w:r>
          <w:rPr>
            <w:rFonts w:ascii="Cambria" w:eastAsia="Cambria" w:hAnsi="Cambria" w:cs="Cambria"/>
            <w:color w:val="0563C1"/>
            <w:sz w:val="24"/>
            <w:szCs w:val="24"/>
            <w:u w:val="single"/>
          </w:rPr>
          <w:t>https://www.youtube.com/watch?v=gmci54mjtnu</w:t>
        </w:r>
      </w:hyperlink>
    </w:p>
    <w:p w14:paraId="4DD752B8"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193" w:name="_23ckvvd" w:colFirst="0" w:colLast="0"/>
      <w:bookmarkStart w:id="194" w:name="_Hlk165630026"/>
      <w:bookmarkStart w:id="195" w:name="_Hlk171169211"/>
      <w:bookmarkEnd w:id="193"/>
      <w:r>
        <w:rPr>
          <w:rFonts w:ascii="Cambria" w:eastAsia="Cambria" w:hAnsi="Cambria" w:cs="Cambria"/>
          <w:color w:val="000000"/>
          <w:sz w:val="24"/>
          <w:szCs w:val="24"/>
        </w:rPr>
        <w:t xml:space="preserve">Turai Matar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177">
        <w:r>
          <w:rPr>
            <w:rFonts w:ascii="Cambria" w:eastAsia="Cambria" w:hAnsi="Cambria" w:cs="Cambria"/>
            <w:color w:val="0563C1"/>
            <w:sz w:val="24"/>
            <w:szCs w:val="24"/>
            <w:u w:val="single"/>
          </w:rPr>
          <w:t>https://ww w.youtube.com/</w:t>
        </w:r>
        <w:proofErr w:type="spellStart"/>
        <w:r>
          <w:rPr>
            <w:rFonts w:ascii="Cambria" w:eastAsia="Cambria" w:hAnsi="Cambria" w:cs="Cambria"/>
            <w:color w:val="0563C1"/>
            <w:sz w:val="24"/>
            <w:szCs w:val="24"/>
            <w:u w:val="single"/>
          </w:rPr>
          <w:t>watch?v</w:t>
        </w:r>
        <w:proofErr w:type="spellEnd"/>
        <w:r>
          <w:rPr>
            <w:rFonts w:ascii="Cambria" w:eastAsia="Cambria" w:hAnsi="Cambria" w:cs="Cambria"/>
            <w:color w:val="0563C1"/>
            <w:sz w:val="24"/>
            <w:szCs w:val="24"/>
            <w:u w:val="single"/>
          </w:rPr>
          <w:t>=KRBgyUr9F6E</w:t>
        </w:r>
      </w:hyperlink>
      <w:bookmarkEnd w:id="194"/>
      <w:r>
        <w:rPr>
          <w:rFonts w:ascii="Cambria" w:eastAsia="Cambria" w:hAnsi="Cambria" w:cs="Cambria"/>
          <w:color w:val="000000"/>
          <w:sz w:val="24"/>
          <w:szCs w:val="24"/>
        </w:rPr>
        <w:t xml:space="preserve"> </w:t>
      </w:r>
    </w:p>
    <w:p w14:paraId="588D303D"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Besan karela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178">
        <w:r>
          <w:rPr>
            <w:rFonts w:ascii="Cambria" w:eastAsia="Cambria" w:hAnsi="Cambria" w:cs="Cambria"/>
            <w:color w:val="0563C1"/>
            <w:sz w:val="24"/>
            <w:szCs w:val="24"/>
            <w:u w:val="single"/>
          </w:rPr>
          <w:t>https://www.youtube.com/watch?v=YTge4RKY3p0</w:t>
        </w:r>
      </w:hyperlink>
      <w:bookmarkEnd w:id="195"/>
      <w:r>
        <w:rPr>
          <w:rFonts w:ascii="Cambria" w:eastAsia="Cambria" w:hAnsi="Cambria" w:cs="Cambria"/>
          <w:color w:val="000000"/>
          <w:sz w:val="24"/>
          <w:szCs w:val="24"/>
        </w:rPr>
        <w:t xml:space="preserve"> </w:t>
      </w:r>
    </w:p>
    <w:p w14:paraId="3B80745E"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French beans moong dal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179">
        <w:r>
          <w:rPr>
            <w:rFonts w:ascii="Cambria" w:eastAsia="Cambria" w:hAnsi="Cambria" w:cs="Cambria"/>
            <w:color w:val="0563C1"/>
            <w:sz w:val="24"/>
            <w:szCs w:val="24"/>
            <w:u w:val="single"/>
          </w:rPr>
          <w:t>https://www.youtube.com/watch?v=SVE6FIk9ezE</w:t>
        </w:r>
      </w:hyperlink>
      <w:r>
        <w:rPr>
          <w:rFonts w:ascii="Cambria" w:eastAsia="Cambria" w:hAnsi="Cambria" w:cs="Cambria"/>
          <w:color w:val="000000"/>
          <w:sz w:val="24"/>
          <w:szCs w:val="24"/>
        </w:rPr>
        <w:t xml:space="preserve"> </w:t>
      </w:r>
    </w:p>
    <w:p w14:paraId="49FD1CAE" w14:textId="14624E7C"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196" w:name="_ihv636" w:colFirst="0" w:colLast="0"/>
      <w:bookmarkStart w:id="197" w:name="_Hlk166151477"/>
      <w:bookmarkEnd w:id="196"/>
      <w:r>
        <w:rPr>
          <w:rFonts w:ascii="Cambria" w:eastAsia="Cambria" w:hAnsi="Cambria" w:cs="Cambria"/>
          <w:color w:val="000000"/>
          <w:sz w:val="24"/>
          <w:szCs w:val="24"/>
        </w:rPr>
        <w:t xml:space="preserve">French beans coconut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180">
        <w:r>
          <w:rPr>
            <w:rFonts w:ascii="Cambria" w:eastAsia="Cambria" w:hAnsi="Cambria" w:cs="Cambria"/>
            <w:color w:val="0563C1"/>
            <w:sz w:val="24"/>
            <w:szCs w:val="24"/>
            <w:u w:val="single"/>
          </w:rPr>
          <w:t>htps://www.youtube.com/watch?v=k3CzjKvfI-E</w:t>
        </w:r>
      </w:hyperlink>
      <w:bookmarkEnd w:id="197"/>
      <w:r>
        <w:rPr>
          <w:rFonts w:ascii="Cambria" w:eastAsia="Cambria" w:hAnsi="Cambria" w:cs="Cambria"/>
          <w:color w:val="000000"/>
          <w:sz w:val="24"/>
          <w:szCs w:val="24"/>
        </w:rPr>
        <w:t xml:space="preserve"> </w:t>
      </w:r>
    </w:p>
    <w:p w14:paraId="0E421395"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198" w:name="_32hioqz" w:colFirst="0" w:colLast="0"/>
      <w:bookmarkEnd w:id="198"/>
      <w:r>
        <w:rPr>
          <w:rFonts w:ascii="Cambria" w:eastAsia="Cambria" w:hAnsi="Cambria" w:cs="Cambria"/>
          <w:color w:val="000000"/>
          <w:sz w:val="24"/>
          <w:szCs w:val="24"/>
        </w:rPr>
        <w:t xml:space="preserve">Bhindi chana dal </w:t>
      </w:r>
      <w:proofErr w:type="spellStart"/>
      <w:proofErr w:type="gram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proofErr w:type="gramEnd"/>
      <w:r>
        <w:rPr>
          <w:rFonts w:ascii="Cambria" w:eastAsia="Cambria" w:hAnsi="Cambria" w:cs="Cambria"/>
          <w:color w:val="000000"/>
          <w:sz w:val="24"/>
          <w:szCs w:val="24"/>
        </w:rPr>
        <w:t xml:space="preserve"> </w:t>
      </w:r>
      <w:hyperlink r:id="rId1181">
        <w:r>
          <w:rPr>
            <w:rFonts w:ascii="Cambria" w:eastAsia="Cambria" w:hAnsi="Cambria" w:cs="Cambria"/>
            <w:color w:val="0563C1"/>
            <w:sz w:val="24"/>
            <w:szCs w:val="24"/>
            <w:u w:val="single"/>
          </w:rPr>
          <w:t>https://www.youtube.com/watch?v=AJ2BcKOz67Y</w:t>
        </w:r>
      </w:hyperlink>
      <w:r>
        <w:rPr>
          <w:rFonts w:ascii="Cambria" w:eastAsia="Cambria" w:hAnsi="Cambria" w:cs="Cambria"/>
          <w:color w:val="000000"/>
          <w:sz w:val="24"/>
          <w:szCs w:val="24"/>
        </w:rPr>
        <w:t xml:space="preserve"> </w:t>
      </w:r>
    </w:p>
    <w:p w14:paraId="17F602D7"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199" w:name="_1hmsyys" w:colFirst="0" w:colLast="0"/>
      <w:bookmarkStart w:id="200" w:name="_Hlk161491775"/>
      <w:bookmarkEnd w:id="199"/>
      <w:r>
        <w:rPr>
          <w:rFonts w:ascii="Cambria" w:eastAsia="Cambria" w:hAnsi="Cambria" w:cs="Cambria"/>
          <w:color w:val="000000"/>
          <w:sz w:val="24"/>
          <w:szCs w:val="24"/>
        </w:rPr>
        <w:t xml:space="preserve">Tinda besan </w:t>
      </w:r>
      <w:proofErr w:type="spellStart"/>
      <w:proofErr w:type="gram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proofErr w:type="gramEnd"/>
      <w:r>
        <w:rPr>
          <w:rFonts w:ascii="Cambria" w:eastAsia="Cambria" w:hAnsi="Cambria" w:cs="Cambria"/>
          <w:color w:val="000000"/>
          <w:sz w:val="24"/>
          <w:szCs w:val="24"/>
        </w:rPr>
        <w:t xml:space="preserve"> </w:t>
      </w:r>
      <w:hyperlink r:id="rId1182">
        <w:r>
          <w:rPr>
            <w:rFonts w:ascii="Cambria" w:eastAsia="Cambria" w:hAnsi="Cambria" w:cs="Cambria"/>
            <w:color w:val="0563C1"/>
            <w:sz w:val="24"/>
            <w:szCs w:val="24"/>
            <w:u w:val="single"/>
          </w:rPr>
          <w:t>https://www.youtube.com/watch?v=O9IO_0jON4A</w:t>
        </w:r>
      </w:hyperlink>
      <w:bookmarkEnd w:id="200"/>
      <w:r>
        <w:rPr>
          <w:rFonts w:ascii="Cambria" w:eastAsia="Cambria" w:hAnsi="Cambria" w:cs="Cambria"/>
          <w:color w:val="000000"/>
          <w:sz w:val="24"/>
          <w:szCs w:val="24"/>
        </w:rPr>
        <w:t xml:space="preserve"> </w:t>
      </w:r>
    </w:p>
    <w:p w14:paraId="53D79F10"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01" w:name="_Hlk165642957"/>
      <w:proofErr w:type="spellStart"/>
      <w:r>
        <w:rPr>
          <w:rFonts w:ascii="Cambria" w:eastAsia="Cambria" w:hAnsi="Cambria" w:cs="Cambria"/>
          <w:color w:val="000000"/>
          <w:sz w:val="24"/>
          <w:szCs w:val="24"/>
        </w:rPr>
        <w:t>methi</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kela</w:t>
      </w:r>
      <w:proofErr w:type="spellEnd"/>
      <w:r>
        <w:rPr>
          <w:rFonts w:ascii="Cambria" w:eastAsia="Cambria" w:hAnsi="Cambria" w:cs="Cambria"/>
          <w:color w:val="000000"/>
          <w:sz w:val="24"/>
          <w:szCs w:val="24"/>
        </w:rPr>
        <w:t xml:space="preserve">: </w:t>
      </w:r>
      <w:hyperlink r:id="rId1183">
        <w:r>
          <w:rPr>
            <w:rFonts w:ascii="Cambria" w:eastAsia="Cambria" w:hAnsi="Cambria" w:cs="Cambria"/>
            <w:color w:val="0563C1"/>
            <w:sz w:val="24"/>
            <w:szCs w:val="24"/>
            <w:u w:val="single"/>
          </w:rPr>
          <w:t>https://www.youtube.com/watch?v=W82XS7b_5IU</w:t>
        </w:r>
      </w:hyperlink>
      <w:bookmarkEnd w:id="201"/>
      <w:r>
        <w:rPr>
          <w:rFonts w:ascii="Cambria" w:eastAsia="Cambria" w:hAnsi="Cambria" w:cs="Cambria"/>
          <w:color w:val="000000"/>
          <w:sz w:val="24"/>
          <w:szCs w:val="24"/>
        </w:rPr>
        <w:t xml:space="preserve"> </w:t>
      </w:r>
    </w:p>
    <w:p w14:paraId="11FE020E"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02" w:name="_41mghml" w:colFirst="0" w:colLast="0"/>
      <w:bookmarkEnd w:id="202"/>
      <w:r>
        <w:rPr>
          <w:rFonts w:ascii="Cambria" w:eastAsia="Cambria" w:hAnsi="Cambria" w:cs="Cambria"/>
          <w:color w:val="000000"/>
          <w:sz w:val="24"/>
          <w:szCs w:val="24"/>
        </w:rPr>
        <w:t xml:space="preserve">Green peas tomato: </w:t>
      </w:r>
      <w:hyperlink r:id="rId1184">
        <w:r>
          <w:rPr>
            <w:rFonts w:ascii="Cambria" w:eastAsia="Cambria" w:hAnsi="Cambria" w:cs="Cambria"/>
            <w:color w:val="0563C1"/>
            <w:sz w:val="24"/>
            <w:szCs w:val="24"/>
            <w:u w:val="single"/>
          </w:rPr>
          <w:t>https://www.youtube.com/watch?v=JfQaVg4Bpqc</w:t>
        </w:r>
      </w:hyperlink>
      <w:r>
        <w:rPr>
          <w:rFonts w:ascii="Cambria" w:eastAsia="Cambria" w:hAnsi="Cambria" w:cs="Cambria"/>
          <w:color w:val="000000"/>
          <w:sz w:val="24"/>
          <w:szCs w:val="24"/>
        </w:rPr>
        <w:t xml:space="preserve"> </w:t>
      </w:r>
    </w:p>
    <w:p w14:paraId="58A19360"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03" w:name="_Hlk165630032"/>
      <w:proofErr w:type="spellStart"/>
      <w:r>
        <w:rPr>
          <w:rFonts w:ascii="Cambria" w:eastAsia="Cambria" w:hAnsi="Cambria" w:cs="Cambria"/>
          <w:color w:val="000000"/>
          <w:sz w:val="24"/>
          <w:szCs w:val="24"/>
        </w:rPr>
        <w:t>Chawli</w:t>
      </w:r>
      <w:proofErr w:type="spellEnd"/>
      <w:r>
        <w:rPr>
          <w:rFonts w:ascii="Cambria" w:eastAsia="Cambria" w:hAnsi="Cambria" w:cs="Cambria"/>
          <w:color w:val="000000"/>
          <w:sz w:val="24"/>
          <w:szCs w:val="24"/>
        </w:rPr>
        <w:t xml:space="preserve"> moong dal: </w:t>
      </w:r>
      <w:hyperlink r:id="rId1185">
        <w:r>
          <w:rPr>
            <w:rFonts w:ascii="Cambria" w:eastAsia="Cambria" w:hAnsi="Cambria" w:cs="Cambria"/>
            <w:color w:val="0563C1"/>
            <w:sz w:val="24"/>
            <w:szCs w:val="24"/>
            <w:u w:val="single"/>
          </w:rPr>
          <w:t>https://www.youtube.com/watch?v=dTcKeFkhw_Y</w:t>
        </w:r>
      </w:hyperlink>
      <w:bookmarkEnd w:id="203"/>
      <w:r>
        <w:rPr>
          <w:rFonts w:ascii="Cambria" w:eastAsia="Cambria" w:hAnsi="Cambria" w:cs="Cambria"/>
          <w:color w:val="000000"/>
          <w:sz w:val="24"/>
          <w:szCs w:val="24"/>
        </w:rPr>
        <w:t xml:space="preserve"> </w:t>
      </w:r>
    </w:p>
    <w:p w14:paraId="499F9DDF"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04" w:name="_2grqrue" w:colFirst="0" w:colLast="0"/>
      <w:bookmarkStart w:id="205" w:name="_Hlk167535781"/>
      <w:bookmarkEnd w:id="204"/>
      <w:proofErr w:type="spellStart"/>
      <w:r>
        <w:rPr>
          <w:rFonts w:ascii="Cambria" w:eastAsia="Cambria" w:hAnsi="Cambria" w:cs="Cambria"/>
          <w:color w:val="000000"/>
          <w:sz w:val="24"/>
          <w:szCs w:val="24"/>
        </w:rPr>
        <w:t>gavar</w:t>
      </w:r>
      <w:proofErr w:type="spellEnd"/>
      <w:r>
        <w:rPr>
          <w:rFonts w:ascii="Cambria" w:eastAsia="Cambria" w:hAnsi="Cambria" w:cs="Cambria"/>
          <w:color w:val="000000"/>
          <w:sz w:val="24"/>
          <w:szCs w:val="24"/>
        </w:rPr>
        <w:t xml:space="preserve"> ajwain: </w:t>
      </w:r>
      <w:hyperlink r:id="rId1186">
        <w:r>
          <w:rPr>
            <w:rFonts w:ascii="Cambria" w:eastAsia="Cambria" w:hAnsi="Cambria" w:cs="Cambria"/>
            <w:color w:val="0563C1"/>
            <w:sz w:val="24"/>
            <w:szCs w:val="24"/>
            <w:u w:val="single"/>
          </w:rPr>
          <w:t>https://www.youtube.com/watch?v=eDRr8FL4hv4</w:t>
        </w:r>
      </w:hyperlink>
      <w:bookmarkEnd w:id="205"/>
      <w:r>
        <w:rPr>
          <w:rFonts w:ascii="Cambria" w:eastAsia="Cambria" w:hAnsi="Cambria" w:cs="Cambria"/>
          <w:color w:val="000000"/>
          <w:sz w:val="24"/>
          <w:szCs w:val="24"/>
        </w:rPr>
        <w:t xml:space="preserve"> </w:t>
      </w:r>
    </w:p>
    <w:p w14:paraId="0B783F3E"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06" w:name="_vx1227" w:colFirst="0" w:colLast="0"/>
      <w:bookmarkEnd w:id="206"/>
      <w:r>
        <w:rPr>
          <w:rFonts w:ascii="Cambria" w:eastAsia="Cambria" w:hAnsi="Cambria" w:cs="Cambria"/>
          <w:color w:val="000000"/>
          <w:sz w:val="24"/>
          <w:szCs w:val="24"/>
        </w:rPr>
        <w:t xml:space="preserve">karela peanut: </w:t>
      </w:r>
      <w:hyperlink r:id="rId1187">
        <w:r>
          <w:rPr>
            <w:rFonts w:ascii="Cambria" w:eastAsia="Cambria" w:hAnsi="Cambria" w:cs="Cambria"/>
            <w:color w:val="0563C1"/>
            <w:sz w:val="24"/>
            <w:szCs w:val="24"/>
            <w:u w:val="single"/>
          </w:rPr>
          <w:t>https://www.youtube.com/watch?v=X0cgn824US8</w:t>
        </w:r>
      </w:hyperlink>
      <w:r>
        <w:rPr>
          <w:rFonts w:ascii="Cambria" w:eastAsia="Cambria" w:hAnsi="Cambria" w:cs="Cambria"/>
          <w:color w:val="000000"/>
          <w:sz w:val="24"/>
          <w:szCs w:val="24"/>
        </w:rPr>
        <w:t xml:space="preserve">  </w:t>
      </w:r>
    </w:p>
    <w:p w14:paraId="1F1EEF17"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07" w:name="_Hlk169013908"/>
      <w:proofErr w:type="spellStart"/>
      <w:r>
        <w:rPr>
          <w:rFonts w:ascii="Cambria" w:eastAsia="Cambria" w:hAnsi="Cambria" w:cs="Cambria"/>
          <w:color w:val="000000"/>
          <w:sz w:val="24"/>
          <w:szCs w:val="24"/>
        </w:rPr>
        <w:t>parwal</w:t>
      </w:r>
      <w:proofErr w:type="spellEnd"/>
      <w:r>
        <w:rPr>
          <w:rFonts w:ascii="Cambria" w:eastAsia="Cambria" w:hAnsi="Cambria" w:cs="Cambria"/>
          <w:color w:val="000000"/>
          <w:sz w:val="24"/>
          <w:szCs w:val="24"/>
        </w:rPr>
        <w:t xml:space="preserve">: </w:t>
      </w:r>
      <w:hyperlink r:id="rId1188">
        <w:r>
          <w:rPr>
            <w:rFonts w:ascii="Cambria" w:eastAsia="Cambria" w:hAnsi="Cambria" w:cs="Cambria"/>
            <w:color w:val="0563C1"/>
            <w:sz w:val="24"/>
            <w:szCs w:val="24"/>
            <w:u w:val="single"/>
          </w:rPr>
          <w:t>https://www.youtube.com/watch?v=I9KrtdfYg8s</w:t>
        </w:r>
      </w:hyperlink>
      <w:bookmarkEnd w:id="207"/>
      <w:r>
        <w:rPr>
          <w:rFonts w:ascii="Cambria" w:eastAsia="Cambria" w:hAnsi="Cambria" w:cs="Cambria"/>
          <w:color w:val="000000"/>
          <w:sz w:val="24"/>
          <w:szCs w:val="24"/>
        </w:rPr>
        <w:t xml:space="preserve"> </w:t>
      </w:r>
    </w:p>
    <w:p w14:paraId="00C6F65D"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08" w:name="_3fwokq0" w:colFirst="0" w:colLast="0"/>
      <w:bookmarkEnd w:id="208"/>
      <w:r>
        <w:rPr>
          <w:rFonts w:ascii="Cambria" w:eastAsia="Cambria" w:hAnsi="Cambria" w:cs="Cambria"/>
          <w:color w:val="000000"/>
          <w:sz w:val="24"/>
          <w:szCs w:val="24"/>
        </w:rPr>
        <w:t xml:space="preserve">besan drumstick: </w:t>
      </w:r>
      <w:hyperlink r:id="rId1189">
        <w:r>
          <w:rPr>
            <w:rFonts w:ascii="Cambria" w:eastAsia="Cambria" w:hAnsi="Cambria" w:cs="Cambria"/>
            <w:color w:val="0563C1"/>
            <w:sz w:val="24"/>
            <w:szCs w:val="24"/>
            <w:u w:val="single"/>
          </w:rPr>
          <w:t>https://www.youtube.com/watch?v=ynJWBSLMCSo</w:t>
        </w:r>
      </w:hyperlink>
      <w:r>
        <w:rPr>
          <w:rFonts w:ascii="Cambria" w:eastAsia="Cambria" w:hAnsi="Cambria" w:cs="Cambria"/>
          <w:color w:val="000000"/>
          <w:sz w:val="24"/>
          <w:szCs w:val="24"/>
        </w:rPr>
        <w:t xml:space="preserve"> </w:t>
      </w:r>
    </w:p>
    <w:p w14:paraId="6BE5F951"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09" w:name="_Hlk166151397"/>
      <w:r>
        <w:rPr>
          <w:rFonts w:ascii="Cambria" w:eastAsia="Cambria" w:hAnsi="Cambria" w:cs="Cambria"/>
          <w:color w:val="000000"/>
          <w:sz w:val="24"/>
          <w:szCs w:val="24"/>
        </w:rPr>
        <w:t xml:space="preserve">Kantola: </w:t>
      </w:r>
      <w:hyperlink r:id="rId1190">
        <w:r>
          <w:rPr>
            <w:rFonts w:ascii="Cambria" w:eastAsia="Cambria" w:hAnsi="Cambria" w:cs="Cambria"/>
            <w:color w:val="0563C1"/>
            <w:sz w:val="24"/>
            <w:szCs w:val="24"/>
            <w:u w:val="single"/>
          </w:rPr>
          <w:t>https://www.youtube.com/watch?v=lo8xsm3X-8g</w:t>
        </w:r>
      </w:hyperlink>
      <w:bookmarkEnd w:id="209"/>
      <w:r>
        <w:rPr>
          <w:rFonts w:ascii="Cambria" w:eastAsia="Cambria" w:hAnsi="Cambria" w:cs="Cambria"/>
          <w:color w:val="000000"/>
          <w:sz w:val="24"/>
          <w:szCs w:val="24"/>
        </w:rPr>
        <w:t xml:space="preserve"> </w:t>
      </w:r>
    </w:p>
    <w:p w14:paraId="709A86B8"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10" w:name="_1v1yuxt" w:colFirst="0" w:colLast="0"/>
      <w:bookmarkStart w:id="211" w:name="_Hlk161487012"/>
      <w:bookmarkEnd w:id="210"/>
      <w:r>
        <w:rPr>
          <w:rFonts w:ascii="Cambria" w:eastAsia="Cambria" w:hAnsi="Cambria" w:cs="Cambria"/>
          <w:color w:val="000000"/>
          <w:sz w:val="24"/>
          <w:szCs w:val="24"/>
        </w:rPr>
        <w:t xml:space="preserve">Pumpkin masala:  </w:t>
      </w:r>
      <w:hyperlink r:id="rId1191">
        <w:r>
          <w:rPr>
            <w:rFonts w:ascii="Cambria" w:eastAsia="Cambria" w:hAnsi="Cambria" w:cs="Cambria"/>
            <w:color w:val="0563C1"/>
            <w:sz w:val="24"/>
            <w:szCs w:val="24"/>
            <w:u w:val="single"/>
          </w:rPr>
          <w:t>https://www.youtube.com/watch?v=L2Nsm8lb_Zc</w:t>
        </w:r>
      </w:hyperlink>
      <w:bookmarkEnd w:id="211"/>
      <w:r>
        <w:rPr>
          <w:rFonts w:ascii="Cambria" w:eastAsia="Cambria" w:hAnsi="Cambria" w:cs="Cambria"/>
          <w:color w:val="000000"/>
          <w:sz w:val="24"/>
          <w:szCs w:val="24"/>
        </w:rPr>
        <w:t xml:space="preserve"> </w:t>
      </w:r>
    </w:p>
    <w:p w14:paraId="732F349B"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proofErr w:type="spellStart"/>
      <w:r>
        <w:rPr>
          <w:rFonts w:ascii="Cambria" w:eastAsia="Cambria" w:hAnsi="Cambria" w:cs="Cambria"/>
          <w:color w:val="000000"/>
          <w:sz w:val="24"/>
          <w:szCs w:val="24"/>
        </w:rPr>
        <w:t>Lauki</w:t>
      </w:r>
      <w:proofErr w:type="spellEnd"/>
      <w:r>
        <w:rPr>
          <w:rFonts w:ascii="Cambria" w:eastAsia="Cambria" w:hAnsi="Cambria" w:cs="Cambria"/>
          <w:color w:val="000000"/>
          <w:sz w:val="24"/>
          <w:szCs w:val="24"/>
        </w:rPr>
        <w:t xml:space="preserve"> moong dal: </w:t>
      </w:r>
      <w:hyperlink r:id="rId1192">
        <w:r>
          <w:rPr>
            <w:rFonts w:ascii="Cambria" w:eastAsia="Cambria" w:hAnsi="Cambria" w:cs="Cambria"/>
            <w:color w:val="0563C1"/>
            <w:sz w:val="24"/>
            <w:szCs w:val="24"/>
            <w:u w:val="single"/>
          </w:rPr>
          <w:t>https://www.youtube.com/watch?v=OTd7sNH-8w8</w:t>
        </w:r>
      </w:hyperlink>
      <w:r>
        <w:rPr>
          <w:rFonts w:ascii="Cambria" w:eastAsia="Cambria" w:hAnsi="Cambria" w:cs="Cambria"/>
          <w:color w:val="000000"/>
          <w:sz w:val="24"/>
          <w:szCs w:val="24"/>
        </w:rPr>
        <w:t xml:space="preserve"> </w:t>
      </w:r>
    </w:p>
    <w:p w14:paraId="75021092"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12" w:name="_4f1mdlm" w:colFirst="0" w:colLast="0"/>
      <w:bookmarkStart w:id="213" w:name="_Hlk165642949"/>
      <w:bookmarkEnd w:id="212"/>
      <w:r>
        <w:rPr>
          <w:rFonts w:ascii="Cambria" w:eastAsia="Cambria" w:hAnsi="Cambria" w:cs="Cambria"/>
          <w:color w:val="000000"/>
          <w:sz w:val="24"/>
          <w:szCs w:val="24"/>
        </w:rPr>
        <w:t xml:space="preserve">Besan karela: </w:t>
      </w:r>
      <w:hyperlink r:id="rId1193">
        <w:r>
          <w:rPr>
            <w:rFonts w:ascii="Cambria" w:eastAsia="Cambria" w:hAnsi="Cambria" w:cs="Cambria"/>
            <w:color w:val="0563C1"/>
            <w:sz w:val="24"/>
            <w:szCs w:val="24"/>
            <w:u w:val="single"/>
          </w:rPr>
          <w:t>https://www.youtube.com/watch?v=J6_7ztlRVZU</w:t>
        </w:r>
      </w:hyperlink>
      <w:bookmarkEnd w:id="213"/>
      <w:r>
        <w:rPr>
          <w:rFonts w:ascii="Cambria" w:eastAsia="Cambria" w:hAnsi="Cambria" w:cs="Cambria"/>
          <w:color w:val="000000"/>
          <w:sz w:val="24"/>
          <w:szCs w:val="24"/>
        </w:rPr>
        <w:t xml:space="preserve"> </w:t>
      </w:r>
    </w:p>
    <w:p w14:paraId="4176BB70" w14:textId="3E48D11E" w:rsidR="006B620A" w:rsidRDefault="006B620A">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Karela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194" w:history="1">
        <w:r w:rsidRPr="009B06CC">
          <w:rPr>
            <w:rStyle w:val="Hyperlink"/>
            <w:rFonts w:ascii="Cambria" w:eastAsia="Cambria" w:hAnsi="Cambria" w:cs="Cambria"/>
            <w:sz w:val="24"/>
            <w:szCs w:val="24"/>
          </w:rPr>
          <w:t>https://youtu.be/WmUuU0A8uDQ?si=cLrAxOpSV1RbW5t1</w:t>
        </w:r>
      </w:hyperlink>
      <w:r>
        <w:rPr>
          <w:rFonts w:ascii="Cambria" w:eastAsia="Cambria" w:hAnsi="Cambria" w:cs="Cambria"/>
          <w:color w:val="000000"/>
          <w:sz w:val="24"/>
          <w:szCs w:val="24"/>
        </w:rPr>
        <w:t xml:space="preserve"> </w:t>
      </w:r>
    </w:p>
    <w:p w14:paraId="6B42B164"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14" w:name="_2u6wntf" w:colFirst="0" w:colLast="0"/>
      <w:bookmarkStart w:id="215" w:name="_Hlk166151386"/>
      <w:bookmarkEnd w:id="214"/>
      <w:r>
        <w:rPr>
          <w:rFonts w:ascii="Cambria" w:eastAsia="Cambria" w:hAnsi="Cambria" w:cs="Cambria"/>
          <w:color w:val="000000"/>
          <w:sz w:val="24"/>
          <w:szCs w:val="24"/>
        </w:rPr>
        <w:t xml:space="preserve">Dahi </w:t>
      </w:r>
      <w:proofErr w:type="spellStart"/>
      <w:r>
        <w:rPr>
          <w:rFonts w:ascii="Cambria" w:eastAsia="Cambria" w:hAnsi="Cambria" w:cs="Cambria"/>
          <w:color w:val="000000"/>
          <w:sz w:val="24"/>
          <w:szCs w:val="24"/>
        </w:rPr>
        <w:t>gawar</w:t>
      </w:r>
      <w:proofErr w:type="spellEnd"/>
      <w:r>
        <w:rPr>
          <w:rFonts w:ascii="Cambria" w:eastAsia="Cambria" w:hAnsi="Cambria" w:cs="Cambria"/>
          <w:color w:val="000000"/>
          <w:sz w:val="24"/>
          <w:szCs w:val="24"/>
        </w:rPr>
        <w:t xml:space="preserve">: </w:t>
      </w:r>
      <w:hyperlink r:id="rId1195">
        <w:r>
          <w:rPr>
            <w:rFonts w:ascii="Cambria" w:eastAsia="Cambria" w:hAnsi="Cambria" w:cs="Cambria"/>
            <w:color w:val="0563C1"/>
            <w:sz w:val="24"/>
            <w:szCs w:val="24"/>
            <w:u w:val="single"/>
          </w:rPr>
          <w:t>https://www.youtube.com/watch?v=X_nEk7o8blw</w:t>
        </w:r>
      </w:hyperlink>
      <w:bookmarkEnd w:id="215"/>
      <w:r>
        <w:rPr>
          <w:rFonts w:ascii="Cambria" w:eastAsia="Cambria" w:hAnsi="Cambria" w:cs="Cambria"/>
          <w:color w:val="000000"/>
          <w:sz w:val="24"/>
          <w:szCs w:val="24"/>
        </w:rPr>
        <w:t xml:space="preserve"> </w:t>
      </w:r>
    </w:p>
    <w:p w14:paraId="789C2902"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16" w:name="_Hlk201680490"/>
      <w:bookmarkStart w:id="217" w:name="_Hlk167543059"/>
      <w:r>
        <w:rPr>
          <w:rFonts w:ascii="Cambria" w:eastAsia="Cambria" w:hAnsi="Cambria" w:cs="Cambria"/>
          <w:color w:val="000000"/>
          <w:sz w:val="24"/>
          <w:szCs w:val="24"/>
        </w:rPr>
        <w:t xml:space="preserve">Zucchini coconut: </w:t>
      </w:r>
      <w:hyperlink r:id="rId1196">
        <w:r>
          <w:rPr>
            <w:rFonts w:ascii="Cambria" w:eastAsia="Cambria" w:hAnsi="Cambria" w:cs="Cambria"/>
            <w:color w:val="0563C1"/>
            <w:sz w:val="24"/>
            <w:szCs w:val="24"/>
            <w:u w:val="single"/>
          </w:rPr>
          <w:t>https://www.youtube.com/shorts/bO22qk86h1M</w:t>
        </w:r>
      </w:hyperlink>
      <w:bookmarkEnd w:id="216"/>
    </w:p>
    <w:p w14:paraId="19DE3048"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18" w:name="_19c6y18" w:colFirst="0" w:colLast="0"/>
      <w:bookmarkStart w:id="219" w:name="_Hlk166326743"/>
      <w:bookmarkStart w:id="220" w:name="_Hlk171169244"/>
      <w:bookmarkEnd w:id="217"/>
      <w:bookmarkEnd w:id="218"/>
      <w:r>
        <w:rPr>
          <w:rFonts w:ascii="Cambria" w:eastAsia="Cambria" w:hAnsi="Cambria" w:cs="Cambria"/>
          <w:color w:val="000000"/>
          <w:sz w:val="24"/>
          <w:szCs w:val="24"/>
        </w:rPr>
        <w:t xml:space="preserve">Baby corn </w:t>
      </w:r>
      <w:proofErr w:type="spellStart"/>
      <w:r>
        <w:rPr>
          <w:rFonts w:ascii="Cambria" w:eastAsia="Cambria" w:hAnsi="Cambria" w:cs="Cambria"/>
          <w:color w:val="000000"/>
          <w:sz w:val="24"/>
          <w:szCs w:val="24"/>
        </w:rPr>
        <w:t>matar</w:t>
      </w:r>
      <w:proofErr w:type="spellEnd"/>
      <w:r>
        <w:rPr>
          <w:rFonts w:ascii="Cambria" w:eastAsia="Cambria" w:hAnsi="Cambria" w:cs="Cambria"/>
          <w:color w:val="000000"/>
          <w:sz w:val="24"/>
          <w:szCs w:val="24"/>
        </w:rPr>
        <w:t xml:space="preserve">: </w:t>
      </w:r>
      <w:hyperlink r:id="rId1197">
        <w:r>
          <w:rPr>
            <w:rFonts w:ascii="Cambria" w:eastAsia="Cambria" w:hAnsi="Cambria" w:cs="Cambria"/>
            <w:color w:val="0563C1"/>
            <w:sz w:val="24"/>
            <w:szCs w:val="24"/>
            <w:u w:val="single"/>
          </w:rPr>
          <w:t>https://www.youtube.com/watch?v=lNvjXB_yeiA</w:t>
        </w:r>
      </w:hyperlink>
      <w:bookmarkEnd w:id="219"/>
      <w:r>
        <w:rPr>
          <w:rFonts w:ascii="Cambria" w:eastAsia="Cambria" w:hAnsi="Cambria" w:cs="Cambria"/>
          <w:color w:val="000000"/>
          <w:sz w:val="24"/>
          <w:szCs w:val="24"/>
        </w:rPr>
        <w:t xml:space="preserve"> </w:t>
      </w:r>
    </w:p>
    <w:p w14:paraId="7BEF0C0D"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21" w:name="_3tbugp1" w:colFirst="0" w:colLast="0"/>
      <w:bookmarkStart w:id="222" w:name="_Hlk161830418"/>
      <w:bookmarkStart w:id="223" w:name="_Hlk172293125"/>
      <w:bookmarkEnd w:id="221"/>
      <w:r>
        <w:rPr>
          <w:rFonts w:ascii="Cambria" w:eastAsia="Cambria" w:hAnsi="Cambria" w:cs="Cambria"/>
          <w:color w:val="000000"/>
          <w:sz w:val="24"/>
          <w:szCs w:val="24"/>
        </w:rPr>
        <w:t xml:space="preserve">Cabbage coconut: </w:t>
      </w:r>
      <w:hyperlink r:id="rId1198">
        <w:r>
          <w:rPr>
            <w:rFonts w:ascii="Cambria" w:eastAsia="Cambria" w:hAnsi="Cambria" w:cs="Cambria"/>
            <w:color w:val="0563C1"/>
            <w:sz w:val="24"/>
            <w:szCs w:val="24"/>
            <w:u w:val="single"/>
          </w:rPr>
          <w:t>https://www.youtube.com/watch?v=LoFk5F8MJf8</w:t>
        </w:r>
      </w:hyperlink>
      <w:bookmarkEnd w:id="222"/>
      <w:r>
        <w:rPr>
          <w:rFonts w:ascii="Cambria" w:eastAsia="Cambria" w:hAnsi="Cambria" w:cs="Cambria"/>
          <w:color w:val="000000"/>
          <w:sz w:val="24"/>
          <w:szCs w:val="24"/>
        </w:rPr>
        <w:t xml:space="preserve"> </w:t>
      </w:r>
    </w:p>
    <w:p w14:paraId="1CAE3D05"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24" w:name="_28h4qwu" w:colFirst="0" w:colLast="0"/>
      <w:bookmarkStart w:id="225" w:name="_Hlk179470117"/>
      <w:bookmarkEnd w:id="224"/>
      <w:r>
        <w:rPr>
          <w:rFonts w:ascii="Cambria" w:eastAsia="Cambria" w:hAnsi="Cambria" w:cs="Cambria"/>
          <w:color w:val="000000"/>
          <w:sz w:val="24"/>
          <w:szCs w:val="24"/>
        </w:rPr>
        <w:t xml:space="preserve">Methi besan: </w:t>
      </w:r>
      <w:hyperlink r:id="rId1199">
        <w:r>
          <w:rPr>
            <w:rFonts w:ascii="Cambria" w:eastAsia="Cambria" w:hAnsi="Cambria" w:cs="Cambria"/>
            <w:color w:val="0563C1"/>
            <w:sz w:val="24"/>
            <w:szCs w:val="24"/>
            <w:u w:val="single"/>
          </w:rPr>
          <w:t>https://www.youtube.com/watch?v=WhgfliX5qqg</w:t>
        </w:r>
      </w:hyperlink>
      <w:bookmarkEnd w:id="220"/>
      <w:bookmarkEnd w:id="223"/>
      <w:bookmarkEnd w:id="225"/>
      <w:r>
        <w:rPr>
          <w:rFonts w:ascii="Cambria" w:eastAsia="Cambria" w:hAnsi="Cambria" w:cs="Cambria"/>
          <w:color w:val="000000"/>
          <w:sz w:val="24"/>
          <w:szCs w:val="24"/>
        </w:rPr>
        <w:t xml:space="preserve"> </w:t>
      </w:r>
    </w:p>
    <w:p w14:paraId="6367AAAD"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26" w:name="_nmf14n" w:colFirst="0" w:colLast="0"/>
      <w:bookmarkStart w:id="227" w:name="_Hlk191118121"/>
      <w:bookmarkEnd w:id="226"/>
      <w:proofErr w:type="spellStart"/>
      <w:r>
        <w:rPr>
          <w:rFonts w:ascii="Cambria" w:eastAsia="Cambria" w:hAnsi="Cambria" w:cs="Cambria"/>
          <w:color w:val="000000"/>
          <w:sz w:val="24"/>
          <w:szCs w:val="24"/>
        </w:rPr>
        <w:t>Shepu</w:t>
      </w:r>
      <w:proofErr w:type="spellEnd"/>
      <w:r>
        <w:rPr>
          <w:rFonts w:ascii="Cambria" w:eastAsia="Cambria" w:hAnsi="Cambria" w:cs="Cambria"/>
          <w:color w:val="000000"/>
          <w:sz w:val="24"/>
          <w:szCs w:val="24"/>
        </w:rPr>
        <w:t xml:space="preserve"> moong dal: </w:t>
      </w:r>
      <w:hyperlink r:id="rId1200">
        <w:r>
          <w:rPr>
            <w:rFonts w:ascii="Cambria" w:eastAsia="Cambria" w:hAnsi="Cambria" w:cs="Cambria"/>
            <w:color w:val="0563C1"/>
            <w:sz w:val="24"/>
            <w:szCs w:val="24"/>
            <w:u w:val="single"/>
          </w:rPr>
          <w:t>https://www.youtube.com/watch?v=OehepRZP0Ak</w:t>
        </w:r>
      </w:hyperlink>
      <w:bookmarkEnd w:id="227"/>
      <w:r>
        <w:rPr>
          <w:rFonts w:ascii="Cambria" w:eastAsia="Cambria" w:hAnsi="Cambria" w:cs="Cambria"/>
          <w:color w:val="000000"/>
          <w:sz w:val="24"/>
          <w:szCs w:val="24"/>
        </w:rPr>
        <w:t xml:space="preserve"> </w:t>
      </w:r>
    </w:p>
    <w:p w14:paraId="1B0BA217"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28" w:name="_37m2jsg" w:colFirst="0" w:colLast="0"/>
      <w:bookmarkStart w:id="229" w:name="_Hlk167543045"/>
      <w:bookmarkEnd w:id="228"/>
      <w:r>
        <w:rPr>
          <w:rFonts w:ascii="Cambria" w:eastAsia="Cambria" w:hAnsi="Cambria" w:cs="Cambria"/>
          <w:color w:val="000000"/>
          <w:sz w:val="24"/>
          <w:szCs w:val="24"/>
        </w:rPr>
        <w:t xml:space="preserve">Laal math: </w:t>
      </w:r>
      <w:hyperlink r:id="rId1201">
        <w:r>
          <w:rPr>
            <w:rFonts w:ascii="Cambria" w:eastAsia="Cambria" w:hAnsi="Cambria" w:cs="Cambria"/>
            <w:color w:val="0563C1"/>
            <w:sz w:val="24"/>
            <w:szCs w:val="24"/>
            <w:u w:val="single"/>
          </w:rPr>
          <w:t>https://www.youtube.com/watch?v=eQyq3JyXGl8</w:t>
        </w:r>
      </w:hyperlink>
      <w:bookmarkEnd w:id="229"/>
      <w:r>
        <w:rPr>
          <w:rFonts w:ascii="Cambria" w:eastAsia="Cambria" w:hAnsi="Cambria" w:cs="Cambria"/>
          <w:color w:val="000000"/>
          <w:sz w:val="24"/>
          <w:szCs w:val="24"/>
        </w:rPr>
        <w:t xml:space="preserve"> </w:t>
      </w:r>
    </w:p>
    <w:p w14:paraId="28560DC5"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30" w:name="_1mrcu09" w:colFirst="0" w:colLast="0"/>
      <w:bookmarkStart w:id="231" w:name="_Hlk161830401"/>
      <w:bookmarkEnd w:id="230"/>
      <w:r>
        <w:rPr>
          <w:rFonts w:ascii="Cambria" w:eastAsia="Cambria" w:hAnsi="Cambria" w:cs="Cambria"/>
          <w:color w:val="000000"/>
          <w:sz w:val="24"/>
          <w:szCs w:val="24"/>
        </w:rPr>
        <w:t xml:space="preserve">Sweet potato masala: </w:t>
      </w:r>
      <w:hyperlink r:id="rId1202">
        <w:r>
          <w:rPr>
            <w:rFonts w:ascii="Cambria" w:eastAsia="Cambria" w:hAnsi="Cambria" w:cs="Cambria"/>
            <w:color w:val="0563C1"/>
            <w:sz w:val="24"/>
            <w:szCs w:val="24"/>
            <w:u w:val="single"/>
          </w:rPr>
          <w:t>https://www.youtube.com/watch?v=WZdehr-Biik</w:t>
        </w:r>
      </w:hyperlink>
      <w:bookmarkEnd w:id="231"/>
      <w:r>
        <w:rPr>
          <w:rFonts w:ascii="Cambria" w:eastAsia="Cambria" w:hAnsi="Cambria" w:cs="Cambria"/>
          <w:color w:val="000000"/>
          <w:sz w:val="24"/>
          <w:szCs w:val="24"/>
        </w:rPr>
        <w:t xml:space="preserve"> </w:t>
      </w:r>
    </w:p>
    <w:p w14:paraId="085B0800"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32" w:name="_Hlk167361493"/>
      <w:bookmarkStart w:id="233" w:name="_Hlk169791285"/>
      <w:r>
        <w:rPr>
          <w:rFonts w:ascii="Cambria" w:eastAsia="Cambria" w:hAnsi="Cambria" w:cs="Cambria"/>
          <w:color w:val="000000"/>
          <w:sz w:val="24"/>
          <w:szCs w:val="24"/>
        </w:rPr>
        <w:t xml:space="preserve">Arbi masala: </w:t>
      </w:r>
      <w:hyperlink r:id="rId1203">
        <w:r>
          <w:rPr>
            <w:rFonts w:ascii="Cambria" w:eastAsia="Cambria" w:hAnsi="Cambria" w:cs="Cambria"/>
            <w:color w:val="0563C1"/>
            <w:sz w:val="24"/>
            <w:szCs w:val="24"/>
            <w:u w:val="single"/>
          </w:rPr>
          <w:t>https://www.youtube.com/watch?v=46qHlbvqyVY</w:t>
        </w:r>
      </w:hyperlink>
      <w:bookmarkEnd w:id="232"/>
      <w:r>
        <w:rPr>
          <w:rFonts w:ascii="Cambria" w:eastAsia="Cambria" w:hAnsi="Cambria" w:cs="Cambria"/>
          <w:color w:val="000000"/>
          <w:sz w:val="24"/>
          <w:szCs w:val="24"/>
        </w:rPr>
        <w:t xml:space="preserve"> </w:t>
      </w:r>
    </w:p>
    <w:p w14:paraId="274E9BC7"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34" w:name="_46r0co2" w:colFirst="0" w:colLast="0"/>
      <w:bookmarkStart w:id="235" w:name="_Hlk161830457"/>
      <w:bookmarkEnd w:id="234"/>
      <w:r>
        <w:rPr>
          <w:rFonts w:ascii="Cambria" w:eastAsia="Cambria" w:hAnsi="Cambria" w:cs="Cambria"/>
          <w:color w:val="000000"/>
          <w:sz w:val="24"/>
          <w:szCs w:val="24"/>
        </w:rPr>
        <w:t xml:space="preserve">Palak paneer: </w:t>
      </w:r>
      <w:hyperlink r:id="rId1204">
        <w:r>
          <w:rPr>
            <w:rFonts w:ascii="Cambria" w:eastAsia="Cambria" w:hAnsi="Cambria" w:cs="Cambria"/>
            <w:color w:val="0563C1"/>
            <w:sz w:val="24"/>
            <w:szCs w:val="24"/>
            <w:u w:val="single"/>
          </w:rPr>
          <w:t>https://www.youtube.com/watch?v=cRsAQeR5dbI</w:t>
        </w:r>
      </w:hyperlink>
      <w:bookmarkEnd w:id="233"/>
      <w:bookmarkEnd w:id="235"/>
      <w:r>
        <w:rPr>
          <w:rFonts w:ascii="Cambria" w:eastAsia="Cambria" w:hAnsi="Cambria" w:cs="Cambria"/>
          <w:color w:val="000000"/>
          <w:sz w:val="24"/>
          <w:szCs w:val="24"/>
        </w:rPr>
        <w:t xml:space="preserve"> </w:t>
      </w:r>
    </w:p>
    <w:p w14:paraId="0DBAE87A"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36" w:name="_2lwamvv" w:colFirst="0" w:colLast="0"/>
      <w:bookmarkStart w:id="237" w:name="_Hlk161487018"/>
      <w:bookmarkEnd w:id="236"/>
      <w:r>
        <w:rPr>
          <w:rFonts w:ascii="Cambria" w:eastAsia="Cambria" w:hAnsi="Cambria" w:cs="Cambria"/>
          <w:color w:val="000000"/>
          <w:sz w:val="24"/>
          <w:szCs w:val="24"/>
        </w:rPr>
        <w:t xml:space="preserve">Matar paneer: </w:t>
      </w:r>
      <w:hyperlink r:id="rId1205">
        <w:r>
          <w:rPr>
            <w:rFonts w:ascii="Cambria" w:eastAsia="Cambria" w:hAnsi="Cambria" w:cs="Cambria"/>
            <w:color w:val="0563C1"/>
            <w:sz w:val="24"/>
            <w:szCs w:val="24"/>
            <w:u w:val="single"/>
          </w:rPr>
          <w:t>https://www.youtube.com/watch?v=2G3iaTFKpXM</w:t>
        </w:r>
      </w:hyperlink>
      <w:bookmarkEnd w:id="237"/>
      <w:r>
        <w:rPr>
          <w:rFonts w:ascii="Cambria" w:eastAsia="Cambria" w:hAnsi="Cambria" w:cs="Cambria"/>
          <w:color w:val="000000"/>
          <w:sz w:val="24"/>
          <w:szCs w:val="24"/>
        </w:rPr>
        <w:t xml:space="preserve"> </w:t>
      </w:r>
    </w:p>
    <w:p w14:paraId="56755939" w14:textId="34F50740"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38" w:name="_111kx3o" w:colFirst="0" w:colLast="0"/>
      <w:bookmarkStart w:id="239" w:name="_Hlk167533946"/>
      <w:bookmarkEnd w:id="238"/>
      <w:r>
        <w:rPr>
          <w:rFonts w:ascii="Cambria" w:eastAsia="Cambria" w:hAnsi="Cambria" w:cs="Cambria"/>
          <w:color w:val="000000"/>
          <w:sz w:val="24"/>
          <w:szCs w:val="24"/>
        </w:rPr>
        <w:t xml:space="preserve">Paneer mix veg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206" w:history="1">
        <w:r w:rsidR="00211AFD" w:rsidRPr="0039674F">
          <w:rPr>
            <w:rStyle w:val="Hyperlink"/>
            <w:rFonts w:ascii="Cambria" w:eastAsia="Cambria" w:hAnsi="Cambria" w:cs="Cambria"/>
            <w:sz w:val="24"/>
            <w:szCs w:val="24"/>
          </w:rPr>
          <w:t>https://youtube.com/shorts/rVPv0OFgAQw?si=KTGImy0UugfTn2AV</w:t>
        </w:r>
      </w:hyperlink>
      <w:bookmarkEnd w:id="239"/>
      <w:r w:rsidR="00211AFD">
        <w:rPr>
          <w:rFonts w:ascii="Cambria" w:eastAsia="Cambria" w:hAnsi="Cambria" w:cs="Cambria"/>
          <w:color w:val="000000"/>
          <w:sz w:val="24"/>
          <w:szCs w:val="24"/>
        </w:rPr>
        <w:t xml:space="preserve"> </w:t>
      </w:r>
      <w:r w:rsidR="00FA5DF3">
        <w:rPr>
          <w:rFonts w:ascii="Cambria" w:eastAsia="Cambria" w:hAnsi="Cambria" w:cs="Cambria"/>
          <w:color w:val="000000"/>
          <w:sz w:val="24"/>
          <w:szCs w:val="24"/>
        </w:rPr>
        <w:t xml:space="preserve">/ </w:t>
      </w:r>
      <w:hyperlink r:id="rId1207" w:history="1">
        <w:r w:rsidR="00FA5DF3" w:rsidRPr="00010420">
          <w:rPr>
            <w:rStyle w:val="Hyperlink"/>
            <w:rFonts w:ascii="Cambria" w:eastAsia="Cambria" w:hAnsi="Cambria" w:cs="Cambria"/>
            <w:sz w:val="24"/>
            <w:szCs w:val="24"/>
          </w:rPr>
          <w:t>https://youtu.be/Qe3V4lsEv_Q?si=svbkAvGqu2mRj75a</w:t>
        </w:r>
      </w:hyperlink>
      <w:r w:rsidR="00FA5DF3">
        <w:rPr>
          <w:rFonts w:ascii="Cambria" w:eastAsia="Cambria" w:hAnsi="Cambria" w:cs="Cambria"/>
          <w:color w:val="000000"/>
          <w:sz w:val="24"/>
          <w:szCs w:val="24"/>
        </w:rPr>
        <w:t xml:space="preserve"> (no oil)</w:t>
      </w:r>
    </w:p>
    <w:p w14:paraId="6D9CB6D7" w14:textId="59BF91A4" w:rsidR="009F2D86" w:rsidRDefault="009F2D86">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Kadai paneer: </w:t>
      </w:r>
      <w:hyperlink r:id="rId1208" w:history="1">
        <w:r w:rsidR="007B3A5C" w:rsidRPr="009C512C">
          <w:rPr>
            <w:rStyle w:val="Hyperlink"/>
            <w:rFonts w:ascii="Cambria" w:eastAsia="Cambria" w:hAnsi="Cambria" w:cs="Cambria"/>
            <w:sz w:val="24"/>
            <w:szCs w:val="24"/>
          </w:rPr>
          <w:t>https://youtube.com/shorts/9tXRGU4Bg4Y?si=hhZ0rKDOxrvyLwB1</w:t>
        </w:r>
      </w:hyperlink>
      <w:r>
        <w:rPr>
          <w:rFonts w:ascii="Cambria" w:eastAsia="Cambria" w:hAnsi="Cambria" w:cs="Cambria"/>
          <w:color w:val="000000"/>
          <w:sz w:val="24"/>
          <w:szCs w:val="24"/>
        </w:rPr>
        <w:t xml:space="preserve"> </w:t>
      </w:r>
    </w:p>
    <w:p w14:paraId="4F0FBF8B" w14:textId="4D8FF7F8" w:rsidR="00290C2D" w:rsidRDefault="00290C2D">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40" w:name="_Hlk168416985"/>
      <w:r>
        <w:rPr>
          <w:rFonts w:ascii="Cambria" w:eastAsia="Cambria" w:hAnsi="Cambria" w:cs="Cambria"/>
          <w:color w:val="000000"/>
          <w:sz w:val="24"/>
          <w:szCs w:val="24"/>
        </w:rPr>
        <w:t xml:space="preserve">Shahi paneer: </w:t>
      </w:r>
      <w:hyperlink r:id="rId1209" w:history="1">
        <w:r w:rsidRPr="00164D56">
          <w:rPr>
            <w:rStyle w:val="Hyperlink"/>
            <w:rFonts w:ascii="Cambria" w:eastAsia="Cambria" w:hAnsi="Cambria" w:cs="Cambria"/>
            <w:sz w:val="24"/>
            <w:szCs w:val="24"/>
          </w:rPr>
          <w:t>https://youtube.com/shorts/5yWfqp2C6oo?si=GQenb2ZPNRiP38rS</w:t>
        </w:r>
      </w:hyperlink>
      <w:r>
        <w:rPr>
          <w:rFonts w:ascii="Cambria" w:eastAsia="Cambria" w:hAnsi="Cambria" w:cs="Cambria"/>
          <w:color w:val="000000"/>
          <w:sz w:val="24"/>
          <w:szCs w:val="24"/>
        </w:rPr>
        <w:t xml:space="preserve"> </w:t>
      </w:r>
    </w:p>
    <w:p w14:paraId="0DA2C172" w14:textId="1CC86678" w:rsidR="00B0030A" w:rsidRDefault="00B0030A">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Lemon garlic paneer: </w:t>
      </w:r>
      <w:hyperlink r:id="rId1210" w:history="1">
        <w:r w:rsidRPr="003E7AD6">
          <w:rPr>
            <w:rStyle w:val="Hyperlink"/>
            <w:rFonts w:ascii="Cambria" w:eastAsia="Cambria" w:hAnsi="Cambria" w:cs="Cambria"/>
            <w:sz w:val="24"/>
            <w:szCs w:val="24"/>
          </w:rPr>
          <w:t>https://www.instagram.com/reel/DXoTLfDETde/?utm_source=ig_web_button_share_sheet</w:t>
        </w:r>
      </w:hyperlink>
      <w:r>
        <w:rPr>
          <w:rFonts w:ascii="Cambria" w:eastAsia="Cambria" w:hAnsi="Cambria" w:cs="Cambria"/>
          <w:color w:val="000000"/>
          <w:sz w:val="24"/>
          <w:szCs w:val="24"/>
        </w:rPr>
        <w:t xml:space="preserve"> *</w:t>
      </w:r>
    </w:p>
    <w:p w14:paraId="3EC81811" w14:textId="1883A6CD" w:rsidR="00466C8E" w:rsidRDefault="00466C8E">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Mix veg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bookmarkEnd w:id="240"/>
      <w:r w:rsidR="00DB5DAF">
        <w:rPr>
          <w:rFonts w:ascii="Cambria" w:eastAsia="Cambria" w:hAnsi="Cambria" w:cs="Cambria"/>
          <w:color w:val="000000"/>
          <w:sz w:val="24"/>
          <w:szCs w:val="24"/>
        </w:rPr>
        <w:fldChar w:fldCharType="begin"/>
      </w:r>
      <w:r w:rsidR="00DB5DAF">
        <w:rPr>
          <w:rFonts w:ascii="Cambria" w:eastAsia="Cambria" w:hAnsi="Cambria" w:cs="Cambria"/>
          <w:color w:val="000000"/>
          <w:sz w:val="24"/>
          <w:szCs w:val="24"/>
        </w:rPr>
        <w:instrText>HYPERLINK "</w:instrText>
      </w:r>
      <w:r w:rsidR="00DB5DAF" w:rsidRPr="00DB5DAF">
        <w:rPr>
          <w:rFonts w:ascii="Cambria" w:eastAsia="Cambria" w:hAnsi="Cambria" w:cs="Cambria"/>
          <w:color w:val="000000"/>
          <w:sz w:val="24"/>
          <w:szCs w:val="24"/>
        </w:rPr>
        <w:instrText>https://youtu.be/_1UbE7uV9Vc?si=72u9XAUsKsk0N23U</w:instrText>
      </w:r>
      <w:r w:rsidR="00DB5DAF">
        <w:rPr>
          <w:rFonts w:ascii="Cambria" w:eastAsia="Cambria" w:hAnsi="Cambria" w:cs="Cambria"/>
          <w:color w:val="000000"/>
          <w:sz w:val="24"/>
          <w:szCs w:val="24"/>
        </w:rPr>
        <w:instrText>"</w:instrText>
      </w:r>
      <w:r w:rsidR="00DB5DAF">
        <w:rPr>
          <w:rFonts w:ascii="Cambria" w:eastAsia="Cambria" w:hAnsi="Cambria" w:cs="Cambria"/>
          <w:color w:val="000000"/>
          <w:sz w:val="24"/>
          <w:szCs w:val="24"/>
        </w:rPr>
      </w:r>
      <w:r w:rsidR="00DB5DAF">
        <w:rPr>
          <w:rFonts w:ascii="Cambria" w:eastAsia="Cambria" w:hAnsi="Cambria" w:cs="Cambria"/>
          <w:color w:val="000000"/>
          <w:sz w:val="24"/>
          <w:szCs w:val="24"/>
        </w:rPr>
        <w:fldChar w:fldCharType="separate"/>
      </w:r>
      <w:r w:rsidR="00DB5DAF" w:rsidRPr="00772C6C">
        <w:rPr>
          <w:rStyle w:val="Hyperlink"/>
          <w:rFonts w:ascii="Cambria" w:eastAsia="Cambria" w:hAnsi="Cambria" w:cs="Cambria"/>
          <w:sz w:val="24"/>
          <w:szCs w:val="24"/>
        </w:rPr>
        <w:t>https://youtu.be/_1UbE7uV9Vc?si=72u9XAUsKsk0N23U</w:t>
      </w:r>
      <w:r w:rsidR="00DB5DAF">
        <w:rPr>
          <w:rFonts w:ascii="Cambria" w:eastAsia="Cambria" w:hAnsi="Cambria" w:cs="Cambria"/>
          <w:color w:val="000000"/>
          <w:sz w:val="24"/>
          <w:szCs w:val="24"/>
        </w:rPr>
        <w:fldChar w:fldCharType="end"/>
      </w:r>
      <w:r w:rsidR="00DB5DAF">
        <w:rPr>
          <w:rFonts w:ascii="Cambria" w:eastAsia="Cambria" w:hAnsi="Cambria" w:cs="Cambria"/>
          <w:color w:val="000000"/>
          <w:sz w:val="24"/>
          <w:szCs w:val="24"/>
        </w:rPr>
        <w:t xml:space="preserve"> </w:t>
      </w:r>
    </w:p>
    <w:p w14:paraId="6EECD5CB"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41" w:name="_3l18frh" w:colFirst="0" w:colLast="0"/>
      <w:bookmarkStart w:id="242" w:name="_Hlk169174358"/>
      <w:bookmarkEnd w:id="241"/>
      <w:r>
        <w:rPr>
          <w:rFonts w:ascii="Cambria" w:eastAsia="Cambria" w:hAnsi="Cambria" w:cs="Cambria"/>
          <w:color w:val="000000"/>
          <w:sz w:val="24"/>
          <w:szCs w:val="24"/>
        </w:rPr>
        <w:t xml:space="preserve">Beetroot </w:t>
      </w:r>
      <w:proofErr w:type="spellStart"/>
      <w:r>
        <w:rPr>
          <w:rFonts w:ascii="Cambria" w:eastAsia="Cambria" w:hAnsi="Cambria" w:cs="Cambria"/>
          <w:color w:val="000000"/>
          <w:sz w:val="24"/>
          <w:szCs w:val="24"/>
        </w:rPr>
        <w:t>poriyal</w:t>
      </w:r>
      <w:proofErr w:type="spellEnd"/>
      <w:r>
        <w:rPr>
          <w:rFonts w:ascii="Cambria" w:eastAsia="Cambria" w:hAnsi="Cambria" w:cs="Cambria"/>
          <w:color w:val="000000"/>
          <w:sz w:val="24"/>
          <w:szCs w:val="24"/>
        </w:rPr>
        <w:t xml:space="preserve">: </w:t>
      </w:r>
      <w:hyperlink r:id="rId1211">
        <w:r>
          <w:rPr>
            <w:rFonts w:ascii="Cambria" w:eastAsia="Cambria" w:hAnsi="Cambria" w:cs="Cambria"/>
            <w:color w:val="0563C1"/>
            <w:sz w:val="24"/>
            <w:szCs w:val="24"/>
            <w:u w:val="single"/>
          </w:rPr>
          <w:t>https://www.youtube.com/watch?v=5WWfNg-eEnE</w:t>
        </w:r>
      </w:hyperlink>
      <w:bookmarkEnd w:id="242"/>
      <w:r>
        <w:rPr>
          <w:rFonts w:ascii="Cambria" w:eastAsia="Cambria" w:hAnsi="Cambria" w:cs="Cambria"/>
          <w:color w:val="000000"/>
          <w:sz w:val="24"/>
          <w:szCs w:val="24"/>
        </w:rPr>
        <w:t xml:space="preserve"> </w:t>
      </w:r>
    </w:p>
    <w:p w14:paraId="0ED2B0C7"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Soya chunk </w:t>
      </w:r>
      <w:proofErr w:type="spellStart"/>
      <w:r>
        <w:rPr>
          <w:rFonts w:ascii="Cambria" w:eastAsia="Cambria" w:hAnsi="Cambria" w:cs="Cambria"/>
          <w:color w:val="000000"/>
          <w:sz w:val="24"/>
          <w:szCs w:val="24"/>
        </w:rPr>
        <w:t>bhurji</w:t>
      </w:r>
      <w:proofErr w:type="spellEnd"/>
      <w:r>
        <w:rPr>
          <w:rFonts w:ascii="Cambria" w:eastAsia="Cambria" w:hAnsi="Cambria" w:cs="Cambria"/>
          <w:color w:val="000000"/>
          <w:sz w:val="24"/>
          <w:szCs w:val="24"/>
        </w:rPr>
        <w:t xml:space="preserve">: </w:t>
      </w:r>
      <w:hyperlink r:id="rId1212">
        <w:r>
          <w:rPr>
            <w:rFonts w:ascii="Cambria" w:eastAsia="Cambria" w:hAnsi="Cambria" w:cs="Cambria"/>
            <w:color w:val="0563C1"/>
            <w:sz w:val="24"/>
            <w:szCs w:val="24"/>
            <w:u w:val="single"/>
          </w:rPr>
          <w:t>https://www.youtube.com/watch?v=kUISSX_-QAI</w:t>
        </w:r>
      </w:hyperlink>
      <w:r>
        <w:rPr>
          <w:rFonts w:ascii="Cambria" w:eastAsia="Cambria" w:hAnsi="Cambria" w:cs="Cambria"/>
          <w:color w:val="000000"/>
          <w:sz w:val="24"/>
          <w:szCs w:val="24"/>
        </w:rPr>
        <w:t xml:space="preserve">  </w:t>
      </w:r>
    </w:p>
    <w:p w14:paraId="43D488A7"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Mushroom </w:t>
      </w:r>
      <w:proofErr w:type="spellStart"/>
      <w:r>
        <w:rPr>
          <w:rFonts w:ascii="Cambria" w:eastAsia="Cambria" w:hAnsi="Cambria" w:cs="Cambria"/>
          <w:color w:val="000000"/>
          <w:sz w:val="24"/>
          <w:szCs w:val="24"/>
        </w:rPr>
        <w:t>bhurji</w:t>
      </w:r>
      <w:proofErr w:type="spellEnd"/>
      <w:r>
        <w:rPr>
          <w:rFonts w:ascii="Cambria" w:eastAsia="Cambria" w:hAnsi="Cambria" w:cs="Cambria"/>
          <w:color w:val="000000"/>
          <w:sz w:val="24"/>
          <w:szCs w:val="24"/>
        </w:rPr>
        <w:t xml:space="preserve">: </w:t>
      </w:r>
      <w:hyperlink r:id="rId1213">
        <w:r>
          <w:rPr>
            <w:rFonts w:ascii="Cambria" w:eastAsia="Cambria" w:hAnsi="Cambria" w:cs="Cambria"/>
            <w:color w:val="0563C1"/>
            <w:sz w:val="24"/>
            <w:szCs w:val="24"/>
            <w:u w:val="single"/>
          </w:rPr>
          <w:t>https://www.youtube.com/watch?v=d4Xb7bY8CyE</w:t>
        </w:r>
      </w:hyperlink>
      <w:r>
        <w:rPr>
          <w:rFonts w:ascii="Cambria" w:eastAsia="Cambria" w:hAnsi="Cambria" w:cs="Cambria"/>
          <w:color w:val="000000"/>
          <w:sz w:val="24"/>
          <w:szCs w:val="24"/>
        </w:rPr>
        <w:t xml:space="preserve"> </w:t>
      </w:r>
    </w:p>
    <w:p w14:paraId="4B8B37A6"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43" w:name="_Hlk168416994"/>
      <w:r>
        <w:rPr>
          <w:rFonts w:ascii="Cambria" w:eastAsia="Cambria" w:hAnsi="Cambria" w:cs="Cambria"/>
          <w:color w:val="000000"/>
          <w:sz w:val="24"/>
          <w:szCs w:val="24"/>
        </w:rPr>
        <w:t xml:space="preserve">Masala mushroom: </w:t>
      </w:r>
      <w:hyperlink r:id="rId1214">
        <w:r>
          <w:rPr>
            <w:rFonts w:ascii="Cambria" w:eastAsia="Cambria" w:hAnsi="Cambria" w:cs="Cambria"/>
            <w:color w:val="0563C1"/>
            <w:sz w:val="24"/>
            <w:szCs w:val="24"/>
            <w:u w:val="single"/>
          </w:rPr>
          <w:t>https://www.youtube.com/watch?v=fR_zMwmVPeI</w:t>
        </w:r>
      </w:hyperlink>
      <w:bookmarkEnd w:id="243"/>
      <w:r>
        <w:rPr>
          <w:rFonts w:ascii="Cambria" w:eastAsia="Cambria" w:hAnsi="Cambria" w:cs="Cambria"/>
          <w:color w:val="000000"/>
          <w:sz w:val="24"/>
          <w:szCs w:val="24"/>
        </w:rPr>
        <w:t xml:space="preserve"> </w:t>
      </w:r>
    </w:p>
    <w:p w14:paraId="36E2B1FF"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44" w:name="_206ipza" w:colFirst="0" w:colLast="0"/>
      <w:bookmarkStart w:id="245" w:name="_Hlk161830500"/>
      <w:bookmarkEnd w:id="244"/>
      <w:r>
        <w:rPr>
          <w:rFonts w:ascii="Cambria" w:eastAsia="Cambria" w:hAnsi="Cambria" w:cs="Cambria"/>
          <w:color w:val="000000"/>
          <w:sz w:val="24"/>
          <w:szCs w:val="24"/>
        </w:rPr>
        <w:t xml:space="preserve">Methi tomato: </w:t>
      </w:r>
      <w:hyperlink r:id="rId1215">
        <w:r>
          <w:rPr>
            <w:rFonts w:ascii="Cambria" w:eastAsia="Cambria" w:hAnsi="Cambria" w:cs="Cambria"/>
            <w:color w:val="0563C1"/>
            <w:sz w:val="24"/>
            <w:szCs w:val="24"/>
            <w:u w:val="single"/>
          </w:rPr>
          <w:t>https://www.youtube.com/watch?v=fMyVXYbKKe4&amp;t=132s</w:t>
        </w:r>
      </w:hyperlink>
      <w:bookmarkEnd w:id="245"/>
      <w:r>
        <w:rPr>
          <w:rFonts w:ascii="Cambria" w:eastAsia="Cambria" w:hAnsi="Cambria" w:cs="Cambria"/>
          <w:color w:val="000000"/>
          <w:sz w:val="24"/>
          <w:szCs w:val="24"/>
        </w:rPr>
        <w:t xml:space="preserve"> </w:t>
      </w:r>
    </w:p>
    <w:p w14:paraId="31D3638C"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Turnip </w:t>
      </w:r>
      <w:proofErr w:type="spellStart"/>
      <w:r>
        <w:rPr>
          <w:rFonts w:ascii="Cambria" w:eastAsia="Cambria" w:hAnsi="Cambria" w:cs="Cambria"/>
          <w:color w:val="000000"/>
          <w:sz w:val="24"/>
          <w:szCs w:val="24"/>
        </w:rPr>
        <w:t>masla</w:t>
      </w:r>
      <w:proofErr w:type="spellEnd"/>
      <w:r>
        <w:rPr>
          <w:rFonts w:ascii="Cambria" w:eastAsia="Cambria" w:hAnsi="Cambria" w:cs="Cambria"/>
          <w:color w:val="000000"/>
          <w:sz w:val="24"/>
          <w:szCs w:val="24"/>
        </w:rPr>
        <w:t xml:space="preserve">: </w:t>
      </w:r>
      <w:hyperlink r:id="rId1216">
        <w:r>
          <w:rPr>
            <w:rFonts w:ascii="Cambria" w:eastAsia="Cambria" w:hAnsi="Cambria" w:cs="Cambria"/>
            <w:color w:val="0563C1"/>
            <w:sz w:val="24"/>
            <w:szCs w:val="24"/>
            <w:u w:val="single"/>
          </w:rPr>
          <w:t>https://www.youtube.com/watch?v=nnTh1uU1sgA</w:t>
        </w:r>
      </w:hyperlink>
      <w:r>
        <w:rPr>
          <w:rFonts w:ascii="Cambria" w:eastAsia="Cambria" w:hAnsi="Cambria" w:cs="Cambria"/>
          <w:color w:val="000000"/>
          <w:sz w:val="24"/>
          <w:szCs w:val="24"/>
        </w:rPr>
        <w:t xml:space="preserve"> </w:t>
      </w:r>
    </w:p>
    <w:p w14:paraId="159EB885"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46" w:name="_4k668n3" w:colFirst="0" w:colLast="0"/>
      <w:bookmarkStart w:id="247" w:name="_Hlk161830427"/>
      <w:bookmarkStart w:id="248" w:name="_Hlk167361477"/>
      <w:bookmarkEnd w:id="246"/>
      <w:r>
        <w:rPr>
          <w:rFonts w:ascii="Cambria" w:eastAsia="Cambria" w:hAnsi="Cambria" w:cs="Cambria"/>
          <w:color w:val="000000"/>
          <w:sz w:val="24"/>
          <w:szCs w:val="24"/>
        </w:rPr>
        <w:t xml:space="preserve">Cauliflower masala </w:t>
      </w:r>
      <w:proofErr w:type="spellStart"/>
      <w:proofErr w:type="gram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proofErr w:type="gramEnd"/>
      <w:r>
        <w:rPr>
          <w:rFonts w:ascii="Cambria" w:eastAsia="Cambria" w:hAnsi="Cambria" w:cs="Cambria"/>
          <w:color w:val="000000"/>
          <w:sz w:val="24"/>
          <w:szCs w:val="24"/>
        </w:rPr>
        <w:t xml:space="preserve"> </w:t>
      </w:r>
      <w:hyperlink r:id="rId1217">
        <w:r>
          <w:rPr>
            <w:rFonts w:ascii="Cambria" w:eastAsia="Cambria" w:hAnsi="Cambria" w:cs="Cambria"/>
            <w:color w:val="0563C1"/>
            <w:sz w:val="24"/>
            <w:szCs w:val="24"/>
            <w:u w:val="single"/>
          </w:rPr>
          <w:t>https://youtu.be/7UQQqjxd5-c?si=_C2i3j3Q1KLHzmS9</w:t>
        </w:r>
      </w:hyperlink>
      <w:bookmarkEnd w:id="247"/>
      <w:r>
        <w:rPr>
          <w:rFonts w:ascii="Cambria" w:eastAsia="Cambria" w:hAnsi="Cambria" w:cs="Cambria"/>
          <w:color w:val="000000"/>
          <w:sz w:val="24"/>
          <w:szCs w:val="24"/>
        </w:rPr>
        <w:t xml:space="preserve"> </w:t>
      </w:r>
    </w:p>
    <w:p w14:paraId="051984CF"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49" w:name="_2zbgiuw" w:colFirst="0" w:colLast="0"/>
      <w:bookmarkStart w:id="250" w:name="_Hlk169689198"/>
      <w:bookmarkStart w:id="251" w:name="_Hlk166151438"/>
      <w:bookmarkEnd w:id="249"/>
      <w:r>
        <w:rPr>
          <w:rFonts w:ascii="Cambria" w:eastAsia="Cambria" w:hAnsi="Cambria" w:cs="Cambria"/>
          <w:color w:val="000000"/>
          <w:sz w:val="24"/>
          <w:szCs w:val="24"/>
        </w:rPr>
        <w:t xml:space="preserve">Masala cabbage: </w:t>
      </w:r>
      <w:hyperlink r:id="rId1218">
        <w:r>
          <w:rPr>
            <w:rFonts w:ascii="Cambria" w:eastAsia="Cambria" w:hAnsi="Cambria" w:cs="Cambria"/>
            <w:color w:val="0563C1"/>
            <w:sz w:val="24"/>
            <w:szCs w:val="24"/>
            <w:u w:val="single"/>
          </w:rPr>
          <w:t>https://youtube.com/shorts/wI91UXXteC8?si=Q-TMnAyuc5xfwGb6</w:t>
        </w:r>
      </w:hyperlink>
      <w:bookmarkEnd w:id="250"/>
    </w:p>
    <w:bookmarkEnd w:id="248"/>
    <w:bookmarkEnd w:id="251"/>
    <w:p w14:paraId="3F08BF68"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Misal</w:t>
      </w:r>
      <w:r>
        <w:rPr>
          <w:rFonts w:ascii="Cambria" w:eastAsia="Cambria" w:hAnsi="Cambria" w:cs="Cambria"/>
          <w:color w:val="0563C1"/>
          <w:sz w:val="24"/>
          <w:szCs w:val="24"/>
        </w:rPr>
        <w:t xml:space="preserve">: </w:t>
      </w:r>
      <w:hyperlink r:id="rId1219">
        <w:r>
          <w:rPr>
            <w:rFonts w:ascii="Cambria" w:eastAsia="Cambria" w:hAnsi="Cambria" w:cs="Cambria"/>
            <w:color w:val="0563C1"/>
            <w:sz w:val="24"/>
            <w:szCs w:val="24"/>
            <w:u w:val="single"/>
          </w:rPr>
          <w:t>https://youtu.be/VjkQYNEkV3A?si=zASe9LbPqNb70r1M</w:t>
        </w:r>
      </w:hyperlink>
      <w:r>
        <w:rPr>
          <w:rFonts w:ascii="Cambria" w:eastAsia="Cambria" w:hAnsi="Cambria" w:cs="Cambria"/>
          <w:color w:val="0563C1"/>
          <w:sz w:val="24"/>
          <w:szCs w:val="24"/>
        </w:rPr>
        <w:t xml:space="preserve"> </w:t>
      </w:r>
    </w:p>
    <w:p w14:paraId="3923EA47" w14:textId="77777777" w:rsidR="00415FA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Pav bhaji ki bhaji: </w:t>
      </w:r>
      <w:hyperlink r:id="rId1220">
        <w:r>
          <w:rPr>
            <w:rFonts w:ascii="Cambria" w:eastAsia="Cambria" w:hAnsi="Cambria" w:cs="Cambria"/>
            <w:color w:val="0563C1"/>
            <w:sz w:val="24"/>
            <w:szCs w:val="24"/>
            <w:u w:val="single"/>
          </w:rPr>
          <w:t>https://youtu.be/HD2G7HMOi8c?si=1-MpVXRu5S3Bcesf</w:t>
        </w:r>
      </w:hyperlink>
      <w:r>
        <w:rPr>
          <w:rFonts w:ascii="Cambria" w:eastAsia="Cambria" w:hAnsi="Cambria" w:cs="Cambria"/>
          <w:color w:val="000000"/>
          <w:sz w:val="24"/>
          <w:szCs w:val="24"/>
        </w:rPr>
        <w:t xml:space="preserve"> </w:t>
      </w:r>
    </w:p>
    <w:p w14:paraId="047EDF5A" w14:textId="30C3DA67" w:rsidR="008453E8" w:rsidRDefault="008453E8">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One pot sweet potato pav bhaji: </w:t>
      </w:r>
      <w:hyperlink r:id="rId1221" w:history="1">
        <w:r w:rsidRPr="0000659E">
          <w:rPr>
            <w:rStyle w:val="Hyperlink"/>
            <w:rFonts w:ascii="Cambria" w:eastAsia="Cambria" w:hAnsi="Cambria" w:cs="Cambria"/>
            <w:sz w:val="24"/>
            <w:szCs w:val="24"/>
          </w:rPr>
          <w:t>https://youtube.com/shorts/4NQNYLs6vCk?si=SU78Eq2NpAsXHRJu</w:t>
        </w:r>
      </w:hyperlink>
      <w:r>
        <w:rPr>
          <w:rFonts w:ascii="Cambria" w:eastAsia="Cambria" w:hAnsi="Cambria" w:cs="Cambria"/>
          <w:color w:val="000000"/>
          <w:sz w:val="24"/>
          <w:szCs w:val="24"/>
        </w:rPr>
        <w:t xml:space="preserve"> </w:t>
      </w:r>
    </w:p>
    <w:p w14:paraId="4DA3DA30" w14:textId="76505FFA" w:rsidR="00A971B5" w:rsidRDefault="00415FA5">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Protein pav bhaji: </w:t>
      </w:r>
      <w:hyperlink r:id="rId1222" w:history="1">
        <w:r w:rsidR="0070395F" w:rsidRPr="00AC67D7">
          <w:rPr>
            <w:rStyle w:val="Hyperlink"/>
            <w:rFonts w:ascii="Cambria" w:eastAsia="Cambria" w:hAnsi="Cambria" w:cs="Cambria"/>
            <w:sz w:val="24"/>
            <w:szCs w:val="24"/>
          </w:rPr>
          <w:t>https://www.instagram.com/reel/C9WljHZyHpk/?igsh=bHRqaHdueTJzdXl3</w:t>
        </w:r>
      </w:hyperlink>
      <w:r w:rsidR="00782772">
        <w:rPr>
          <w:rFonts w:ascii="Cambria" w:eastAsia="Cambria" w:hAnsi="Cambria" w:cs="Cambria"/>
          <w:color w:val="000000"/>
          <w:sz w:val="24"/>
          <w:szCs w:val="24"/>
        </w:rPr>
        <w:t xml:space="preserve"> </w:t>
      </w:r>
      <w:r w:rsidR="001D779C">
        <w:rPr>
          <w:rFonts w:ascii="Cambria" w:eastAsia="Cambria" w:hAnsi="Cambria" w:cs="Cambria"/>
          <w:color w:val="000000"/>
          <w:sz w:val="24"/>
          <w:szCs w:val="24"/>
        </w:rPr>
        <w:t xml:space="preserve">/ </w:t>
      </w:r>
      <w:hyperlink r:id="rId1223" w:history="1">
        <w:r w:rsidR="001D779C" w:rsidRPr="008F01C8">
          <w:rPr>
            <w:rStyle w:val="Hyperlink"/>
            <w:rFonts w:ascii="Cambria" w:eastAsia="Cambria" w:hAnsi="Cambria" w:cs="Cambria"/>
            <w:sz w:val="24"/>
            <w:szCs w:val="24"/>
          </w:rPr>
          <w:t>https://www.instagram.com/reel/DMILuFmspej/?utm_source=ig_web_copy_link&amp;igsh=MzRlODBiNWFlZA==</w:t>
        </w:r>
      </w:hyperlink>
      <w:r w:rsidR="001D779C">
        <w:rPr>
          <w:rFonts w:ascii="Cambria" w:eastAsia="Cambria" w:hAnsi="Cambria" w:cs="Cambria"/>
          <w:color w:val="000000"/>
          <w:sz w:val="24"/>
          <w:szCs w:val="24"/>
        </w:rPr>
        <w:t xml:space="preserve"> </w:t>
      </w:r>
    </w:p>
    <w:p w14:paraId="5EED5174" w14:textId="242064A5" w:rsidR="00BA0F70" w:rsidRDefault="00BA0F70">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52" w:name="_1egqt2p" w:colFirst="0" w:colLast="0"/>
      <w:bookmarkEnd w:id="252"/>
      <w:r>
        <w:rPr>
          <w:rFonts w:ascii="Cambria" w:eastAsia="Cambria" w:hAnsi="Cambria" w:cs="Cambria"/>
          <w:color w:val="000000"/>
          <w:sz w:val="24"/>
          <w:szCs w:val="24"/>
        </w:rPr>
        <w:t xml:space="preserve">Moong dal pav bhaji: </w:t>
      </w:r>
      <w:hyperlink r:id="rId1224" w:history="1">
        <w:r w:rsidR="001E370F" w:rsidRPr="00985106">
          <w:rPr>
            <w:rStyle w:val="Hyperlink"/>
            <w:rFonts w:ascii="Cambria" w:eastAsia="Cambria" w:hAnsi="Cambria" w:cs="Cambria"/>
            <w:sz w:val="24"/>
            <w:szCs w:val="24"/>
          </w:rPr>
          <w:t>https://youtube.com/shorts/jrnPFPraYTk?si=BTjxNYOxVy4DDR5v</w:t>
        </w:r>
      </w:hyperlink>
      <w:r w:rsidR="00631857">
        <w:rPr>
          <w:rFonts w:ascii="Cambria" w:eastAsia="Cambria" w:hAnsi="Cambria" w:cs="Cambria"/>
          <w:color w:val="000000"/>
          <w:sz w:val="24"/>
          <w:szCs w:val="24"/>
        </w:rPr>
        <w:t xml:space="preserve"> </w:t>
      </w:r>
    </w:p>
    <w:p w14:paraId="6B32F53B" w14:textId="674C9B77" w:rsidR="00120BC9" w:rsidRDefault="00120BC9">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proofErr w:type="spellStart"/>
      <w:r>
        <w:rPr>
          <w:rFonts w:ascii="Cambria" w:eastAsia="Cambria" w:hAnsi="Cambria" w:cs="Cambria"/>
          <w:color w:val="000000"/>
          <w:sz w:val="24"/>
          <w:szCs w:val="24"/>
        </w:rPr>
        <w:t>Lauki</w:t>
      </w:r>
      <w:proofErr w:type="spellEnd"/>
      <w:r>
        <w:rPr>
          <w:rFonts w:ascii="Cambria" w:eastAsia="Cambria" w:hAnsi="Cambria" w:cs="Cambria"/>
          <w:color w:val="000000"/>
          <w:sz w:val="24"/>
          <w:szCs w:val="24"/>
        </w:rPr>
        <w:t xml:space="preserve"> pav bhaji: </w:t>
      </w:r>
      <w:hyperlink r:id="rId1225" w:history="1">
        <w:r w:rsidRPr="00EE4A53">
          <w:rPr>
            <w:rStyle w:val="Hyperlink"/>
            <w:rFonts w:ascii="Cambria" w:eastAsia="Cambria" w:hAnsi="Cambria" w:cs="Cambria"/>
            <w:sz w:val="24"/>
            <w:szCs w:val="24"/>
          </w:rPr>
          <w:t>https://youtube.com/shorts/qwCvI7S6pkc?si=enDHGPB2xGis0bBG</w:t>
        </w:r>
      </w:hyperlink>
      <w:r>
        <w:rPr>
          <w:rFonts w:ascii="Cambria" w:eastAsia="Cambria" w:hAnsi="Cambria" w:cs="Cambria"/>
          <w:color w:val="000000"/>
          <w:sz w:val="24"/>
          <w:szCs w:val="24"/>
        </w:rPr>
        <w:t xml:space="preserve"> </w:t>
      </w:r>
    </w:p>
    <w:p w14:paraId="21F64260" w14:textId="7DE23C5F"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1 bowl pav bhaji ki bhaji (</w:t>
      </w:r>
      <w:bookmarkStart w:id="253" w:name="_Hlk161493178"/>
      <w:r>
        <w:rPr>
          <w:rFonts w:ascii="Cambria" w:eastAsia="Cambria" w:hAnsi="Cambria" w:cs="Cambria"/>
          <w:color w:val="000000"/>
          <w:sz w:val="24"/>
          <w:szCs w:val="24"/>
        </w:rPr>
        <w:t xml:space="preserve">recipe- </w:t>
      </w:r>
      <w:hyperlink r:id="rId1226">
        <w:r>
          <w:rPr>
            <w:rFonts w:ascii="Cambria" w:eastAsia="Cambria" w:hAnsi="Cambria" w:cs="Cambria"/>
            <w:color w:val="0563C1"/>
            <w:sz w:val="24"/>
            <w:szCs w:val="24"/>
            <w:u w:val="single"/>
          </w:rPr>
          <w:t>https://youtu.be/fEbA8oUjfqQ?si=BssP-KARCKY5d0zS</w:t>
        </w:r>
      </w:hyperlink>
      <w:r>
        <w:rPr>
          <w:rFonts w:ascii="Cambria" w:eastAsia="Cambria" w:hAnsi="Cambria" w:cs="Cambria"/>
          <w:color w:val="000000"/>
          <w:sz w:val="24"/>
          <w:szCs w:val="24"/>
        </w:rPr>
        <w:t xml:space="preserve"> ; less potato, more of cauliflower + white </w:t>
      </w:r>
      <w:proofErr w:type="spellStart"/>
      <w:r>
        <w:rPr>
          <w:rFonts w:ascii="Cambria" w:eastAsia="Cambria" w:hAnsi="Cambria" w:cs="Cambria"/>
          <w:color w:val="000000"/>
          <w:sz w:val="24"/>
          <w:szCs w:val="24"/>
        </w:rPr>
        <w:t>vatana</w:t>
      </w:r>
      <w:bookmarkEnd w:id="253"/>
      <w:proofErr w:type="spellEnd"/>
      <w:r>
        <w:rPr>
          <w:rFonts w:ascii="Cambria" w:eastAsia="Cambria" w:hAnsi="Cambria" w:cs="Cambria"/>
          <w:color w:val="000000"/>
          <w:sz w:val="24"/>
          <w:szCs w:val="24"/>
        </w:rPr>
        <w:t>)</w:t>
      </w:r>
    </w:p>
    <w:p w14:paraId="48995AD2" w14:textId="1B56C918" w:rsidR="00645A06" w:rsidRDefault="00645A06">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1 bowl pav bhaji </w:t>
      </w:r>
      <w:bookmarkStart w:id="254" w:name="_Hlk201685788"/>
      <w:r>
        <w:rPr>
          <w:rFonts w:ascii="Cambria" w:eastAsia="Cambria" w:hAnsi="Cambria" w:cs="Cambria"/>
          <w:color w:val="000000"/>
          <w:sz w:val="24"/>
          <w:szCs w:val="24"/>
        </w:rPr>
        <w:t xml:space="preserve">(cauliflower + French beans + zucchini + </w:t>
      </w:r>
      <w:proofErr w:type="spellStart"/>
      <w:r>
        <w:rPr>
          <w:rFonts w:ascii="Cambria" w:eastAsia="Cambria" w:hAnsi="Cambria" w:cs="Cambria"/>
          <w:color w:val="000000"/>
          <w:sz w:val="24"/>
          <w:szCs w:val="24"/>
        </w:rPr>
        <w:t>lauki</w:t>
      </w:r>
      <w:proofErr w:type="spellEnd"/>
      <w:r>
        <w:rPr>
          <w:rFonts w:ascii="Cambria" w:eastAsia="Cambria" w:hAnsi="Cambria" w:cs="Cambria"/>
          <w:color w:val="000000"/>
          <w:sz w:val="24"/>
          <w:szCs w:val="24"/>
        </w:rPr>
        <w:t xml:space="preserve"> + raw banana + capsicum)</w:t>
      </w:r>
    </w:p>
    <w:bookmarkEnd w:id="254"/>
    <w:p w14:paraId="7F5D15AB"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Padwal aloo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227">
        <w:r>
          <w:rPr>
            <w:rFonts w:ascii="Cambria" w:eastAsia="Cambria" w:hAnsi="Cambria" w:cs="Cambria"/>
            <w:color w:val="0563C1"/>
            <w:sz w:val="24"/>
            <w:szCs w:val="24"/>
            <w:u w:val="single"/>
          </w:rPr>
          <w:t>https://youtu.be/I9KrtdfYg8s?si=dhDUYJiknW3yE57G</w:t>
        </w:r>
      </w:hyperlink>
      <w:r>
        <w:rPr>
          <w:rFonts w:ascii="Cambria" w:eastAsia="Cambria" w:hAnsi="Cambria" w:cs="Cambria"/>
          <w:color w:val="000000"/>
          <w:sz w:val="24"/>
          <w:szCs w:val="24"/>
        </w:rPr>
        <w:t xml:space="preserve"> </w:t>
      </w:r>
    </w:p>
    <w:p w14:paraId="31153530"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Baingan </w:t>
      </w:r>
      <w:proofErr w:type="spellStart"/>
      <w:r>
        <w:rPr>
          <w:rFonts w:ascii="Cambria" w:eastAsia="Cambria" w:hAnsi="Cambria" w:cs="Cambria"/>
          <w:color w:val="000000"/>
          <w:sz w:val="24"/>
          <w:szCs w:val="24"/>
        </w:rPr>
        <w:t>chokha</w:t>
      </w:r>
      <w:proofErr w:type="spellEnd"/>
      <w:r>
        <w:rPr>
          <w:rFonts w:ascii="Cambria" w:eastAsia="Cambria" w:hAnsi="Cambria" w:cs="Cambria"/>
          <w:color w:val="000000"/>
          <w:sz w:val="24"/>
          <w:szCs w:val="24"/>
        </w:rPr>
        <w:t xml:space="preserve">: </w:t>
      </w:r>
      <w:hyperlink r:id="rId1228">
        <w:r>
          <w:rPr>
            <w:rFonts w:ascii="Cambria" w:eastAsia="Cambria" w:hAnsi="Cambria" w:cs="Cambria"/>
            <w:color w:val="0563C1"/>
            <w:sz w:val="24"/>
            <w:szCs w:val="24"/>
            <w:u w:val="single"/>
          </w:rPr>
          <w:t>https://youtu.be/XY34f7IV2PU?si=8DMz-5yEdgB2KwG6</w:t>
        </w:r>
      </w:hyperlink>
      <w:r>
        <w:rPr>
          <w:rFonts w:ascii="Cambria" w:eastAsia="Cambria" w:hAnsi="Cambria" w:cs="Cambria"/>
          <w:color w:val="000000"/>
          <w:sz w:val="24"/>
          <w:szCs w:val="24"/>
        </w:rPr>
        <w:t xml:space="preserve"> </w:t>
      </w:r>
    </w:p>
    <w:p w14:paraId="15A633DA" w14:textId="7273FE3A" w:rsidR="00A971B5" w:rsidRDefault="00A13736">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55" w:name="_3ygebqi" w:colFirst="0" w:colLast="0"/>
      <w:bookmarkStart w:id="256" w:name="_Hlk184316936"/>
      <w:bookmarkStart w:id="257" w:name="_Hlk183194659"/>
      <w:bookmarkEnd w:id="255"/>
      <w:r>
        <w:rPr>
          <w:rFonts w:ascii="Cambria" w:eastAsia="Cambria" w:hAnsi="Cambria" w:cs="Cambria"/>
          <w:color w:val="000000"/>
          <w:sz w:val="24"/>
          <w:szCs w:val="24"/>
        </w:rPr>
        <w:t xml:space="preserve">Zero oil </w:t>
      </w:r>
      <w:proofErr w:type="spellStart"/>
      <w:r>
        <w:rPr>
          <w:rFonts w:ascii="Cambria" w:eastAsia="Cambria" w:hAnsi="Cambria" w:cs="Cambria"/>
          <w:color w:val="000000"/>
          <w:sz w:val="24"/>
          <w:szCs w:val="24"/>
        </w:rPr>
        <w:t>u</w:t>
      </w:r>
      <w:r w:rsidR="00F75C53">
        <w:rPr>
          <w:rFonts w:ascii="Cambria" w:eastAsia="Cambria" w:hAnsi="Cambria" w:cs="Cambria"/>
          <w:color w:val="000000"/>
          <w:sz w:val="24"/>
          <w:szCs w:val="24"/>
        </w:rPr>
        <w:t>ndhiyu</w:t>
      </w:r>
      <w:proofErr w:type="spellEnd"/>
      <w:r w:rsidR="00F75C53">
        <w:rPr>
          <w:rFonts w:ascii="Cambria" w:eastAsia="Cambria" w:hAnsi="Cambria" w:cs="Cambria"/>
          <w:color w:val="000000"/>
          <w:sz w:val="24"/>
          <w:szCs w:val="24"/>
        </w:rPr>
        <w:t xml:space="preserve">: </w:t>
      </w:r>
      <w:hyperlink r:id="rId1229">
        <w:r w:rsidR="00F75C53">
          <w:rPr>
            <w:rFonts w:ascii="Cambria" w:eastAsia="Cambria" w:hAnsi="Cambria" w:cs="Cambria"/>
            <w:color w:val="0563C1"/>
            <w:sz w:val="24"/>
            <w:szCs w:val="24"/>
            <w:u w:val="single"/>
          </w:rPr>
          <w:t>https://youtu.be/JBRdjlfXQmg?si=FA6XodCE4Xdc8rxg</w:t>
        </w:r>
      </w:hyperlink>
      <w:bookmarkEnd w:id="256"/>
      <w:r w:rsidR="00F75C53">
        <w:rPr>
          <w:rFonts w:ascii="Cambria" w:eastAsia="Cambria" w:hAnsi="Cambria" w:cs="Cambria"/>
          <w:color w:val="000000"/>
          <w:sz w:val="24"/>
          <w:szCs w:val="24"/>
        </w:rPr>
        <w:t xml:space="preserve"> </w:t>
      </w:r>
    </w:p>
    <w:p w14:paraId="241FFBA1"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Baingan </w:t>
      </w:r>
      <w:proofErr w:type="spellStart"/>
      <w:r>
        <w:rPr>
          <w:rFonts w:ascii="Cambria" w:eastAsia="Cambria" w:hAnsi="Cambria" w:cs="Cambria"/>
          <w:color w:val="000000"/>
          <w:sz w:val="24"/>
          <w:szCs w:val="24"/>
        </w:rPr>
        <w:t>tuvar</w:t>
      </w:r>
      <w:proofErr w:type="spellEnd"/>
      <w:r>
        <w:rPr>
          <w:rFonts w:ascii="Cambria" w:eastAsia="Cambria" w:hAnsi="Cambria" w:cs="Cambria"/>
          <w:color w:val="000000"/>
          <w:sz w:val="24"/>
          <w:szCs w:val="24"/>
        </w:rPr>
        <w:t xml:space="preserve"> dana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230">
        <w:r>
          <w:rPr>
            <w:rFonts w:ascii="Cambria" w:eastAsia="Cambria" w:hAnsi="Cambria" w:cs="Cambria"/>
            <w:color w:val="0563C1"/>
            <w:sz w:val="24"/>
            <w:szCs w:val="24"/>
            <w:u w:val="single"/>
          </w:rPr>
          <w:t>https://youtube.com/shorts/ovA9l5utMMU?si=szKfgAPz18yEnsu1</w:t>
        </w:r>
      </w:hyperlink>
    </w:p>
    <w:p w14:paraId="7A050343"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58" w:name="_2dlolyb" w:colFirst="0" w:colLast="0"/>
      <w:bookmarkEnd w:id="258"/>
      <w:r>
        <w:rPr>
          <w:rFonts w:ascii="Cambria" w:eastAsia="Cambria" w:hAnsi="Cambria" w:cs="Cambria"/>
          <w:color w:val="000000"/>
          <w:sz w:val="24"/>
          <w:szCs w:val="24"/>
        </w:rPr>
        <w:t xml:space="preserve">Green Gujarat: </w:t>
      </w:r>
      <w:hyperlink r:id="rId1231">
        <w:r>
          <w:rPr>
            <w:rFonts w:ascii="Cambria" w:eastAsia="Cambria" w:hAnsi="Cambria" w:cs="Cambria"/>
            <w:color w:val="0563C1"/>
            <w:sz w:val="24"/>
            <w:szCs w:val="24"/>
            <w:u w:val="single"/>
          </w:rPr>
          <w:t>https://youtu.be/01WIhQNAq_8?si=VQvuM-l9umi3NYbt</w:t>
        </w:r>
      </w:hyperlink>
    </w:p>
    <w:p w14:paraId="2D5B0EE3"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59" w:name="_sqyw64" w:colFirst="0" w:colLast="0"/>
      <w:bookmarkEnd w:id="259"/>
      <w:r>
        <w:rPr>
          <w:rFonts w:ascii="Cambria" w:eastAsia="Cambria" w:hAnsi="Cambria" w:cs="Cambria"/>
          <w:color w:val="000000"/>
          <w:sz w:val="24"/>
          <w:szCs w:val="24"/>
        </w:rPr>
        <w:t xml:space="preserve">Cheel </w:t>
      </w:r>
      <w:proofErr w:type="spellStart"/>
      <w:r>
        <w:rPr>
          <w:rFonts w:ascii="Cambria" w:eastAsia="Cambria" w:hAnsi="Cambria" w:cs="Cambria"/>
          <w:color w:val="000000"/>
          <w:sz w:val="24"/>
          <w:szCs w:val="24"/>
        </w:rPr>
        <w:t>ni</w:t>
      </w:r>
      <w:proofErr w:type="spellEnd"/>
      <w:r>
        <w:rPr>
          <w:rFonts w:ascii="Cambria" w:eastAsia="Cambria" w:hAnsi="Cambria" w:cs="Cambria"/>
          <w:color w:val="000000"/>
          <w:sz w:val="24"/>
          <w:szCs w:val="24"/>
        </w:rPr>
        <w:t xml:space="preserve"> bhaji/ </w:t>
      </w:r>
      <w:proofErr w:type="spellStart"/>
      <w:r>
        <w:rPr>
          <w:rFonts w:ascii="Cambria" w:eastAsia="Cambria" w:hAnsi="Cambria" w:cs="Cambria"/>
          <w:color w:val="000000"/>
          <w:sz w:val="24"/>
          <w:szCs w:val="24"/>
        </w:rPr>
        <w:t>bathua</w:t>
      </w:r>
      <w:proofErr w:type="spellEnd"/>
      <w:r>
        <w:rPr>
          <w:rFonts w:ascii="Cambria" w:eastAsia="Cambria" w:hAnsi="Cambria" w:cs="Cambria"/>
          <w:color w:val="000000"/>
          <w:sz w:val="24"/>
          <w:szCs w:val="24"/>
        </w:rPr>
        <w:t xml:space="preserve"> ki bhaji: </w:t>
      </w:r>
      <w:hyperlink r:id="rId1232">
        <w:r>
          <w:rPr>
            <w:rFonts w:ascii="Cambria" w:eastAsia="Cambria" w:hAnsi="Cambria" w:cs="Cambria"/>
            <w:color w:val="0563C1"/>
            <w:sz w:val="24"/>
            <w:szCs w:val="24"/>
            <w:u w:val="single"/>
          </w:rPr>
          <w:t>https://youtu.be/8wK14HwrAAs?si=R9LeaKz5QJfWwXM3</w:t>
        </w:r>
      </w:hyperlink>
    </w:p>
    <w:bookmarkEnd w:id="257"/>
    <w:p w14:paraId="1956E386"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Matar </w:t>
      </w:r>
      <w:proofErr w:type="spellStart"/>
      <w:r>
        <w:rPr>
          <w:rFonts w:ascii="Cambria" w:eastAsia="Cambria" w:hAnsi="Cambria" w:cs="Cambria"/>
          <w:color w:val="000000"/>
          <w:sz w:val="24"/>
          <w:szCs w:val="24"/>
        </w:rPr>
        <w:t>nimona</w:t>
      </w:r>
      <w:proofErr w:type="spellEnd"/>
      <w:r>
        <w:rPr>
          <w:rFonts w:ascii="Cambria" w:eastAsia="Cambria" w:hAnsi="Cambria" w:cs="Cambria"/>
          <w:color w:val="000000"/>
          <w:sz w:val="24"/>
          <w:szCs w:val="24"/>
        </w:rPr>
        <w:t xml:space="preserve">: </w:t>
      </w:r>
      <w:hyperlink r:id="rId1233">
        <w:r>
          <w:rPr>
            <w:rFonts w:ascii="Cambria" w:eastAsia="Cambria" w:hAnsi="Cambria" w:cs="Cambria"/>
            <w:color w:val="0563C1"/>
            <w:sz w:val="24"/>
            <w:szCs w:val="24"/>
            <w:u w:val="single"/>
          </w:rPr>
          <w:t>https://www.instagram.com/p/C0v2WmBIk0m/</w:t>
        </w:r>
      </w:hyperlink>
      <w:r>
        <w:rPr>
          <w:rFonts w:ascii="Cambria" w:eastAsia="Cambria" w:hAnsi="Cambria" w:cs="Cambria"/>
          <w:color w:val="000000"/>
          <w:sz w:val="24"/>
          <w:szCs w:val="24"/>
        </w:rPr>
        <w:t xml:space="preserve"> </w:t>
      </w:r>
    </w:p>
    <w:p w14:paraId="356342FA"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60" w:name="_3cqmetx" w:colFirst="0" w:colLast="0"/>
      <w:bookmarkStart w:id="261" w:name="_Hlk171163707"/>
      <w:bookmarkEnd w:id="260"/>
      <w:r>
        <w:rPr>
          <w:rFonts w:ascii="Cambria" w:eastAsia="Cambria" w:hAnsi="Cambria" w:cs="Cambria"/>
          <w:color w:val="000000"/>
          <w:sz w:val="24"/>
          <w:szCs w:val="24"/>
        </w:rPr>
        <w:t xml:space="preserve">Baingan </w:t>
      </w:r>
      <w:proofErr w:type="spellStart"/>
      <w:r>
        <w:rPr>
          <w:rFonts w:ascii="Cambria" w:eastAsia="Cambria" w:hAnsi="Cambria" w:cs="Cambria"/>
          <w:color w:val="000000"/>
          <w:sz w:val="24"/>
          <w:szCs w:val="24"/>
        </w:rPr>
        <w:t>bharta</w:t>
      </w:r>
      <w:proofErr w:type="spellEnd"/>
      <w:r>
        <w:rPr>
          <w:rFonts w:ascii="Cambria" w:eastAsia="Cambria" w:hAnsi="Cambria" w:cs="Cambria"/>
          <w:color w:val="000000"/>
          <w:sz w:val="24"/>
          <w:szCs w:val="24"/>
        </w:rPr>
        <w:t>:</w:t>
      </w:r>
      <w:r>
        <w:rPr>
          <w:color w:val="000000"/>
        </w:rPr>
        <w:t xml:space="preserve"> </w:t>
      </w:r>
      <w:hyperlink r:id="rId1234">
        <w:r>
          <w:rPr>
            <w:rFonts w:ascii="Cambria" w:eastAsia="Cambria" w:hAnsi="Cambria" w:cs="Cambria"/>
            <w:color w:val="0563C1"/>
            <w:sz w:val="24"/>
            <w:szCs w:val="24"/>
            <w:u w:val="single"/>
          </w:rPr>
          <w:t>https://www.youtube.com/watch?v=Z9z3X2Xouaw</w:t>
        </w:r>
      </w:hyperlink>
      <w:bookmarkEnd w:id="261"/>
      <w:r>
        <w:rPr>
          <w:rFonts w:ascii="Cambria" w:eastAsia="Cambria" w:hAnsi="Cambria" w:cs="Cambria"/>
          <w:color w:val="000000"/>
          <w:sz w:val="24"/>
          <w:szCs w:val="24"/>
        </w:rPr>
        <w:t xml:space="preserve"> </w:t>
      </w:r>
    </w:p>
    <w:p w14:paraId="3C0D4C9C"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62" w:name="_1rvwp1q" w:colFirst="0" w:colLast="0"/>
      <w:bookmarkStart w:id="263" w:name="_Hlk161491798"/>
      <w:bookmarkEnd w:id="262"/>
      <w:r>
        <w:rPr>
          <w:rFonts w:ascii="Cambria" w:eastAsia="Cambria" w:hAnsi="Cambria" w:cs="Cambria"/>
          <w:color w:val="000000"/>
          <w:sz w:val="24"/>
          <w:szCs w:val="24"/>
        </w:rPr>
        <w:t xml:space="preserve">Capsicum peanut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235">
        <w:r>
          <w:rPr>
            <w:rFonts w:ascii="Cambria" w:eastAsia="Cambria" w:hAnsi="Cambria" w:cs="Cambria"/>
            <w:color w:val="0563C1"/>
            <w:sz w:val="24"/>
            <w:szCs w:val="24"/>
            <w:u w:val="single"/>
          </w:rPr>
          <w:t>https://www.youtube.com/shorts/-N4tPCEt3iQ</w:t>
        </w:r>
      </w:hyperlink>
      <w:bookmarkEnd w:id="263"/>
      <w:r>
        <w:rPr>
          <w:rFonts w:ascii="Cambria" w:eastAsia="Cambria" w:hAnsi="Cambria" w:cs="Cambria"/>
          <w:color w:val="000000"/>
          <w:sz w:val="24"/>
          <w:szCs w:val="24"/>
        </w:rPr>
        <w:t xml:space="preserve"> </w:t>
      </w:r>
    </w:p>
    <w:p w14:paraId="6540C3B4"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r>
        <w:rPr>
          <w:rFonts w:ascii="Cambria" w:eastAsia="Cambria" w:hAnsi="Cambria" w:cs="Cambria"/>
          <w:color w:val="000000"/>
          <w:sz w:val="24"/>
          <w:szCs w:val="24"/>
        </w:rPr>
        <w:t xml:space="preserve">Spicy egg plant: </w:t>
      </w:r>
      <w:hyperlink r:id="rId1236">
        <w:r>
          <w:rPr>
            <w:rFonts w:ascii="Cambria" w:eastAsia="Cambria" w:hAnsi="Cambria" w:cs="Cambria"/>
            <w:color w:val="0563C1"/>
            <w:sz w:val="24"/>
            <w:szCs w:val="24"/>
            <w:u w:val="single"/>
          </w:rPr>
          <w:t>https://www.youtube.com/watch?v=VEVeih9t0BY</w:t>
        </w:r>
      </w:hyperlink>
      <w:r>
        <w:rPr>
          <w:rFonts w:ascii="Cambria" w:eastAsia="Cambria" w:hAnsi="Cambria" w:cs="Cambria"/>
          <w:color w:val="000000"/>
          <w:sz w:val="24"/>
          <w:szCs w:val="24"/>
        </w:rPr>
        <w:t xml:space="preserve"> </w:t>
      </w:r>
    </w:p>
    <w:p w14:paraId="00A0B1BA"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64" w:name="_Hlk166321308"/>
      <w:r>
        <w:rPr>
          <w:rFonts w:ascii="Cambria" w:eastAsia="Cambria" w:hAnsi="Cambria" w:cs="Cambria"/>
          <w:color w:val="000000"/>
          <w:sz w:val="24"/>
          <w:szCs w:val="24"/>
        </w:rPr>
        <w:t xml:space="preserve">Paneer mushroom masala: </w:t>
      </w:r>
      <w:hyperlink r:id="rId1237">
        <w:r>
          <w:rPr>
            <w:rFonts w:ascii="Cambria" w:eastAsia="Cambria" w:hAnsi="Cambria" w:cs="Cambria"/>
            <w:color w:val="0563C1"/>
            <w:sz w:val="24"/>
            <w:szCs w:val="24"/>
            <w:u w:val="single"/>
          </w:rPr>
          <w:t>https://youtube.com/shorts/41MPDjJ5UGI?si=iZ7betvfbpZqiV-d</w:t>
        </w:r>
      </w:hyperlink>
      <w:bookmarkEnd w:id="264"/>
      <w:r>
        <w:rPr>
          <w:rFonts w:ascii="Cambria" w:eastAsia="Cambria" w:hAnsi="Cambria" w:cs="Cambria"/>
          <w:color w:val="000000"/>
          <w:sz w:val="24"/>
          <w:szCs w:val="24"/>
        </w:rPr>
        <w:t xml:space="preserve"> </w:t>
      </w:r>
    </w:p>
    <w:p w14:paraId="2FCEDE2D"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65" w:name="_Hlk168417003"/>
      <w:r>
        <w:rPr>
          <w:rFonts w:ascii="Cambria" w:eastAsia="Cambria" w:hAnsi="Cambria" w:cs="Cambria"/>
          <w:color w:val="000000"/>
          <w:sz w:val="24"/>
          <w:szCs w:val="24"/>
        </w:rPr>
        <w:t xml:space="preserve">raw banana paneer </w:t>
      </w:r>
      <w:proofErr w:type="spellStart"/>
      <w:proofErr w:type="gramStart"/>
      <w:r>
        <w:rPr>
          <w:rFonts w:ascii="Cambria" w:eastAsia="Cambria" w:hAnsi="Cambria" w:cs="Cambria"/>
          <w:color w:val="000000"/>
          <w:sz w:val="24"/>
          <w:szCs w:val="24"/>
        </w:rPr>
        <w:t>bhurji</w:t>
      </w:r>
      <w:proofErr w:type="spellEnd"/>
      <w:r>
        <w:rPr>
          <w:rFonts w:ascii="Cambria" w:eastAsia="Cambria" w:hAnsi="Cambria" w:cs="Cambria"/>
          <w:color w:val="000000"/>
          <w:sz w:val="24"/>
          <w:szCs w:val="24"/>
        </w:rPr>
        <w:t xml:space="preserve"> :</w:t>
      </w:r>
      <w:proofErr w:type="gramEnd"/>
      <w:r>
        <w:rPr>
          <w:rFonts w:ascii="Cambria" w:eastAsia="Cambria" w:hAnsi="Cambria" w:cs="Cambria"/>
          <w:color w:val="000000"/>
          <w:sz w:val="24"/>
          <w:szCs w:val="24"/>
        </w:rPr>
        <w:t xml:space="preserve"> </w:t>
      </w:r>
      <w:hyperlink r:id="rId1238">
        <w:r>
          <w:rPr>
            <w:rFonts w:ascii="Cambria" w:eastAsia="Cambria" w:hAnsi="Cambria" w:cs="Cambria"/>
            <w:color w:val="0563C1"/>
            <w:sz w:val="24"/>
            <w:szCs w:val="24"/>
            <w:u w:val="single"/>
          </w:rPr>
          <w:t>https://www.instagram.com/reel/CsqsVZUgXLq/?igshid=MzRlODBiNWFlZA==</w:t>
        </w:r>
      </w:hyperlink>
    </w:p>
    <w:p w14:paraId="2E2E2144"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66" w:name="_Hlk183194685"/>
      <w:bookmarkEnd w:id="265"/>
      <w:r>
        <w:rPr>
          <w:rFonts w:ascii="Cambria" w:eastAsia="Cambria" w:hAnsi="Cambria" w:cs="Cambria"/>
          <w:color w:val="000000"/>
          <w:sz w:val="24"/>
          <w:szCs w:val="24"/>
        </w:rPr>
        <w:t xml:space="preserve">Muli besan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239">
        <w:r>
          <w:rPr>
            <w:rFonts w:ascii="Cambria" w:eastAsia="Cambria" w:hAnsi="Cambria" w:cs="Cambria"/>
            <w:color w:val="0563C1"/>
            <w:sz w:val="24"/>
            <w:szCs w:val="24"/>
            <w:u w:val="single"/>
          </w:rPr>
          <w:t>https://youtu.be/G6bWJeL3cnw?si=gWUP06YALvyyFVQw</w:t>
        </w:r>
      </w:hyperlink>
      <w:bookmarkEnd w:id="266"/>
      <w:r>
        <w:rPr>
          <w:rFonts w:ascii="Cambria" w:eastAsia="Cambria" w:hAnsi="Cambria" w:cs="Cambria"/>
          <w:color w:val="000000"/>
          <w:sz w:val="24"/>
          <w:szCs w:val="24"/>
        </w:rPr>
        <w:t xml:space="preserve"> </w:t>
      </w:r>
    </w:p>
    <w:p w14:paraId="3ABF0688"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67" w:name="_4bvk7pj" w:colFirst="0" w:colLast="0"/>
      <w:bookmarkStart w:id="268" w:name="_Hlk163917874"/>
      <w:bookmarkEnd w:id="267"/>
      <w:r>
        <w:rPr>
          <w:rFonts w:ascii="Cambria" w:eastAsia="Cambria" w:hAnsi="Cambria" w:cs="Cambria"/>
          <w:color w:val="000000"/>
          <w:sz w:val="24"/>
          <w:szCs w:val="24"/>
        </w:rPr>
        <w:t xml:space="preserve">Moringa tomato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240">
        <w:r>
          <w:rPr>
            <w:rFonts w:ascii="Cambria" w:eastAsia="Cambria" w:hAnsi="Cambria" w:cs="Cambria"/>
            <w:color w:val="0563C1"/>
            <w:sz w:val="24"/>
            <w:szCs w:val="24"/>
            <w:u w:val="single"/>
          </w:rPr>
          <w:t>https://youtube.com/shorts/ORGjZ3XhBOg?si=SGMvQhE9UKRP0nxy</w:t>
        </w:r>
      </w:hyperlink>
      <w:bookmarkEnd w:id="268"/>
      <w:r>
        <w:rPr>
          <w:rFonts w:ascii="Cambria" w:eastAsia="Cambria" w:hAnsi="Cambria" w:cs="Cambria"/>
          <w:color w:val="000000"/>
          <w:sz w:val="24"/>
          <w:szCs w:val="24"/>
        </w:rPr>
        <w:t xml:space="preserve"> </w:t>
      </w:r>
    </w:p>
    <w:p w14:paraId="4D6A62EA"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69" w:name="_2r0uhxc" w:colFirst="0" w:colLast="0"/>
      <w:bookmarkStart w:id="270" w:name="_Hlk171163699"/>
      <w:bookmarkEnd w:id="269"/>
      <w:r>
        <w:rPr>
          <w:rFonts w:ascii="Cambria" w:eastAsia="Cambria" w:hAnsi="Cambria" w:cs="Cambria"/>
          <w:color w:val="000000"/>
          <w:sz w:val="24"/>
          <w:szCs w:val="24"/>
        </w:rPr>
        <w:lastRenderedPageBreak/>
        <w:t xml:space="preserve">Kakdicha </w:t>
      </w:r>
      <w:proofErr w:type="spellStart"/>
      <w:r>
        <w:rPr>
          <w:rFonts w:ascii="Cambria" w:eastAsia="Cambria" w:hAnsi="Cambria" w:cs="Cambria"/>
          <w:color w:val="000000"/>
          <w:sz w:val="24"/>
          <w:szCs w:val="24"/>
        </w:rPr>
        <w:t>korda</w:t>
      </w:r>
      <w:proofErr w:type="spellEnd"/>
      <w:r>
        <w:rPr>
          <w:rFonts w:ascii="Cambria" w:eastAsia="Cambria" w:hAnsi="Cambria" w:cs="Cambria"/>
          <w:color w:val="000000"/>
          <w:sz w:val="24"/>
          <w:szCs w:val="24"/>
        </w:rPr>
        <w:t xml:space="preserve">: </w:t>
      </w:r>
      <w:hyperlink r:id="rId1241">
        <w:r>
          <w:rPr>
            <w:rFonts w:ascii="Cambria" w:eastAsia="Cambria" w:hAnsi="Cambria" w:cs="Cambria"/>
            <w:color w:val="0563C1"/>
            <w:sz w:val="24"/>
            <w:szCs w:val="24"/>
            <w:u w:val="single"/>
          </w:rPr>
          <w:t>https://www.instagram.com/reel/C2ecL-zvc-g/?utm_source=ig_web_copy_link&amp;igsh=MzRlODBiNWFlZA==</w:t>
        </w:r>
      </w:hyperlink>
      <w:bookmarkEnd w:id="270"/>
      <w:r>
        <w:rPr>
          <w:rFonts w:ascii="Cambria" w:eastAsia="Cambria" w:hAnsi="Cambria" w:cs="Cambria"/>
          <w:color w:val="000000"/>
          <w:sz w:val="24"/>
          <w:szCs w:val="24"/>
        </w:rPr>
        <w:t xml:space="preserve"> </w:t>
      </w:r>
    </w:p>
    <w:p w14:paraId="05618287"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71" w:name="_1664s55" w:colFirst="0" w:colLast="0"/>
      <w:bookmarkStart w:id="272" w:name="_Hlk162874653"/>
      <w:bookmarkEnd w:id="271"/>
      <w:proofErr w:type="spellStart"/>
      <w:r>
        <w:rPr>
          <w:rFonts w:ascii="Cambria" w:eastAsia="Cambria" w:hAnsi="Cambria" w:cs="Cambria"/>
          <w:color w:val="000000"/>
          <w:sz w:val="24"/>
          <w:szCs w:val="24"/>
        </w:rPr>
        <w:t>Lasooni</w:t>
      </w:r>
      <w:proofErr w:type="spellEnd"/>
      <w:r>
        <w:rPr>
          <w:rFonts w:ascii="Cambria" w:eastAsia="Cambria" w:hAnsi="Cambria" w:cs="Cambria"/>
          <w:color w:val="000000"/>
          <w:sz w:val="24"/>
          <w:szCs w:val="24"/>
        </w:rPr>
        <w:t xml:space="preserve"> palak: </w:t>
      </w:r>
      <w:hyperlink r:id="rId1242">
        <w:r>
          <w:rPr>
            <w:rFonts w:ascii="Cambria" w:eastAsia="Cambria" w:hAnsi="Cambria" w:cs="Cambria"/>
            <w:color w:val="0563C1"/>
            <w:sz w:val="24"/>
            <w:szCs w:val="24"/>
            <w:u w:val="single"/>
          </w:rPr>
          <w:t>https://youtu.be/HPymzV4vY5M?si=bnytNAWeTk2CicWi</w:t>
        </w:r>
      </w:hyperlink>
      <w:bookmarkEnd w:id="272"/>
      <w:r>
        <w:rPr>
          <w:rFonts w:ascii="Cambria" w:eastAsia="Cambria" w:hAnsi="Cambria" w:cs="Cambria"/>
          <w:color w:val="000000"/>
          <w:sz w:val="24"/>
          <w:szCs w:val="24"/>
        </w:rPr>
        <w:t xml:space="preserve"> </w:t>
      </w:r>
    </w:p>
    <w:p w14:paraId="08D92E84"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73" w:name="_Hlk162874156"/>
      <w:r>
        <w:rPr>
          <w:rFonts w:ascii="Cambria" w:eastAsia="Cambria" w:hAnsi="Cambria" w:cs="Cambria"/>
          <w:color w:val="000000"/>
          <w:sz w:val="24"/>
          <w:szCs w:val="24"/>
        </w:rPr>
        <w:t xml:space="preserve">Soyabean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243">
        <w:r>
          <w:rPr>
            <w:rFonts w:ascii="Cambria" w:eastAsia="Cambria" w:hAnsi="Cambria" w:cs="Cambria"/>
            <w:color w:val="0563C1"/>
            <w:sz w:val="24"/>
            <w:szCs w:val="24"/>
            <w:u w:val="single"/>
          </w:rPr>
          <w:t>https://youtu.be/YKdOTkQ4hIU?si=qw8bdZIuW6Zpe67Y</w:t>
        </w:r>
      </w:hyperlink>
      <w:bookmarkEnd w:id="273"/>
      <w:r>
        <w:rPr>
          <w:rFonts w:ascii="Cambria" w:eastAsia="Cambria" w:hAnsi="Cambria" w:cs="Cambria"/>
          <w:color w:val="000000"/>
          <w:sz w:val="24"/>
          <w:szCs w:val="24"/>
        </w:rPr>
        <w:t xml:space="preserve"> </w:t>
      </w:r>
    </w:p>
    <w:p w14:paraId="0EDA3DA5"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74" w:name="_Hlk161487040"/>
      <w:r>
        <w:rPr>
          <w:rFonts w:ascii="Cambria" w:eastAsia="Cambria" w:hAnsi="Cambria" w:cs="Cambria"/>
          <w:color w:val="000000"/>
          <w:sz w:val="24"/>
          <w:szCs w:val="24"/>
        </w:rPr>
        <w:t xml:space="preserve">Palak corn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244">
        <w:r>
          <w:rPr>
            <w:rFonts w:ascii="Cambria" w:eastAsia="Cambria" w:hAnsi="Cambria" w:cs="Cambria"/>
            <w:color w:val="0563C1"/>
            <w:sz w:val="24"/>
            <w:szCs w:val="24"/>
            <w:u w:val="single"/>
          </w:rPr>
          <w:t>https://youtu.be/kCk_XWXsTJs?si=WgqHlaWSzmFJ2n91</w:t>
        </w:r>
      </w:hyperlink>
    </w:p>
    <w:p w14:paraId="657BA58D"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75" w:name="_Hlk169791322"/>
      <w:bookmarkEnd w:id="274"/>
      <w:r>
        <w:rPr>
          <w:rFonts w:ascii="Cambria" w:eastAsia="Cambria" w:hAnsi="Cambria" w:cs="Cambria"/>
          <w:color w:val="000000"/>
          <w:sz w:val="24"/>
          <w:szCs w:val="24"/>
        </w:rPr>
        <w:t xml:space="preserve">Raw banana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w:t>
      </w:r>
      <w:hyperlink r:id="rId1245">
        <w:r>
          <w:rPr>
            <w:rFonts w:ascii="Cambria" w:eastAsia="Cambria" w:hAnsi="Cambria" w:cs="Cambria"/>
            <w:color w:val="0563C1"/>
            <w:sz w:val="24"/>
            <w:szCs w:val="24"/>
            <w:u w:val="single"/>
          </w:rPr>
          <w:t>https://youtube.com/shorts/dZXcFivob0o?si=9y81To-rh4bFKqiN</w:t>
        </w:r>
      </w:hyperlink>
      <w:bookmarkEnd w:id="275"/>
      <w:r>
        <w:rPr>
          <w:rFonts w:ascii="Cambria" w:eastAsia="Cambria" w:hAnsi="Cambria" w:cs="Cambria"/>
          <w:color w:val="000000"/>
          <w:sz w:val="24"/>
          <w:szCs w:val="24"/>
        </w:rPr>
        <w:t xml:space="preserve"> </w:t>
      </w:r>
    </w:p>
    <w:p w14:paraId="538AFE6B"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76" w:name="_3q5sasy" w:colFirst="0" w:colLast="0"/>
      <w:bookmarkStart w:id="277" w:name="_Hlk183194692"/>
      <w:bookmarkEnd w:id="276"/>
      <w:proofErr w:type="spellStart"/>
      <w:r>
        <w:rPr>
          <w:rFonts w:ascii="Cambria" w:eastAsia="Cambria" w:hAnsi="Cambria" w:cs="Cambria"/>
          <w:color w:val="000000"/>
          <w:sz w:val="24"/>
          <w:szCs w:val="24"/>
        </w:rPr>
        <w:t>Tandalja</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ni</w:t>
      </w:r>
      <w:proofErr w:type="spellEnd"/>
      <w:r>
        <w:rPr>
          <w:rFonts w:ascii="Cambria" w:eastAsia="Cambria" w:hAnsi="Cambria" w:cs="Cambria"/>
          <w:color w:val="000000"/>
          <w:sz w:val="24"/>
          <w:szCs w:val="24"/>
        </w:rPr>
        <w:t xml:space="preserve"> bhaji: </w:t>
      </w:r>
      <w:hyperlink r:id="rId1246" w:history="1">
        <w:r>
          <w:rPr>
            <w:rFonts w:ascii="Cambria" w:eastAsia="Cambria" w:hAnsi="Cambria" w:cs="Cambria"/>
            <w:color w:val="0563C1"/>
            <w:sz w:val="24"/>
            <w:szCs w:val="24"/>
            <w:u w:val="single"/>
          </w:rPr>
          <w:t>https://youtu.be/iaoo_proraQ?si=14MhWBKdCDZBlNtR</w:t>
        </w:r>
      </w:hyperlink>
      <w:bookmarkEnd w:id="277"/>
      <w:r>
        <w:rPr>
          <w:rFonts w:ascii="Cambria" w:eastAsia="Cambria" w:hAnsi="Cambria" w:cs="Cambria"/>
          <w:color w:val="000000"/>
          <w:sz w:val="24"/>
          <w:szCs w:val="24"/>
        </w:rPr>
        <w:t xml:space="preserve"> </w:t>
      </w:r>
    </w:p>
    <w:p w14:paraId="164F33CD" w14:textId="77777777" w:rsidR="00A971B5" w:rsidRDefault="00F75C53">
      <w:pPr>
        <w:numPr>
          <w:ilvl w:val="0"/>
          <w:numId w:val="37"/>
        </w:numPr>
        <w:pBdr>
          <w:top w:val="nil"/>
          <w:left w:val="nil"/>
          <w:bottom w:val="nil"/>
          <w:right w:val="nil"/>
          <w:between w:val="nil"/>
        </w:pBdr>
        <w:tabs>
          <w:tab w:val="right" w:pos="9026"/>
        </w:tabs>
        <w:spacing w:after="0"/>
        <w:ind w:left="-142"/>
        <w:rPr>
          <w:rFonts w:ascii="Cambria" w:eastAsia="Cambria" w:hAnsi="Cambria" w:cs="Cambria"/>
          <w:color w:val="000000"/>
          <w:sz w:val="24"/>
          <w:szCs w:val="24"/>
        </w:rPr>
      </w:pPr>
      <w:bookmarkStart w:id="278" w:name="_Hlk162869997"/>
      <w:r>
        <w:rPr>
          <w:rFonts w:ascii="Cambria" w:eastAsia="Cambria" w:hAnsi="Cambria" w:cs="Cambria"/>
          <w:color w:val="000000"/>
          <w:sz w:val="24"/>
          <w:szCs w:val="24"/>
        </w:rPr>
        <w:t xml:space="preserve">Lal math </w:t>
      </w:r>
      <w:proofErr w:type="spellStart"/>
      <w:r>
        <w:rPr>
          <w:rFonts w:ascii="Cambria" w:eastAsia="Cambria" w:hAnsi="Cambria" w:cs="Cambria"/>
          <w:color w:val="000000"/>
          <w:sz w:val="24"/>
          <w:szCs w:val="24"/>
        </w:rPr>
        <w:t>subji</w:t>
      </w:r>
      <w:proofErr w:type="spellEnd"/>
      <w:r>
        <w:rPr>
          <w:rFonts w:ascii="Cambria" w:eastAsia="Cambria" w:hAnsi="Cambria" w:cs="Cambria"/>
          <w:color w:val="000000"/>
          <w:sz w:val="24"/>
          <w:szCs w:val="24"/>
        </w:rPr>
        <w:t xml:space="preserve"> (Jain): </w:t>
      </w:r>
      <w:hyperlink r:id="rId1247" w:history="1">
        <w:r>
          <w:rPr>
            <w:rFonts w:ascii="Cambria" w:eastAsia="Cambria" w:hAnsi="Cambria" w:cs="Cambria"/>
            <w:color w:val="0563C1"/>
            <w:sz w:val="24"/>
            <w:szCs w:val="24"/>
            <w:u w:val="single"/>
          </w:rPr>
          <w:t>https://youtu.be/5cSJeP6IsaI?si=XNP9aint7ko1jSUL</w:t>
        </w:r>
      </w:hyperlink>
      <w:bookmarkEnd w:id="278"/>
      <w:r>
        <w:rPr>
          <w:rFonts w:ascii="Cambria" w:eastAsia="Cambria" w:hAnsi="Cambria" w:cs="Cambria"/>
          <w:color w:val="000000"/>
          <w:sz w:val="24"/>
          <w:szCs w:val="24"/>
        </w:rPr>
        <w:t xml:space="preserve"> </w:t>
      </w:r>
    </w:p>
    <w:p w14:paraId="706DFD07" w14:textId="3D8D479F" w:rsidR="00A6381F" w:rsidRPr="00221EEA" w:rsidRDefault="00A6381F">
      <w:pPr>
        <w:numPr>
          <w:ilvl w:val="0"/>
          <w:numId w:val="37"/>
        </w:numPr>
        <w:pBdr>
          <w:top w:val="nil"/>
          <w:left w:val="nil"/>
          <w:bottom w:val="nil"/>
          <w:right w:val="nil"/>
          <w:between w:val="nil"/>
        </w:pBdr>
        <w:tabs>
          <w:tab w:val="right" w:pos="9026"/>
        </w:tabs>
        <w:spacing w:after="0"/>
        <w:ind w:left="-142"/>
        <w:rPr>
          <w:rStyle w:val="Hyperlink"/>
          <w:rFonts w:ascii="Cambria" w:eastAsia="Cambria" w:hAnsi="Cambria" w:cs="Cambria"/>
          <w:color w:val="000000"/>
          <w:sz w:val="24"/>
          <w:szCs w:val="24"/>
          <w:u w:val="none"/>
        </w:rPr>
      </w:pPr>
      <w:bookmarkStart w:id="279" w:name="_Hlk161235174"/>
      <w:bookmarkStart w:id="280" w:name="_Hlk169174396"/>
      <w:r>
        <w:rPr>
          <w:rFonts w:ascii="Cambria" w:hAnsi="Cambria" w:cstheme="minorHAnsi"/>
          <w:bCs/>
          <w:sz w:val="24"/>
          <w:szCs w:val="24"/>
        </w:rPr>
        <w:t xml:space="preserve">Bhindi masala: </w:t>
      </w:r>
      <w:hyperlink r:id="rId1248" w:history="1">
        <w:r w:rsidRPr="006D26CE">
          <w:rPr>
            <w:rStyle w:val="Hyperlink"/>
            <w:rFonts w:ascii="Cambria" w:hAnsi="Cambria" w:cstheme="minorHAnsi"/>
            <w:bCs/>
            <w:sz w:val="24"/>
            <w:szCs w:val="24"/>
          </w:rPr>
          <w:t>https://youtu.be/UsyUDbtJ4PY?si=PLpY0lOfk8llmi3B</w:t>
        </w:r>
      </w:hyperlink>
      <w:bookmarkEnd w:id="279"/>
    </w:p>
    <w:p w14:paraId="5B206322" w14:textId="0E8BC7CC" w:rsidR="00221EEA" w:rsidRDefault="00221EEA">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bookmarkStart w:id="281" w:name="_Hlk162874483"/>
      <w:bookmarkStart w:id="282" w:name="_Hlk167446674"/>
      <w:r w:rsidRPr="00221EEA">
        <w:rPr>
          <w:rFonts w:ascii="Cambria" w:eastAsiaTheme="minorEastAsia" w:hAnsi="Cambria" w:cstheme="minorHAnsi"/>
          <w:sz w:val="24"/>
          <w:szCs w:val="24"/>
        </w:rPr>
        <w:t xml:space="preserve">Pumpkin </w:t>
      </w:r>
      <w:proofErr w:type="spellStart"/>
      <w:r w:rsidRPr="00221EEA">
        <w:rPr>
          <w:rFonts w:ascii="Cambria" w:eastAsiaTheme="minorEastAsia" w:hAnsi="Cambria" w:cstheme="minorHAnsi"/>
          <w:sz w:val="24"/>
          <w:szCs w:val="24"/>
        </w:rPr>
        <w:t>subji</w:t>
      </w:r>
      <w:proofErr w:type="spellEnd"/>
      <w:r>
        <w:rPr>
          <w:rFonts w:ascii="Cambria" w:eastAsiaTheme="minorEastAsia" w:hAnsi="Cambria" w:cstheme="minorHAnsi"/>
          <w:sz w:val="24"/>
          <w:szCs w:val="24"/>
        </w:rPr>
        <w:t xml:space="preserve">: </w:t>
      </w:r>
      <w:hyperlink r:id="rId1249" w:history="1">
        <w:r w:rsidRPr="00D83780">
          <w:rPr>
            <w:rStyle w:val="Hyperlink"/>
            <w:rFonts w:ascii="Cambria" w:eastAsiaTheme="minorEastAsia" w:hAnsi="Cambria" w:cstheme="minorHAnsi"/>
            <w:sz w:val="24"/>
            <w:szCs w:val="24"/>
          </w:rPr>
          <w:t>https://youtu.be/PwBiczZzbQA?si=JMtpOKlSMRSGdO33</w:t>
        </w:r>
      </w:hyperlink>
      <w:bookmarkEnd w:id="280"/>
      <w:bookmarkEnd w:id="281"/>
      <w:r>
        <w:rPr>
          <w:rFonts w:ascii="Cambria" w:eastAsiaTheme="minorEastAsia" w:hAnsi="Cambria" w:cstheme="minorHAnsi"/>
          <w:sz w:val="24"/>
          <w:szCs w:val="24"/>
        </w:rPr>
        <w:t xml:space="preserve"> </w:t>
      </w:r>
    </w:p>
    <w:p w14:paraId="73CACF18" w14:textId="49A0399B" w:rsidR="00DB2B1D" w:rsidRDefault="00DB2B1D">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bookmarkStart w:id="283" w:name="_Hlk169791330"/>
      <w:bookmarkStart w:id="284" w:name="_Hlk167533971"/>
      <w:r>
        <w:rPr>
          <w:rFonts w:ascii="Cambria" w:eastAsiaTheme="minorEastAsia" w:hAnsi="Cambria" w:cstheme="minorHAnsi"/>
          <w:sz w:val="24"/>
          <w:szCs w:val="24"/>
        </w:rPr>
        <w:t xml:space="preserve">Masala capsicum: </w:t>
      </w:r>
      <w:hyperlink r:id="rId1250" w:history="1">
        <w:r w:rsidRPr="002828B0">
          <w:rPr>
            <w:rStyle w:val="Hyperlink"/>
            <w:rFonts w:ascii="Cambria" w:eastAsiaTheme="minorEastAsia" w:hAnsi="Cambria" w:cstheme="minorHAnsi"/>
            <w:sz w:val="24"/>
            <w:szCs w:val="24"/>
          </w:rPr>
          <w:t>https://youtu.be/O4Fg0gUC4CE?si=wmSzJrtg006wQAGZ</w:t>
        </w:r>
      </w:hyperlink>
      <w:bookmarkEnd w:id="282"/>
      <w:bookmarkEnd w:id="283"/>
      <w:r>
        <w:rPr>
          <w:rFonts w:ascii="Cambria" w:eastAsiaTheme="minorEastAsia" w:hAnsi="Cambria" w:cstheme="minorHAnsi"/>
          <w:sz w:val="24"/>
          <w:szCs w:val="24"/>
        </w:rPr>
        <w:t xml:space="preserve"> </w:t>
      </w:r>
    </w:p>
    <w:p w14:paraId="48EB6A0D" w14:textId="5C1FF9EE" w:rsidR="00515E20" w:rsidRDefault="00515E20">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bookmarkStart w:id="285" w:name="_Hlk167543104"/>
      <w:r>
        <w:rPr>
          <w:rFonts w:ascii="Cambria" w:eastAsiaTheme="minorEastAsia" w:hAnsi="Cambria" w:cstheme="minorHAnsi"/>
          <w:sz w:val="24"/>
          <w:szCs w:val="24"/>
        </w:rPr>
        <w:t xml:space="preserve">Drumstick dal fry: </w:t>
      </w:r>
      <w:hyperlink r:id="rId1251" w:history="1">
        <w:r w:rsidRPr="001E7EAD">
          <w:rPr>
            <w:rStyle w:val="Hyperlink"/>
            <w:rFonts w:ascii="Cambria" w:eastAsiaTheme="minorEastAsia" w:hAnsi="Cambria" w:cstheme="minorHAnsi"/>
            <w:sz w:val="24"/>
            <w:szCs w:val="24"/>
          </w:rPr>
          <w:t>https://youtube.com/shorts/tSOHoTlRjEU?si=PLjxhF-6pP_LmUu5</w:t>
        </w:r>
      </w:hyperlink>
      <w:bookmarkEnd w:id="284"/>
      <w:bookmarkEnd w:id="285"/>
      <w:r>
        <w:rPr>
          <w:rFonts w:ascii="Cambria" w:eastAsiaTheme="minorEastAsia" w:hAnsi="Cambria" w:cstheme="minorHAnsi"/>
          <w:sz w:val="24"/>
          <w:szCs w:val="24"/>
        </w:rPr>
        <w:t xml:space="preserve"> </w:t>
      </w:r>
    </w:p>
    <w:p w14:paraId="3E53A5B9" w14:textId="10A0AE64" w:rsidR="00846DE2" w:rsidRDefault="00846DE2">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r>
        <w:rPr>
          <w:rFonts w:ascii="Cambria" w:eastAsiaTheme="minorEastAsia" w:hAnsi="Cambria" w:cstheme="minorHAnsi"/>
          <w:sz w:val="24"/>
          <w:szCs w:val="24"/>
        </w:rPr>
        <w:t xml:space="preserve">Chicken curry: </w:t>
      </w:r>
      <w:hyperlink r:id="rId1252" w:history="1">
        <w:r w:rsidRPr="00D917A9">
          <w:rPr>
            <w:rStyle w:val="Hyperlink"/>
            <w:rFonts w:ascii="Cambria" w:eastAsiaTheme="minorEastAsia" w:hAnsi="Cambria" w:cstheme="minorHAnsi"/>
            <w:sz w:val="24"/>
            <w:szCs w:val="24"/>
          </w:rPr>
          <w:t>https://www.instagram.com/reel/Cy24GravZxq/?utm_source=ig_web_copy_link&amp;igsh=MzRlODBiNWFlZA==</w:t>
        </w:r>
      </w:hyperlink>
      <w:r>
        <w:rPr>
          <w:rFonts w:ascii="Cambria" w:eastAsiaTheme="minorEastAsia" w:hAnsi="Cambria" w:cstheme="minorHAnsi"/>
          <w:sz w:val="24"/>
          <w:szCs w:val="24"/>
        </w:rPr>
        <w:t xml:space="preserve"> </w:t>
      </w:r>
    </w:p>
    <w:p w14:paraId="4A21063B" w14:textId="199C96AD" w:rsidR="00DB68EC" w:rsidRDefault="00DB68EC">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r>
        <w:rPr>
          <w:rFonts w:ascii="Cambria" w:eastAsiaTheme="minorEastAsia" w:hAnsi="Cambria" w:cstheme="minorHAnsi"/>
          <w:sz w:val="24"/>
          <w:szCs w:val="24"/>
        </w:rPr>
        <w:t>Gat</w:t>
      </w:r>
      <w:r w:rsidR="00C81B0A">
        <w:rPr>
          <w:rFonts w:ascii="Cambria" w:eastAsiaTheme="minorEastAsia" w:hAnsi="Cambria" w:cstheme="minorHAnsi"/>
          <w:sz w:val="24"/>
          <w:szCs w:val="24"/>
        </w:rPr>
        <w:t>t</w:t>
      </w:r>
      <w:r>
        <w:rPr>
          <w:rFonts w:ascii="Cambria" w:eastAsiaTheme="minorEastAsia" w:hAnsi="Cambria" w:cstheme="minorHAnsi"/>
          <w:sz w:val="24"/>
          <w:szCs w:val="24"/>
        </w:rPr>
        <w:t xml:space="preserve">e ki </w:t>
      </w:r>
      <w:proofErr w:type="spellStart"/>
      <w:r>
        <w:rPr>
          <w:rFonts w:ascii="Cambria" w:eastAsiaTheme="minorEastAsia" w:hAnsi="Cambria" w:cstheme="minorHAnsi"/>
          <w:sz w:val="24"/>
          <w:szCs w:val="24"/>
        </w:rPr>
        <w:t>subji</w:t>
      </w:r>
      <w:proofErr w:type="spellEnd"/>
      <w:r>
        <w:rPr>
          <w:rFonts w:ascii="Cambria" w:eastAsiaTheme="minorEastAsia" w:hAnsi="Cambria" w:cstheme="minorHAnsi"/>
          <w:sz w:val="24"/>
          <w:szCs w:val="24"/>
        </w:rPr>
        <w:t xml:space="preserve">: </w:t>
      </w:r>
      <w:hyperlink r:id="rId1253" w:history="1">
        <w:r w:rsidRPr="007B1290">
          <w:rPr>
            <w:rStyle w:val="Hyperlink"/>
            <w:rFonts w:ascii="Cambria" w:eastAsiaTheme="minorEastAsia" w:hAnsi="Cambria" w:cstheme="minorHAnsi"/>
            <w:sz w:val="24"/>
            <w:szCs w:val="24"/>
          </w:rPr>
          <w:t>https://youtube.com/shorts/Wvp4HNRNRvo?si=XwAwJJonD3-xkHaT</w:t>
        </w:r>
      </w:hyperlink>
      <w:r>
        <w:rPr>
          <w:rFonts w:ascii="Cambria" w:eastAsiaTheme="minorEastAsia" w:hAnsi="Cambria" w:cstheme="minorHAnsi"/>
          <w:sz w:val="24"/>
          <w:szCs w:val="24"/>
        </w:rPr>
        <w:t xml:space="preserve"> </w:t>
      </w:r>
    </w:p>
    <w:p w14:paraId="071E6D5A" w14:textId="79CB30DC" w:rsidR="00DB68EC" w:rsidRDefault="00DB68EC">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proofErr w:type="spellStart"/>
      <w:r>
        <w:rPr>
          <w:rFonts w:ascii="Cambria" w:eastAsiaTheme="minorEastAsia" w:hAnsi="Cambria" w:cstheme="minorHAnsi"/>
          <w:sz w:val="24"/>
          <w:szCs w:val="24"/>
        </w:rPr>
        <w:t>Papad</w:t>
      </w:r>
      <w:proofErr w:type="spellEnd"/>
      <w:r>
        <w:rPr>
          <w:rFonts w:ascii="Cambria" w:eastAsiaTheme="minorEastAsia" w:hAnsi="Cambria" w:cstheme="minorHAnsi"/>
          <w:sz w:val="24"/>
          <w:szCs w:val="24"/>
        </w:rPr>
        <w:t xml:space="preserve"> </w:t>
      </w:r>
      <w:proofErr w:type="spellStart"/>
      <w:r>
        <w:rPr>
          <w:rFonts w:ascii="Cambria" w:eastAsiaTheme="minorEastAsia" w:hAnsi="Cambria" w:cstheme="minorHAnsi"/>
          <w:sz w:val="24"/>
          <w:szCs w:val="24"/>
        </w:rPr>
        <w:t>methi</w:t>
      </w:r>
      <w:proofErr w:type="spellEnd"/>
      <w:r>
        <w:rPr>
          <w:rFonts w:ascii="Cambria" w:eastAsiaTheme="minorEastAsia" w:hAnsi="Cambria" w:cstheme="minorHAnsi"/>
          <w:sz w:val="24"/>
          <w:szCs w:val="24"/>
        </w:rPr>
        <w:t xml:space="preserve"> nu </w:t>
      </w:r>
      <w:proofErr w:type="spellStart"/>
      <w:r>
        <w:rPr>
          <w:rFonts w:ascii="Cambria" w:eastAsiaTheme="minorEastAsia" w:hAnsi="Cambria" w:cstheme="minorHAnsi"/>
          <w:sz w:val="24"/>
          <w:szCs w:val="24"/>
        </w:rPr>
        <w:t>shak</w:t>
      </w:r>
      <w:proofErr w:type="spellEnd"/>
      <w:r>
        <w:rPr>
          <w:rFonts w:ascii="Cambria" w:eastAsiaTheme="minorEastAsia" w:hAnsi="Cambria" w:cstheme="minorHAnsi"/>
          <w:sz w:val="24"/>
          <w:szCs w:val="24"/>
        </w:rPr>
        <w:t xml:space="preserve">: </w:t>
      </w:r>
      <w:hyperlink r:id="rId1254" w:history="1">
        <w:r w:rsidRPr="00A42BF5">
          <w:rPr>
            <w:rStyle w:val="Hyperlink"/>
            <w:rFonts w:ascii="Cambria" w:eastAsiaTheme="minorEastAsia" w:hAnsi="Cambria" w:cstheme="minorHAnsi"/>
            <w:sz w:val="24"/>
            <w:szCs w:val="24"/>
          </w:rPr>
          <w:t>https://youtu.be/Pg8R0aLabLQ?si=Jp2UEo7mM-UhT3zt</w:t>
        </w:r>
      </w:hyperlink>
      <w:r>
        <w:rPr>
          <w:rFonts w:ascii="Cambria" w:eastAsiaTheme="minorEastAsia" w:hAnsi="Cambria" w:cstheme="minorHAnsi"/>
          <w:sz w:val="24"/>
          <w:szCs w:val="24"/>
        </w:rPr>
        <w:t xml:space="preserve"> </w:t>
      </w:r>
    </w:p>
    <w:p w14:paraId="4108FFE3" w14:textId="0FB718C5" w:rsidR="00DB68EC" w:rsidRDefault="00DB68EC">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r>
        <w:rPr>
          <w:rFonts w:ascii="Cambria" w:eastAsiaTheme="minorEastAsia" w:hAnsi="Cambria" w:cstheme="minorHAnsi"/>
          <w:sz w:val="24"/>
          <w:szCs w:val="24"/>
        </w:rPr>
        <w:t xml:space="preserve">Vadi </w:t>
      </w:r>
      <w:proofErr w:type="spellStart"/>
      <w:r>
        <w:rPr>
          <w:rFonts w:ascii="Cambria" w:eastAsiaTheme="minorEastAsia" w:hAnsi="Cambria" w:cstheme="minorHAnsi"/>
          <w:sz w:val="24"/>
          <w:szCs w:val="24"/>
        </w:rPr>
        <w:t>papad</w:t>
      </w:r>
      <w:proofErr w:type="spellEnd"/>
      <w:r>
        <w:rPr>
          <w:rFonts w:ascii="Cambria" w:eastAsiaTheme="minorEastAsia" w:hAnsi="Cambria" w:cstheme="minorHAnsi"/>
          <w:sz w:val="24"/>
          <w:szCs w:val="24"/>
        </w:rPr>
        <w:t xml:space="preserve"> nu </w:t>
      </w:r>
      <w:proofErr w:type="spellStart"/>
      <w:r>
        <w:rPr>
          <w:rFonts w:ascii="Cambria" w:eastAsiaTheme="minorEastAsia" w:hAnsi="Cambria" w:cstheme="minorHAnsi"/>
          <w:sz w:val="24"/>
          <w:szCs w:val="24"/>
        </w:rPr>
        <w:t>shak</w:t>
      </w:r>
      <w:proofErr w:type="spellEnd"/>
      <w:r>
        <w:rPr>
          <w:rFonts w:ascii="Cambria" w:eastAsiaTheme="minorEastAsia" w:hAnsi="Cambria" w:cstheme="minorHAnsi"/>
          <w:sz w:val="24"/>
          <w:szCs w:val="24"/>
        </w:rPr>
        <w:t xml:space="preserve">: </w:t>
      </w:r>
      <w:hyperlink r:id="rId1255" w:history="1">
        <w:r w:rsidRPr="00A42BF5">
          <w:rPr>
            <w:rStyle w:val="Hyperlink"/>
            <w:rFonts w:ascii="Cambria" w:eastAsiaTheme="minorEastAsia" w:hAnsi="Cambria" w:cstheme="minorHAnsi"/>
            <w:sz w:val="24"/>
            <w:szCs w:val="24"/>
          </w:rPr>
          <w:t>https://youtu.be/21xxTFwEQIg?si=9oOhyEleU-qfNsdE</w:t>
        </w:r>
      </w:hyperlink>
      <w:r>
        <w:rPr>
          <w:rFonts w:ascii="Cambria" w:eastAsiaTheme="minorEastAsia" w:hAnsi="Cambria" w:cstheme="minorHAnsi"/>
          <w:sz w:val="24"/>
          <w:szCs w:val="24"/>
        </w:rPr>
        <w:t xml:space="preserve"> </w:t>
      </w:r>
    </w:p>
    <w:p w14:paraId="2CDE2FB5" w14:textId="47080E32" w:rsidR="00684B17" w:rsidRDefault="00684B17">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r>
        <w:rPr>
          <w:rFonts w:ascii="Cambria" w:eastAsiaTheme="minorEastAsia" w:hAnsi="Cambria" w:cstheme="minorHAnsi"/>
          <w:sz w:val="24"/>
          <w:szCs w:val="24"/>
        </w:rPr>
        <w:t xml:space="preserve">Palak rajma </w:t>
      </w:r>
      <w:proofErr w:type="spellStart"/>
      <w:r>
        <w:rPr>
          <w:rFonts w:ascii="Cambria" w:eastAsiaTheme="minorEastAsia" w:hAnsi="Cambria" w:cstheme="minorHAnsi"/>
          <w:sz w:val="24"/>
          <w:szCs w:val="24"/>
        </w:rPr>
        <w:t>subji</w:t>
      </w:r>
      <w:proofErr w:type="spellEnd"/>
      <w:r>
        <w:rPr>
          <w:rFonts w:ascii="Cambria" w:eastAsiaTheme="minorEastAsia" w:hAnsi="Cambria" w:cstheme="minorHAnsi"/>
          <w:sz w:val="24"/>
          <w:szCs w:val="24"/>
        </w:rPr>
        <w:t xml:space="preserve">: </w:t>
      </w:r>
      <w:hyperlink r:id="rId1256" w:history="1">
        <w:r w:rsidRPr="00A17114">
          <w:rPr>
            <w:rStyle w:val="Hyperlink"/>
            <w:rFonts w:ascii="Cambria" w:eastAsiaTheme="minorEastAsia" w:hAnsi="Cambria" w:cstheme="minorHAnsi"/>
            <w:sz w:val="24"/>
            <w:szCs w:val="24"/>
          </w:rPr>
          <w:t>https://youtube.com/shorts/hT_mWvFIlfM?si=siOi1Y3Fj3UTzJY_</w:t>
        </w:r>
      </w:hyperlink>
      <w:r>
        <w:rPr>
          <w:rFonts w:ascii="Cambria" w:eastAsiaTheme="minorEastAsia" w:hAnsi="Cambria" w:cstheme="minorHAnsi"/>
          <w:sz w:val="24"/>
          <w:szCs w:val="24"/>
        </w:rPr>
        <w:t xml:space="preserve"> </w:t>
      </w:r>
    </w:p>
    <w:p w14:paraId="2A1D0DF2" w14:textId="2005BEDB" w:rsidR="00EE30FE" w:rsidRDefault="00EE30FE">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r>
        <w:rPr>
          <w:rFonts w:ascii="Cambria" w:eastAsiaTheme="minorEastAsia" w:hAnsi="Cambria" w:cstheme="minorHAnsi"/>
          <w:sz w:val="24"/>
          <w:szCs w:val="24"/>
        </w:rPr>
        <w:t xml:space="preserve">Paneer tikka masala: </w:t>
      </w:r>
      <w:hyperlink r:id="rId1257" w:history="1">
        <w:r w:rsidRPr="006B0B20">
          <w:rPr>
            <w:rStyle w:val="Hyperlink"/>
            <w:rFonts w:ascii="Cambria" w:eastAsiaTheme="minorEastAsia" w:hAnsi="Cambria" w:cstheme="minorHAnsi"/>
            <w:sz w:val="24"/>
            <w:szCs w:val="24"/>
          </w:rPr>
          <w:t>https://youtu.be/DGPlG8dPQkc?si=eIK4kRRBjskrWaI-</w:t>
        </w:r>
      </w:hyperlink>
      <w:r>
        <w:rPr>
          <w:rFonts w:ascii="Cambria" w:eastAsiaTheme="minorEastAsia" w:hAnsi="Cambria" w:cstheme="minorHAnsi"/>
          <w:sz w:val="24"/>
          <w:szCs w:val="24"/>
        </w:rPr>
        <w:t xml:space="preserve"> </w:t>
      </w:r>
    </w:p>
    <w:p w14:paraId="00D6922B" w14:textId="08605A44" w:rsidR="00E76181" w:rsidRDefault="002F4467">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proofErr w:type="spellStart"/>
      <w:r>
        <w:rPr>
          <w:rFonts w:ascii="Cambria" w:eastAsiaTheme="minorEastAsia" w:hAnsi="Cambria" w:cstheme="minorHAnsi"/>
          <w:sz w:val="24"/>
          <w:szCs w:val="24"/>
        </w:rPr>
        <w:t>Raggad</w:t>
      </w:r>
      <w:proofErr w:type="spellEnd"/>
      <w:r>
        <w:rPr>
          <w:rFonts w:ascii="Cambria" w:eastAsiaTheme="minorEastAsia" w:hAnsi="Cambria" w:cstheme="minorHAnsi"/>
          <w:sz w:val="24"/>
          <w:szCs w:val="24"/>
        </w:rPr>
        <w:t>:</w:t>
      </w:r>
      <w:r w:rsidR="00E76181">
        <w:rPr>
          <w:rFonts w:ascii="Cambria" w:eastAsiaTheme="minorEastAsia" w:hAnsi="Cambria" w:cstheme="minorHAnsi"/>
          <w:sz w:val="24"/>
          <w:szCs w:val="24"/>
        </w:rPr>
        <w:t xml:space="preserve"> </w:t>
      </w:r>
      <w:hyperlink r:id="rId1258" w:history="1">
        <w:r w:rsidR="00E76181" w:rsidRPr="00061B6A">
          <w:rPr>
            <w:rStyle w:val="Hyperlink"/>
            <w:rFonts w:ascii="Cambria" w:eastAsiaTheme="minorEastAsia" w:hAnsi="Cambria" w:cstheme="minorHAnsi"/>
            <w:sz w:val="24"/>
            <w:szCs w:val="24"/>
          </w:rPr>
          <w:t>https://www.facebook.com/share/r/1AURb1Pa7m/</w:t>
        </w:r>
      </w:hyperlink>
      <w:r w:rsidR="00E76181">
        <w:rPr>
          <w:rFonts w:ascii="Cambria" w:eastAsiaTheme="minorEastAsia" w:hAnsi="Cambria" w:cstheme="minorHAnsi"/>
          <w:sz w:val="24"/>
          <w:szCs w:val="24"/>
        </w:rPr>
        <w:t xml:space="preserve"> </w:t>
      </w:r>
    </w:p>
    <w:p w14:paraId="12374E6D" w14:textId="301F4470" w:rsidR="006053F5" w:rsidRDefault="006053F5">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r>
        <w:rPr>
          <w:rFonts w:ascii="Cambria" w:eastAsiaTheme="minorEastAsia" w:hAnsi="Cambria" w:cstheme="minorHAnsi"/>
          <w:sz w:val="24"/>
          <w:szCs w:val="24"/>
        </w:rPr>
        <w:t xml:space="preserve">Methi malai paneer (no malai): </w:t>
      </w:r>
      <w:hyperlink r:id="rId1259" w:history="1">
        <w:r w:rsidRPr="00874D6F">
          <w:rPr>
            <w:rStyle w:val="Hyperlink"/>
            <w:rFonts w:ascii="Cambria" w:eastAsiaTheme="minorEastAsia" w:hAnsi="Cambria" w:cstheme="minorHAnsi"/>
            <w:sz w:val="24"/>
            <w:szCs w:val="24"/>
          </w:rPr>
          <w:t>https://youtube.com/shorts/-tmynzltpJI?si=5KKphMiplDlgwKiZ</w:t>
        </w:r>
      </w:hyperlink>
      <w:r>
        <w:rPr>
          <w:rFonts w:ascii="Cambria" w:eastAsiaTheme="minorEastAsia" w:hAnsi="Cambria" w:cstheme="minorHAnsi"/>
          <w:sz w:val="24"/>
          <w:szCs w:val="24"/>
        </w:rPr>
        <w:t xml:space="preserve"> </w:t>
      </w:r>
    </w:p>
    <w:p w14:paraId="70B7B87E" w14:textId="1B43E0AF" w:rsidR="006053F5" w:rsidRDefault="001C5449">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r>
        <w:rPr>
          <w:rFonts w:ascii="Cambria" w:eastAsiaTheme="minorEastAsia" w:hAnsi="Cambria" w:cstheme="minorHAnsi"/>
          <w:sz w:val="24"/>
          <w:szCs w:val="24"/>
        </w:rPr>
        <w:t xml:space="preserve">Sai bhaji: </w:t>
      </w:r>
      <w:hyperlink r:id="rId1260" w:history="1">
        <w:r w:rsidRPr="005B2570">
          <w:rPr>
            <w:rStyle w:val="Hyperlink"/>
            <w:rFonts w:ascii="Cambria" w:eastAsiaTheme="minorEastAsia" w:hAnsi="Cambria" w:cstheme="minorHAnsi"/>
            <w:sz w:val="24"/>
            <w:szCs w:val="24"/>
          </w:rPr>
          <w:t>https://youtu.be/7YRtwuY49jM?si=va7UlcL91ZtD3PN2</w:t>
        </w:r>
      </w:hyperlink>
      <w:r>
        <w:rPr>
          <w:rFonts w:ascii="Cambria" w:eastAsiaTheme="minorEastAsia" w:hAnsi="Cambria" w:cstheme="minorHAnsi"/>
          <w:sz w:val="24"/>
          <w:szCs w:val="24"/>
        </w:rPr>
        <w:t xml:space="preserve"> </w:t>
      </w:r>
    </w:p>
    <w:p w14:paraId="3C71A9F2" w14:textId="657C12E0" w:rsidR="00E53FC6" w:rsidRDefault="00E53FC6">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r>
        <w:rPr>
          <w:rFonts w:ascii="Cambria" w:eastAsiaTheme="minorEastAsia" w:hAnsi="Cambria" w:cstheme="minorHAnsi"/>
          <w:sz w:val="24"/>
          <w:szCs w:val="24"/>
        </w:rPr>
        <w:t xml:space="preserve">Zero oil </w:t>
      </w:r>
      <w:proofErr w:type="spellStart"/>
      <w:r>
        <w:rPr>
          <w:rFonts w:ascii="Cambria" w:eastAsiaTheme="minorEastAsia" w:hAnsi="Cambria" w:cstheme="minorHAnsi"/>
          <w:sz w:val="24"/>
          <w:szCs w:val="24"/>
        </w:rPr>
        <w:t>lauki</w:t>
      </w:r>
      <w:proofErr w:type="spellEnd"/>
      <w:r>
        <w:rPr>
          <w:rFonts w:ascii="Cambria" w:eastAsiaTheme="minorEastAsia" w:hAnsi="Cambria" w:cstheme="minorHAnsi"/>
          <w:sz w:val="24"/>
          <w:szCs w:val="24"/>
        </w:rPr>
        <w:t xml:space="preserve"> </w:t>
      </w:r>
      <w:proofErr w:type="spellStart"/>
      <w:r>
        <w:rPr>
          <w:rFonts w:ascii="Cambria" w:eastAsiaTheme="minorEastAsia" w:hAnsi="Cambria" w:cstheme="minorHAnsi"/>
          <w:sz w:val="24"/>
          <w:szCs w:val="24"/>
        </w:rPr>
        <w:t>subji</w:t>
      </w:r>
      <w:proofErr w:type="spellEnd"/>
      <w:r>
        <w:rPr>
          <w:rFonts w:ascii="Cambria" w:eastAsiaTheme="minorEastAsia" w:hAnsi="Cambria" w:cstheme="minorHAnsi"/>
          <w:sz w:val="24"/>
          <w:szCs w:val="24"/>
        </w:rPr>
        <w:t xml:space="preserve">: </w:t>
      </w:r>
      <w:hyperlink r:id="rId1261" w:history="1">
        <w:r w:rsidRPr="00E553B0">
          <w:rPr>
            <w:rStyle w:val="Hyperlink"/>
            <w:rFonts w:ascii="Cambria" w:eastAsiaTheme="minorEastAsia" w:hAnsi="Cambria" w:cstheme="minorHAnsi"/>
            <w:sz w:val="24"/>
            <w:szCs w:val="24"/>
          </w:rPr>
          <w:t>https://youtube.com/shorts/r9jFYUqo3DM?si=RUDlwQPd_q33vBAo</w:t>
        </w:r>
      </w:hyperlink>
    </w:p>
    <w:p w14:paraId="71297120" w14:textId="2AA332EC" w:rsidR="00E53FC6" w:rsidRDefault="00AE1AE9">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r>
        <w:rPr>
          <w:rFonts w:ascii="Cambria" w:eastAsiaTheme="minorEastAsia" w:hAnsi="Cambria" w:cstheme="minorHAnsi"/>
          <w:sz w:val="24"/>
          <w:szCs w:val="24"/>
        </w:rPr>
        <w:t xml:space="preserve">Zero oil </w:t>
      </w:r>
      <w:proofErr w:type="spellStart"/>
      <w:r>
        <w:rPr>
          <w:rFonts w:ascii="Cambria" w:eastAsiaTheme="minorEastAsia" w:hAnsi="Cambria" w:cstheme="minorHAnsi"/>
          <w:sz w:val="24"/>
          <w:szCs w:val="24"/>
        </w:rPr>
        <w:t>matar</w:t>
      </w:r>
      <w:proofErr w:type="spellEnd"/>
      <w:r>
        <w:rPr>
          <w:rFonts w:ascii="Cambria" w:eastAsiaTheme="minorEastAsia" w:hAnsi="Cambria" w:cstheme="minorHAnsi"/>
          <w:sz w:val="24"/>
          <w:szCs w:val="24"/>
        </w:rPr>
        <w:t xml:space="preserve"> paneer: </w:t>
      </w:r>
      <w:hyperlink r:id="rId1262" w:history="1">
        <w:r w:rsidRPr="00B8076F">
          <w:rPr>
            <w:rStyle w:val="Hyperlink"/>
            <w:rFonts w:ascii="Cambria" w:eastAsiaTheme="minorEastAsia" w:hAnsi="Cambria" w:cstheme="minorHAnsi"/>
            <w:sz w:val="24"/>
            <w:szCs w:val="24"/>
          </w:rPr>
          <w:t>https://youtube.com/shorts/2COKLjXlw-8?si=evFveF34cK4M89Iv</w:t>
        </w:r>
      </w:hyperlink>
    </w:p>
    <w:p w14:paraId="35FF3272" w14:textId="25FFD4CC" w:rsidR="00AE1AE9" w:rsidRDefault="00D52279">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r>
        <w:rPr>
          <w:rFonts w:ascii="Cambria" w:eastAsiaTheme="minorEastAsia" w:hAnsi="Cambria" w:cstheme="minorHAnsi"/>
          <w:sz w:val="24"/>
          <w:szCs w:val="24"/>
        </w:rPr>
        <w:t xml:space="preserve">Cucumber </w:t>
      </w:r>
      <w:proofErr w:type="spellStart"/>
      <w:r>
        <w:rPr>
          <w:rFonts w:ascii="Cambria" w:eastAsiaTheme="minorEastAsia" w:hAnsi="Cambria" w:cstheme="minorHAnsi"/>
          <w:sz w:val="24"/>
          <w:szCs w:val="24"/>
        </w:rPr>
        <w:t>thambuli</w:t>
      </w:r>
      <w:proofErr w:type="spellEnd"/>
      <w:r>
        <w:rPr>
          <w:rFonts w:ascii="Cambria" w:eastAsiaTheme="minorEastAsia" w:hAnsi="Cambria" w:cstheme="minorHAnsi"/>
          <w:sz w:val="24"/>
          <w:szCs w:val="24"/>
        </w:rPr>
        <w:t xml:space="preserve">: </w:t>
      </w:r>
      <w:hyperlink r:id="rId1263" w:history="1">
        <w:r w:rsidRPr="00302AC5">
          <w:rPr>
            <w:rStyle w:val="Hyperlink"/>
            <w:rFonts w:ascii="Cambria" w:eastAsiaTheme="minorEastAsia" w:hAnsi="Cambria" w:cstheme="minorHAnsi"/>
            <w:sz w:val="24"/>
            <w:szCs w:val="24"/>
          </w:rPr>
          <w:t>https://www.instagram.com/reel/DV8eQVEgYWl/?utm_source=ig_web_copy_link&amp;igsh=MzRlODBiNWFlZA==</w:t>
        </w:r>
      </w:hyperlink>
    </w:p>
    <w:p w14:paraId="69BE63E6" w14:textId="77777777" w:rsidR="004B45D8" w:rsidRDefault="00D52279" w:rsidP="004B45D8">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r>
        <w:rPr>
          <w:rFonts w:ascii="Cambria" w:eastAsiaTheme="minorEastAsia" w:hAnsi="Cambria" w:cstheme="minorHAnsi"/>
          <w:sz w:val="24"/>
          <w:szCs w:val="24"/>
        </w:rPr>
        <w:t xml:space="preserve">Paneer makhana curry: </w:t>
      </w:r>
      <w:hyperlink r:id="rId1264" w:history="1">
        <w:r w:rsidRPr="00302AC5">
          <w:rPr>
            <w:rStyle w:val="Hyperlink"/>
            <w:rFonts w:ascii="Cambria" w:eastAsiaTheme="minorEastAsia" w:hAnsi="Cambria" w:cstheme="minorHAnsi"/>
            <w:sz w:val="24"/>
            <w:szCs w:val="24"/>
          </w:rPr>
          <w:t>https://www.instagram.com/reel/DV-YukNAhTY/?utm_source=ig_web_copy_link&amp;igsh=MzRlODBiNWFlZA==</w:t>
        </w:r>
      </w:hyperlink>
    </w:p>
    <w:p w14:paraId="7619A1B8" w14:textId="3B41E36B" w:rsidR="00D52279" w:rsidRPr="004B45D8" w:rsidRDefault="0094184E" w:rsidP="004B45D8">
      <w:pPr>
        <w:numPr>
          <w:ilvl w:val="0"/>
          <w:numId w:val="37"/>
        </w:numPr>
        <w:pBdr>
          <w:top w:val="nil"/>
          <w:left w:val="nil"/>
          <w:bottom w:val="nil"/>
          <w:right w:val="nil"/>
          <w:between w:val="nil"/>
        </w:pBdr>
        <w:tabs>
          <w:tab w:val="right" w:pos="9026"/>
        </w:tabs>
        <w:spacing w:after="0"/>
        <w:ind w:left="-142"/>
        <w:rPr>
          <w:rFonts w:ascii="Cambria" w:eastAsiaTheme="minorEastAsia" w:hAnsi="Cambria" w:cstheme="minorHAnsi"/>
          <w:sz w:val="24"/>
          <w:szCs w:val="24"/>
        </w:rPr>
      </w:pPr>
      <w:r w:rsidRPr="004B45D8">
        <w:rPr>
          <w:rFonts w:ascii="Cambria" w:eastAsiaTheme="minorEastAsia" w:hAnsi="Cambria" w:cstheme="minorHAnsi"/>
          <w:sz w:val="24"/>
          <w:szCs w:val="24"/>
        </w:rPr>
        <w:t xml:space="preserve">Creamy soya curry: </w:t>
      </w:r>
      <w:hyperlink r:id="rId1265" w:history="1">
        <w:r w:rsidRPr="004B45D8">
          <w:rPr>
            <w:rStyle w:val="Hyperlink"/>
            <w:rFonts w:ascii="Cambria" w:eastAsiaTheme="minorEastAsia" w:hAnsi="Cambria" w:cstheme="minorHAnsi"/>
            <w:sz w:val="24"/>
            <w:szCs w:val="24"/>
          </w:rPr>
          <w:t>https://www.instagram.com/reel/DVNwuNDEuAD/?utm_source=ig_web_copy_link&amp;igsh=MzRlODBiNWFlZA==</w:t>
        </w:r>
      </w:hyperlink>
    </w:p>
    <w:p w14:paraId="35E971BB" w14:textId="77777777" w:rsidR="0094184E" w:rsidRPr="00221EEA" w:rsidRDefault="0094184E" w:rsidP="004B45D8">
      <w:pPr>
        <w:numPr>
          <w:ilvl w:val="0"/>
          <w:numId w:val="37"/>
        </w:numPr>
        <w:pBdr>
          <w:top w:val="nil"/>
          <w:left w:val="nil"/>
          <w:bottom w:val="nil"/>
          <w:right w:val="nil"/>
          <w:between w:val="nil"/>
        </w:pBdr>
        <w:tabs>
          <w:tab w:val="right" w:pos="9026"/>
        </w:tabs>
        <w:spacing w:after="0" w:line="360" w:lineRule="auto"/>
        <w:ind w:left="-148" w:hanging="357"/>
        <w:rPr>
          <w:rFonts w:ascii="Cambria" w:eastAsiaTheme="minorEastAsia" w:hAnsi="Cambria" w:cstheme="minorHAnsi"/>
          <w:sz w:val="24"/>
          <w:szCs w:val="24"/>
        </w:rPr>
      </w:pPr>
    </w:p>
    <w:p w14:paraId="77830CA5" w14:textId="77777777" w:rsidR="00A971B5" w:rsidRDefault="00A971B5">
      <w:pPr>
        <w:pBdr>
          <w:top w:val="nil"/>
          <w:left w:val="nil"/>
          <w:bottom w:val="nil"/>
          <w:right w:val="nil"/>
          <w:between w:val="nil"/>
        </w:pBdr>
        <w:tabs>
          <w:tab w:val="right" w:pos="9026"/>
        </w:tabs>
        <w:spacing w:after="0"/>
        <w:ind w:left="720"/>
        <w:rPr>
          <w:rFonts w:ascii="Cambria" w:eastAsia="Cambria" w:hAnsi="Cambria" w:cs="Cambria"/>
          <w:color w:val="000000"/>
          <w:sz w:val="24"/>
          <w:szCs w:val="24"/>
        </w:rPr>
      </w:pPr>
    </w:p>
    <w:p w14:paraId="79891996" w14:textId="77777777" w:rsidR="00A971B5" w:rsidRDefault="00A971B5">
      <w:pPr>
        <w:pBdr>
          <w:top w:val="nil"/>
          <w:left w:val="nil"/>
          <w:bottom w:val="nil"/>
          <w:right w:val="nil"/>
          <w:between w:val="nil"/>
        </w:pBdr>
        <w:tabs>
          <w:tab w:val="right" w:pos="9026"/>
        </w:tabs>
        <w:spacing w:after="0"/>
        <w:ind w:left="-142"/>
        <w:rPr>
          <w:rFonts w:ascii="Cambria" w:eastAsia="Cambria" w:hAnsi="Cambria" w:cs="Cambria"/>
          <w:color w:val="000000"/>
          <w:sz w:val="24"/>
          <w:szCs w:val="24"/>
        </w:rPr>
      </w:pPr>
    </w:p>
    <w:p w14:paraId="1BA7953E" w14:textId="77777777" w:rsidR="00A971B5" w:rsidRDefault="00A971B5">
      <w:pPr>
        <w:pBdr>
          <w:top w:val="nil"/>
          <w:left w:val="nil"/>
          <w:bottom w:val="single" w:sz="4" w:space="1" w:color="000000"/>
          <w:right w:val="nil"/>
          <w:between w:val="nil"/>
        </w:pBdr>
        <w:ind w:left="-284"/>
        <w:rPr>
          <w:rFonts w:ascii="Cambria" w:eastAsia="Cambria" w:hAnsi="Cambria" w:cs="Cambria"/>
          <w:color w:val="000000"/>
          <w:sz w:val="24"/>
          <w:szCs w:val="24"/>
        </w:rPr>
      </w:pPr>
    </w:p>
    <w:p w14:paraId="071527D8" w14:textId="77777777" w:rsidR="00A971B5" w:rsidRDefault="00F75C53">
      <w:pPr>
        <w:rPr>
          <w:rFonts w:ascii="Cambria" w:eastAsia="Cambria" w:hAnsi="Cambria" w:cs="Cambria"/>
          <w:b/>
          <w:color w:val="1F3864"/>
          <w:sz w:val="24"/>
          <w:szCs w:val="24"/>
        </w:rPr>
      </w:pPr>
      <w:r>
        <w:rPr>
          <w:rFonts w:ascii="Cambria" w:eastAsia="Cambria" w:hAnsi="Cambria" w:cs="Cambria"/>
          <w:b/>
          <w:color w:val="1F3864"/>
          <w:sz w:val="24"/>
          <w:szCs w:val="24"/>
        </w:rPr>
        <w:t>PANCAKE</w:t>
      </w:r>
    </w:p>
    <w:p w14:paraId="51A64569" w14:textId="77777777" w:rsidR="00A971B5" w:rsidRDefault="00F75C53">
      <w:pPr>
        <w:numPr>
          <w:ilvl w:val="0"/>
          <w:numId w:val="39"/>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Sweet potato egg pancake: </w:t>
      </w:r>
      <w:hyperlink r:id="rId1266">
        <w:r>
          <w:rPr>
            <w:rFonts w:ascii="Cambria" w:eastAsia="Cambria" w:hAnsi="Cambria" w:cs="Cambria"/>
            <w:color w:val="0563C1"/>
            <w:sz w:val="24"/>
            <w:szCs w:val="24"/>
            <w:u w:val="single"/>
          </w:rPr>
          <w:t>https://www.youtube.com/shorts/Rxu_0CkWUgg</w:t>
        </w:r>
      </w:hyperlink>
      <w:r>
        <w:rPr>
          <w:rFonts w:ascii="Cambria" w:eastAsia="Cambria" w:hAnsi="Cambria" w:cs="Cambria"/>
          <w:color w:val="000000"/>
          <w:sz w:val="24"/>
          <w:szCs w:val="24"/>
        </w:rPr>
        <w:t xml:space="preserve"> </w:t>
      </w:r>
    </w:p>
    <w:p w14:paraId="72C1B2F8" w14:textId="77777777" w:rsidR="00A971B5" w:rsidRDefault="00F75C53">
      <w:pPr>
        <w:numPr>
          <w:ilvl w:val="0"/>
          <w:numId w:val="39"/>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Carrot egg pancake: </w:t>
      </w:r>
      <w:hyperlink r:id="rId1267">
        <w:r>
          <w:rPr>
            <w:rFonts w:ascii="Cambria" w:eastAsia="Cambria" w:hAnsi="Cambria" w:cs="Cambria"/>
            <w:color w:val="0563C1"/>
            <w:sz w:val="24"/>
            <w:szCs w:val="24"/>
            <w:u w:val="single"/>
          </w:rPr>
          <w:t>https://www.youtube.com/shorts/SwXFxyIDNbU</w:t>
        </w:r>
      </w:hyperlink>
      <w:r>
        <w:rPr>
          <w:rFonts w:ascii="Cambria" w:eastAsia="Cambria" w:hAnsi="Cambria" w:cs="Cambria"/>
          <w:color w:val="000000"/>
          <w:sz w:val="24"/>
          <w:szCs w:val="24"/>
        </w:rPr>
        <w:t xml:space="preserve"> </w:t>
      </w:r>
    </w:p>
    <w:p w14:paraId="0BFBCE88" w14:textId="77777777" w:rsidR="00A971B5" w:rsidRDefault="00F75C53">
      <w:pPr>
        <w:numPr>
          <w:ilvl w:val="0"/>
          <w:numId w:val="39"/>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Oats banana pancake:</w:t>
      </w:r>
      <w:r>
        <w:rPr>
          <w:color w:val="000000"/>
        </w:rPr>
        <w:t xml:space="preserve"> </w:t>
      </w:r>
      <w:hyperlink r:id="rId1268">
        <w:r>
          <w:rPr>
            <w:rFonts w:ascii="Cambria" w:eastAsia="Cambria" w:hAnsi="Cambria" w:cs="Cambria"/>
            <w:color w:val="0563C1"/>
            <w:sz w:val="24"/>
            <w:szCs w:val="24"/>
            <w:u w:val="single"/>
          </w:rPr>
          <w:t>https://www.youtube.com/shorts/6lYyFdOPYw8</w:t>
        </w:r>
      </w:hyperlink>
      <w:r>
        <w:rPr>
          <w:rFonts w:ascii="Cambria" w:eastAsia="Cambria" w:hAnsi="Cambria" w:cs="Cambria"/>
          <w:color w:val="000000"/>
          <w:sz w:val="24"/>
          <w:szCs w:val="24"/>
        </w:rPr>
        <w:t xml:space="preserve"> </w:t>
      </w:r>
    </w:p>
    <w:p w14:paraId="562EE363" w14:textId="77777777" w:rsidR="00A971B5" w:rsidRDefault="00F75C53">
      <w:pPr>
        <w:numPr>
          <w:ilvl w:val="0"/>
          <w:numId w:val="39"/>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Vegetable pancake: </w:t>
      </w:r>
      <w:hyperlink r:id="rId1269">
        <w:r>
          <w:rPr>
            <w:rFonts w:ascii="Cambria" w:eastAsia="Cambria" w:hAnsi="Cambria" w:cs="Cambria"/>
            <w:color w:val="0563C1"/>
            <w:sz w:val="24"/>
            <w:szCs w:val="24"/>
            <w:u w:val="single"/>
          </w:rPr>
          <w:t>https://www.youtube.com/shorts/nwvHXeuMuhE</w:t>
        </w:r>
      </w:hyperlink>
      <w:r>
        <w:rPr>
          <w:rFonts w:ascii="Cambria" w:eastAsia="Cambria" w:hAnsi="Cambria" w:cs="Cambria"/>
          <w:color w:val="000000"/>
          <w:sz w:val="24"/>
          <w:szCs w:val="24"/>
        </w:rPr>
        <w:t xml:space="preserve"> </w:t>
      </w:r>
    </w:p>
    <w:p w14:paraId="5FD63EB4" w14:textId="77777777" w:rsidR="00A971B5" w:rsidRDefault="00F75C53">
      <w:pPr>
        <w:numPr>
          <w:ilvl w:val="0"/>
          <w:numId w:val="39"/>
        </w:numPr>
        <w:pBdr>
          <w:top w:val="nil"/>
          <w:left w:val="nil"/>
          <w:bottom w:val="nil"/>
          <w:right w:val="nil"/>
          <w:between w:val="nil"/>
        </w:pBdr>
        <w:spacing w:after="0"/>
        <w:rPr>
          <w:rFonts w:ascii="Cambria" w:eastAsia="Cambria" w:hAnsi="Cambria" w:cs="Cambria"/>
          <w:color w:val="000000"/>
          <w:sz w:val="24"/>
          <w:szCs w:val="24"/>
        </w:rPr>
      </w:pPr>
      <w:proofErr w:type="spellStart"/>
      <w:r>
        <w:rPr>
          <w:rFonts w:ascii="Cambria" w:eastAsia="Cambria" w:hAnsi="Cambria" w:cs="Cambria"/>
          <w:color w:val="000000"/>
          <w:sz w:val="24"/>
          <w:szCs w:val="24"/>
        </w:rPr>
        <w:t>Sabudana</w:t>
      </w:r>
      <w:proofErr w:type="spellEnd"/>
      <w:r>
        <w:rPr>
          <w:rFonts w:ascii="Cambria" w:eastAsia="Cambria" w:hAnsi="Cambria" w:cs="Cambria"/>
          <w:color w:val="000000"/>
          <w:sz w:val="24"/>
          <w:szCs w:val="24"/>
        </w:rPr>
        <w:t xml:space="preserve"> vegetable pancake: </w:t>
      </w:r>
      <w:hyperlink r:id="rId1270">
        <w:r>
          <w:rPr>
            <w:rFonts w:ascii="Cambria" w:eastAsia="Cambria" w:hAnsi="Cambria" w:cs="Cambria"/>
            <w:color w:val="1155CC"/>
            <w:sz w:val="24"/>
            <w:szCs w:val="24"/>
            <w:u w:val="single"/>
          </w:rPr>
          <w:t>https://youtu.be/W5M1VXPeCoI?si=p2OwyMzNOxqHcRPH</w:t>
        </w:r>
      </w:hyperlink>
      <w:r>
        <w:rPr>
          <w:rFonts w:ascii="Cambria" w:eastAsia="Cambria" w:hAnsi="Cambria" w:cs="Cambria"/>
          <w:color w:val="000000"/>
          <w:sz w:val="24"/>
          <w:szCs w:val="24"/>
        </w:rPr>
        <w:t xml:space="preserve"> </w:t>
      </w:r>
    </w:p>
    <w:p w14:paraId="39307541" w14:textId="77777777" w:rsidR="00A971B5" w:rsidRDefault="00F75C53">
      <w:pPr>
        <w:numPr>
          <w:ilvl w:val="0"/>
          <w:numId w:val="39"/>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Jowar pancake: </w:t>
      </w:r>
      <w:hyperlink r:id="rId1271">
        <w:r>
          <w:rPr>
            <w:rFonts w:ascii="Cambria" w:eastAsia="Cambria" w:hAnsi="Cambria" w:cs="Cambria"/>
            <w:color w:val="0563C1"/>
            <w:sz w:val="24"/>
            <w:szCs w:val="24"/>
            <w:u w:val="single"/>
          </w:rPr>
          <w:t>https://www.youtube.com/watch?v=1A5zByqUdzw</w:t>
        </w:r>
      </w:hyperlink>
      <w:r>
        <w:rPr>
          <w:rFonts w:ascii="Cambria" w:eastAsia="Cambria" w:hAnsi="Cambria" w:cs="Cambria"/>
          <w:color w:val="000000"/>
          <w:sz w:val="24"/>
          <w:szCs w:val="24"/>
        </w:rPr>
        <w:t xml:space="preserve"> </w:t>
      </w:r>
    </w:p>
    <w:p w14:paraId="130F0DBE" w14:textId="77777777" w:rsidR="00A971B5" w:rsidRDefault="00F75C53">
      <w:pPr>
        <w:numPr>
          <w:ilvl w:val="0"/>
          <w:numId w:val="39"/>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protein pancakes (recipe- </w:t>
      </w:r>
      <w:hyperlink r:id="rId1272">
        <w:r>
          <w:rPr>
            <w:rFonts w:ascii="Cambria" w:eastAsia="Cambria" w:hAnsi="Cambria" w:cs="Cambria"/>
            <w:color w:val="0563C1"/>
            <w:sz w:val="24"/>
            <w:szCs w:val="24"/>
            <w:u w:val="single"/>
          </w:rPr>
          <w:t>https://www.youtube.com/watch?v=ELjkoGnq68I</w:t>
        </w:r>
      </w:hyperlink>
      <w:r>
        <w:rPr>
          <w:rFonts w:ascii="Cambria" w:eastAsia="Cambria" w:hAnsi="Cambria" w:cs="Cambria"/>
          <w:color w:val="000000"/>
          <w:sz w:val="24"/>
          <w:szCs w:val="24"/>
        </w:rPr>
        <w:t xml:space="preserve"> )</w:t>
      </w:r>
    </w:p>
    <w:p w14:paraId="438EDE4E" w14:textId="20473042" w:rsidR="00A971B5" w:rsidRDefault="00F75C53">
      <w:pPr>
        <w:numPr>
          <w:ilvl w:val="0"/>
          <w:numId w:val="39"/>
        </w:numPr>
        <w:pBdr>
          <w:top w:val="nil"/>
          <w:left w:val="nil"/>
          <w:bottom w:val="nil"/>
          <w:right w:val="nil"/>
          <w:between w:val="nil"/>
        </w:pBdr>
        <w:spacing w:after="0"/>
        <w:rPr>
          <w:rFonts w:ascii="Cambria" w:eastAsia="Cambria" w:hAnsi="Cambria" w:cs="Cambria"/>
          <w:color w:val="000000"/>
          <w:sz w:val="24"/>
          <w:szCs w:val="24"/>
        </w:rPr>
      </w:pPr>
      <w:proofErr w:type="spellStart"/>
      <w:r>
        <w:rPr>
          <w:rFonts w:ascii="Cambria" w:eastAsia="Cambria" w:hAnsi="Cambria" w:cs="Cambria"/>
          <w:color w:val="000000"/>
          <w:sz w:val="24"/>
          <w:szCs w:val="24"/>
        </w:rPr>
        <w:t>moonglet</w:t>
      </w:r>
      <w:proofErr w:type="spellEnd"/>
      <w:r>
        <w:rPr>
          <w:rFonts w:ascii="Cambria" w:eastAsia="Cambria" w:hAnsi="Cambria" w:cs="Cambria"/>
          <w:color w:val="000000"/>
          <w:sz w:val="24"/>
          <w:szCs w:val="24"/>
        </w:rPr>
        <w:t xml:space="preserve">: </w:t>
      </w:r>
      <w:hyperlink r:id="rId1273">
        <w:r>
          <w:rPr>
            <w:rFonts w:ascii="Cambria" w:eastAsia="Cambria" w:hAnsi="Cambria" w:cs="Cambria"/>
            <w:color w:val="0563C1"/>
            <w:sz w:val="24"/>
            <w:szCs w:val="24"/>
            <w:u w:val="single"/>
          </w:rPr>
          <w:t>https://www.youtube.com/watch?v=agWdrp-4l2Q</w:t>
        </w:r>
      </w:hyperlink>
      <w:r>
        <w:rPr>
          <w:rFonts w:ascii="Cambria" w:eastAsia="Cambria" w:hAnsi="Cambria" w:cs="Cambria"/>
          <w:color w:val="000000"/>
          <w:sz w:val="24"/>
          <w:szCs w:val="24"/>
        </w:rPr>
        <w:t xml:space="preserve"> </w:t>
      </w:r>
      <w:r w:rsidR="00B2381B">
        <w:rPr>
          <w:rFonts w:ascii="Cambria" w:eastAsia="Cambria" w:hAnsi="Cambria" w:cs="Cambria"/>
          <w:color w:val="000000"/>
          <w:sz w:val="24"/>
          <w:szCs w:val="24"/>
        </w:rPr>
        <w:t xml:space="preserve">/ </w:t>
      </w:r>
      <w:hyperlink r:id="rId1274" w:history="1">
        <w:r w:rsidR="00B2381B" w:rsidRPr="0024681A">
          <w:rPr>
            <w:rStyle w:val="Hyperlink"/>
            <w:rFonts w:ascii="Cambria" w:eastAsia="Cambria" w:hAnsi="Cambria" w:cs="Cambria"/>
            <w:sz w:val="24"/>
            <w:szCs w:val="24"/>
          </w:rPr>
          <w:t>https://youtube.com/shorts/EkQ1MzY2504?si=jNb1abZlcPLqLzX1</w:t>
        </w:r>
      </w:hyperlink>
      <w:r w:rsidR="00B2381B">
        <w:rPr>
          <w:rFonts w:ascii="Cambria" w:eastAsia="Cambria" w:hAnsi="Cambria" w:cs="Cambria"/>
          <w:color w:val="000000"/>
          <w:sz w:val="24"/>
          <w:szCs w:val="24"/>
        </w:rPr>
        <w:t xml:space="preserve"> </w:t>
      </w:r>
    </w:p>
    <w:p w14:paraId="5AF33D96" w14:textId="77777777" w:rsidR="00A971B5" w:rsidRDefault="00F75C53">
      <w:pPr>
        <w:numPr>
          <w:ilvl w:val="0"/>
          <w:numId w:val="39"/>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corn spinach </w:t>
      </w:r>
      <w:proofErr w:type="spellStart"/>
      <w:r>
        <w:rPr>
          <w:rFonts w:ascii="Cambria" w:eastAsia="Cambria" w:hAnsi="Cambria" w:cs="Cambria"/>
          <w:color w:val="000000"/>
          <w:sz w:val="24"/>
          <w:szCs w:val="24"/>
        </w:rPr>
        <w:t>moonglet</w:t>
      </w:r>
      <w:proofErr w:type="spellEnd"/>
      <w:r>
        <w:rPr>
          <w:rFonts w:ascii="Cambria" w:eastAsia="Cambria" w:hAnsi="Cambria" w:cs="Cambria"/>
          <w:color w:val="000000"/>
          <w:sz w:val="24"/>
          <w:szCs w:val="24"/>
        </w:rPr>
        <w:t xml:space="preserve"> (recipe- </w:t>
      </w:r>
      <w:hyperlink r:id="rId1275">
        <w:r>
          <w:rPr>
            <w:rFonts w:ascii="Cambria" w:eastAsia="Cambria" w:hAnsi="Cambria" w:cs="Cambria"/>
            <w:color w:val="0563C1"/>
            <w:sz w:val="24"/>
            <w:szCs w:val="24"/>
            <w:u w:val="single"/>
          </w:rPr>
          <w:t>https://www.instagram.com/reel/C1ZQwNMSj68/?utm_source=ig_web_copy_link&amp;igsh=MzRlODBiNWFlZA==</w:t>
        </w:r>
      </w:hyperlink>
      <w:r>
        <w:rPr>
          <w:rFonts w:ascii="Cambria" w:eastAsia="Cambria" w:hAnsi="Cambria" w:cs="Cambria"/>
          <w:color w:val="000000"/>
          <w:sz w:val="24"/>
          <w:szCs w:val="24"/>
        </w:rPr>
        <w:t xml:space="preserve"> )</w:t>
      </w:r>
    </w:p>
    <w:p w14:paraId="408E88DF" w14:textId="77777777" w:rsidR="00A971B5" w:rsidRDefault="00F75C53">
      <w:pPr>
        <w:numPr>
          <w:ilvl w:val="0"/>
          <w:numId w:val="39"/>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ragi banana pancake: </w:t>
      </w:r>
      <w:hyperlink r:id="rId1276">
        <w:r>
          <w:rPr>
            <w:rFonts w:ascii="Cambria" w:eastAsia="Cambria" w:hAnsi="Cambria" w:cs="Cambria"/>
            <w:color w:val="0563C1"/>
            <w:sz w:val="24"/>
            <w:szCs w:val="24"/>
            <w:u w:val="single"/>
          </w:rPr>
          <w:t>https://www.youtube.com/watch?v=Loh4lvieq-4</w:t>
        </w:r>
      </w:hyperlink>
      <w:r>
        <w:rPr>
          <w:rFonts w:ascii="Cambria" w:eastAsia="Cambria" w:hAnsi="Cambria" w:cs="Cambria"/>
          <w:color w:val="000000"/>
          <w:sz w:val="24"/>
          <w:szCs w:val="24"/>
        </w:rPr>
        <w:t xml:space="preserve"> </w:t>
      </w:r>
    </w:p>
    <w:p w14:paraId="3725A3A3" w14:textId="77777777" w:rsidR="00A971B5" w:rsidRDefault="00F75C53">
      <w:pPr>
        <w:numPr>
          <w:ilvl w:val="0"/>
          <w:numId w:val="39"/>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vegetable rice &amp; potato pancake: </w:t>
      </w:r>
      <w:hyperlink r:id="rId1277">
        <w:r>
          <w:rPr>
            <w:rFonts w:ascii="Cambria" w:eastAsia="Cambria" w:hAnsi="Cambria" w:cs="Cambria"/>
            <w:color w:val="0563C1"/>
            <w:sz w:val="24"/>
            <w:szCs w:val="24"/>
            <w:u w:val="single"/>
          </w:rPr>
          <w:t>https://www.youtube.com/watch?v=udfngCJRa_o</w:t>
        </w:r>
      </w:hyperlink>
      <w:r>
        <w:rPr>
          <w:rFonts w:ascii="Cambria" w:eastAsia="Cambria" w:hAnsi="Cambria" w:cs="Cambria"/>
          <w:color w:val="000000"/>
          <w:sz w:val="24"/>
          <w:szCs w:val="24"/>
        </w:rPr>
        <w:t xml:space="preserve"> </w:t>
      </w:r>
    </w:p>
    <w:p w14:paraId="3A0368C6" w14:textId="77777777" w:rsidR="00A971B5" w:rsidRDefault="00F75C53">
      <w:pPr>
        <w:numPr>
          <w:ilvl w:val="0"/>
          <w:numId w:val="39"/>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Vegetable oats pancake: </w:t>
      </w:r>
      <w:hyperlink r:id="rId1278">
        <w:r>
          <w:rPr>
            <w:rFonts w:ascii="Cambria" w:eastAsia="Cambria" w:hAnsi="Cambria" w:cs="Cambria"/>
            <w:color w:val="0563C1"/>
            <w:sz w:val="24"/>
            <w:szCs w:val="24"/>
            <w:u w:val="single"/>
          </w:rPr>
          <w:t>https://youtu.be/5V3dI2zp1xA?si=ZXG_dy3GnzOz7B26</w:t>
        </w:r>
      </w:hyperlink>
      <w:r>
        <w:rPr>
          <w:rFonts w:ascii="Cambria" w:eastAsia="Cambria" w:hAnsi="Cambria" w:cs="Cambria"/>
          <w:color w:val="000000"/>
          <w:sz w:val="24"/>
          <w:szCs w:val="24"/>
        </w:rPr>
        <w:t xml:space="preserve"> </w:t>
      </w:r>
    </w:p>
    <w:p w14:paraId="2FD7557D" w14:textId="77777777" w:rsidR="00A971B5" w:rsidRDefault="00F75C53">
      <w:pPr>
        <w:numPr>
          <w:ilvl w:val="0"/>
          <w:numId w:val="39"/>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Besan egg pancake: </w:t>
      </w:r>
      <w:hyperlink r:id="rId1279">
        <w:r>
          <w:rPr>
            <w:rFonts w:ascii="Cambria" w:eastAsia="Cambria" w:hAnsi="Cambria" w:cs="Cambria"/>
            <w:color w:val="0563C1"/>
            <w:sz w:val="24"/>
            <w:szCs w:val="24"/>
            <w:u w:val="single"/>
          </w:rPr>
          <w:t>https://youtu.be/amCyuGkKupQ?si=eoYIMNw8tok4XE8I</w:t>
        </w:r>
      </w:hyperlink>
      <w:r>
        <w:rPr>
          <w:rFonts w:ascii="Cambria" w:eastAsia="Cambria" w:hAnsi="Cambria" w:cs="Cambria"/>
          <w:color w:val="000000"/>
          <w:sz w:val="24"/>
          <w:szCs w:val="24"/>
        </w:rPr>
        <w:t xml:space="preserve"> </w:t>
      </w:r>
    </w:p>
    <w:p w14:paraId="72F762EA" w14:textId="77777777" w:rsidR="00A971B5" w:rsidRDefault="00F75C53">
      <w:pPr>
        <w:numPr>
          <w:ilvl w:val="0"/>
          <w:numId w:val="39"/>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Daliya pancake: </w:t>
      </w:r>
      <w:hyperlink r:id="rId1280">
        <w:r>
          <w:rPr>
            <w:rFonts w:ascii="Cambria" w:eastAsia="Cambria" w:hAnsi="Cambria" w:cs="Cambria"/>
            <w:color w:val="0563C1"/>
            <w:sz w:val="24"/>
            <w:szCs w:val="24"/>
            <w:u w:val="single"/>
          </w:rPr>
          <w:t>https://youtube.com/shorts/wMMt7foRIk0?si=d0N7rsl4FmfB77mw</w:t>
        </w:r>
      </w:hyperlink>
      <w:r>
        <w:rPr>
          <w:rFonts w:ascii="Cambria" w:eastAsia="Cambria" w:hAnsi="Cambria" w:cs="Cambria"/>
          <w:color w:val="000000"/>
          <w:sz w:val="24"/>
          <w:szCs w:val="24"/>
        </w:rPr>
        <w:t xml:space="preserve"> </w:t>
      </w:r>
    </w:p>
    <w:p w14:paraId="179AA84A" w14:textId="768BD41A" w:rsidR="00A971B5" w:rsidRDefault="00F75C53">
      <w:pPr>
        <w:numPr>
          <w:ilvl w:val="0"/>
          <w:numId w:val="3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Vegetable pancake: </w:t>
      </w:r>
      <w:hyperlink r:id="rId1281">
        <w:r>
          <w:rPr>
            <w:rFonts w:ascii="Cambria" w:eastAsia="Cambria" w:hAnsi="Cambria" w:cs="Cambria"/>
            <w:color w:val="0563C1"/>
            <w:sz w:val="24"/>
            <w:szCs w:val="24"/>
            <w:u w:val="single"/>
          </w:rPr>
          <w:t>https://www.instagram.com/reel/C1JtFnLPqqA/?utm_source=ig_web_copy_link&amp;igsh=MzRlODBiNWFlZA==</w:t>
        </w:r>
      </w:hyperlink>
      <w:r>
        <w:rPr>
          <w:rFonts w:ascii="Cambria" w:eastAsia="Cambria" w:hAnsi="Cambria" w:cs="Cambria"/>
          <w:color w:val="000000"/>
          <w:sz w:val="24"/>
          <w:szCs w:val="24"/>
        </w:rPr>
        <w:t xml:space="preserve"> </w:t>
      </w:r>
      <w:r w:rsidR="001C7D1F">
        <w:rPr>
          <w:rFonts w:ascii="Cambria" w:eastAsia="Cambria" w:hAnsi="Cambria" w:cs="Cambria"/>
          <w:color w:val="000000"/>
          <w:sz w:val="24"/>
          <w:szCs w:val="24"/>
        </w:rPr>
        <w:t xml:space="preserve">/ </w:t>
      </w:r>
      <w:hyperlink r:id="rId1282" w:history="1">
        <w:r w:rsidR="001C7D1F" w:rsidRPr="00C86880">
          <w:rPr>
            <w:rStyle w:val="Hyperlink"/>
            <w:rFonts w:ascii="Cambria" w:eastAsia="Cambria" w:hAnsi="Cambria" w:cs="Cambria"/>
            <w:sz w:val="24"/>
            <w:szCs w:val="24"/>
          </w:rPr>
          <w:t>https://www.instagram.com/reel/C7HLuNMRrkk/?utm_source=ig_web_copy_link&amp;igsh=MzRlODBiNWFlZA==</w:t>
        </w:r>
      </w:hyperlink>
      <w:r w:rsidR="001C7D1F">
        <w:rPr>
          <w:rFonts w:ascii="Cambria" w:eastAsia="Cambria" w:hAnsi="Cambria" w:cs="Cambria"/>
          <w:color w:val="000000"/>
          <w:sz w:val="24"/>
          <w:szCs w:val="24"/>
        </w:rPr>
        <w:t xml:space="preserve"> </w:t>
      </w:r>
      <w:r w:rsidR="00297862">
        <w:rPr>
          <w:rFonts w:ascii="Cambria" w:eastAsia="Cambria" w:hAnsi="Cambria" w:cs="Cambria"/>
          <w:color w:val="000000"/>
          <w:sz w:val="24"/>
          <w:szCs w:val="24"/>
        </w:rPr>
        <w:t xml:space="preserve">(has potatoes) </w:t>
      </w:r>
      <w:r w:rsidR="00A36D7F">
        <w:rPr>
          <w:rFonts w:ascii="Cambria" w:eastAsia="Cambria" w:hAnsi="Cambria" w:cs="Cambria"/>
          <w:color w:val="000000"/>
          <w:sz w:val="24"/>
          <w:szCs w:val="24"/>
        </w:rPr>
        <w:t xml:space="preserve">/ </w:t>
      </w:r>
      <w:hyperlink r:id="rId1283" w:history="1">
        <w:r w:rsidR="00A36D7F" w:rsidRPr="001402FF">
          <w:rPr>
            <w:rStyle w:val="Hyperlink"/>
            <w:rFonts w:ascii="Cambria" w:eastAsia="Cambria" w:hAnsi="Cambria" w:cs="Cambria"/>
            <w:sz w:val="24"/>
            <w:szCs w:val="24"/>
          </w:rPr>
          <w:t>https://www.instagram.com/reel/DGIuETGyt0H/?utm_source=ig_web_copy_link</w:t>
        </w:r>
      </w:hyperlink>
      <w:r w:rsidR="00A36D7F">
        <w:rPr>
          <w:rFonts w:ascii="Cambria" w:eastAsia="Cambria" w:hAnsi="Cambria" w:cs="Cambria"/>
          <w:color w:val="000000"/>
          <w:sz w:val="24"/>
          <w:szCs w:val="24"/>
        </w:rPr>
        <w:t xml:space="preserve"> </w:t>
      </w:r>
    </w:p>
    <w:p w14:paraId="7E2D5679" w14:textId="1162118C" w:rsidR="00007739" w:rsidRDefault="00007739">
      <w:pPr>
        <w:numPr>
          <w:ilvl w:val="0"/>
          <w:numId w:val="3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Manchurian pancakes: </w:t>
      </w:r>
      <w:hyperlink r:id="rId1284" w:history="1">
        <w:r w:rsidRPr="00D83780">
          <w:rPr>
            <w:rStyle w:val="Hyperlink"/>
            <w:rFonts w:ascii="Cambria" w:eastAsia="Cambria" w:hAnsi="Cambria" w:cs="Cambria"/>
            <w:sz w:val="24"/>
            <w:szCs w:val="24"/>
          </w:rPr>
          <w:t>https://www.instagram.com/reel/C4idtv4InJd/?utm_source=ig_web_copy_link&amp;igsh=MzRlODBiNWFlZA==</w:t>
        </w:r>
      </w:hyperlink>
      <w:r>
        <w:rPr>
          <w:rFonts w:ascii="Cambria" w:eastAsia="Cambria" w:hAnsi="Cambria" w:cs="Cambria"/>
          <w:color w:val="000000"/>
          <w:sz w:val="24"/>
          <w:szCs w:val="24"/>
        </w:rPr>
        <w:t xml:space="preserve"> </w:t>
      </w:r>
    </w:p>
    <w:p w14:paraId="0D6D089E" w14:textId="1721692E" w:rsidR="00167458" w:rsidRDefault="00167458">
      <w:pPr>
        <w:numPr>
          <w:ilvl w:val="0"/>
          <w:numId w:val="3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Broccoli pancake: </w:t>
      </w:r>
      <w:hyperlink r:id="rId1285" w:history="1">
        <w:r w:rsidRPr="002B28C8">
          <w:rPr>
            <w:rStyle w:val="Hyperlink"/>
            <w:rFonts w:ascii="Cambria" w:eastAsia="Cambria" w:hAnsi="Cambria" w:cs="Cambria"/>
            <w:sz w:val="24"/>
            <w:szCs w:val="24"/>
          </w:rPr>
          <w:t>https://youtu.be/CLOPwfGKCrg?si=3n9QBEpLZp-UXPID</w:t>
        </w:r>
      </w:hyperlink>
      <w:r>
        <w:rPr>
          <w:rFonts w:ascii="Cambria" w:eastAsia="Cambria" w:hAnsi="Cambria" w:cs="Cambria"/>
          <w:color w:val="000000"/>
          <w:sz w:val="24"/>
          <w:szCs w:val="24"/>
        </w:rPr>
        <w:t xml:space="preserve"> </w:t>
      </w:r>
    </w:p>
    <w:p w14:paraId="2BB3FB57" w14:textId="57B63033" w:rsidR="009B4ACB" w:rsidRDefault="009B4ACB">
      <w:pPr>
        <w:numPr>
          <w:ilvl w:val="0"/>
          <w:numId w:val="3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Eggs with spinach and mushroom: </w:t>
      </w:r>
      <w:hyperlink r:id="rId1286" w:history="1">
        <w:r w:rsidRPr="00087F22">
          <w:rPr>
            <w:rStyle w:val="Hyperlink"/>
            <w:rFonts w:ascii="Cambria" w:eastAsia="Cambria" w:hAnsi="Cambria" w:cs="Cambria"/>
            <w:sz w:val="24"/>
            <w:szCs w:val="24"/>
          </w:rPr>
          <w:t>https://youtube.com/shorts/N8sRkSXdxuo?si=p9Uv-AQ8_ZRvuWK2</w:t>
        </w:r>
      </w:hyperlink>
      <w:r>
        <w:rPr>
          <w:rFonts w:ascii="Cambria" w:eastAsia="Cambria" w:hAnsi="Cambria" w:cs="Cambria"/>
          <w:color w:val="000000"/>
          <w:sz w:val="24"/>
          <w:szCs w:val="24"/>
        </w:rPr>
        <w:t xml:space="preserve"> </w:t>
      </w:r>
    </w:p>
    <w:p w14:paraId="73153077" w14:textId="4A80B239" w:rsidR="00532E01" w:rsidRPr="00E3019A" w:rsidRDefault="00532E01">
      <w:pPr>
        <w:numPr>
          <w:ilvl w:val="0"/>
          <w:numId w:val="39"/>
        </w:numPr>
        <w:pBdr>
          <w:top w:val="nil"/>
          <w:left w:val="nil"/>
          <w:bottom w:val="nil"/>
          <w:right w:val="nil"/>
          <w:between w:val="nil"/>
        </w:pBdr>
        <w:rPr>
          <w:rStyle w:val="Hyperlink"/>
          <w:rFonts w:ascii="Cambria" w:eastAsia="Cambria" w:hAnsi="Cambria" w:cs="Cambria"/>
          <w:color w:val="000000"/>
          <w:sz w:val="24"/>
          <w:szCs w:val="24"/>
          <w:u w:val="none"/>
        </w:rPr>
      </w:pPr>
      <w:r>
        <w:rPr>
          <w:rFonts w:ascii="Cambria" w:eastAsia="Cambria" w:hAnsi="Cambria" w:cs="Cambria"/>
          <w:color w:val="000000"/>
          <w:sz w:val="24"/>
          <w:szCs w:val="24"/>
        </w:rPr>
        <w:t xml:space="preserve">Cabbage pancake/ </w:t>
      </w:r>
      <w:proofErr w:type="spellStart"/>
      <w:r>
        <w:rPr>
          <w:rFonts w:ascii="Cambria" w:eastAsia="Cambria" w:hAnsi="Cambria" w:cs="Cambria"/>
          <w:color w:val="000000"/>
          <w:sz w:val="24"/>
          <w:szCs w:val="24"/>
        </w:rPr>
        <w:t>Kobiche</w:t>
      </w:r>
      <w:proofErr w:type="spell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bhanole</w:t>
      </w:r>
      <w:proofErr w:type="spellEnd"/>
      <w:r>
        <w:rPr>
          <w:rFonts w:ascii="Cambria" w:eastAsia="Cambria" w:hAnsi="Cambria" w:cs="Cambria"/>
          <w:color w:val="000000"/>
          <w:sz w:val="24"/>
          <w:szCs w:val="24"/>
        </w:rPr>
        <w:t xml:space="preserve">: </w:t>
      </w:r>
      <w:hyperlink r:id="rId1287" w:history="1">
        <w:r w:rsidRPr="00EC33E5">
          <w:rPr>
            <w:rStyle w:val="Hyperlink"/>
            <w:rFonts w:ascii="Cambria" w:hAnsi="Cambria" w:cstheme="minorHAnsi"/>
            <w:bCs/>
            <w:sz w:val="24"/>
            <w:szCs w:val="24"/>
          </w:rPr>
          <w:t>https://www.instagram.com/reel/C83iKQhI2BC/?igsh=MXdmaWd6bXp3aGVjcw==</w:t>
        </w:r>
      </w:hyperlink>
    </w:p>
    <w:p w14:paraId="3208911E" w14:textId="50B5142E" w:rsidR="00E3019A" w:rsidRDefault="00E3019A">
      <w:pPr>
        <w:numPr>
          <w:ilvl w:val="0"/>
          <w:numId w:val="3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Jowar paneer vegetable pancake: </w:t>
      </w:r>
      <w:hyperlink r:id="rId1288" w:history="1">
        <w:r w:rsidR="001E6050" w:rsidRPr="00772C6C">
          <w:rPr>
            <w:rStyle w:val="Hyperlink"/>
            <w:rFonts w:ascii="Cambria" w:eastAsia="Cambria" w:hAnsi="Cambria" w:cs="Cambria"/>
            <w:sz w:val="24"/>
            <w:szCs w:val="24"/>
          </w:rPr>
          <w:t>https://www.instagram.com/reel/C8ZTb4rICZ9/?utm_source=ig_web_copy_link</w:t>
        </w:r>
      </w:hyperlink>
      <w:r w:rsidR="001E6050">
        <w:rPr>
          <w:rFonts w:ascii="Cambria" w:eastAsia="Cambria" w:hAnsi="Cambria" w:cs="Cambria"/>
          <w:color w:val="000000"/>
          <w:sz w:val="24"/>
          <w:szCs w:val="24"/>
        </w:rPr>
        <w:t xml:space="preserve"> </w:t>
      </w:r>
    </w:p>
    <w:p w14:paraId="19265F9A" w14:textId="053BE613" w:rsidR="00E800DC" w:rsidRDefault="00E800DC">
      <w:pPr>
        <w:numPr>
          <w:ilvl w:val="0"/>
          <w:numId w:val="3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Eggless protein pancake: </w:t>
      </w:r>
      <w:hyperlink r:id="rId1289" w:history="1">
        <w:r w:rsidRPr="00772C6C">
          <w:rPr>
            <w:rStyle w:val="Hyperlink"/>
            <w:rFonts w:ascii="Cambria" w:eastAsia="Cambria" w:hAnsi="Cambria" w:cs="Cambria"/>
            <w:sz w:val="24"/>
            <w:szCs w:val="24"/>
          </w:rPr>
          <w:t>https://youtu.be/c3ujysKhidI?si=94CBR1dUkuF5O28I</w:t>
        </w:r>
      </w:hyperlink>
      <w:r>
        <w:rPr>
          <w:rFonts w:ascii="Cambria" w:eastAsia="Cambria" w:hAnsi="Cambria" w:cs="Cambria"/>
          <w:color w:val="000000"/>
          <w:sz w:val="24"/>
          <w:szCs w:val="24"/>
        </w:rPr>
        <w:t xml:space="preserve"> </w:t>
      </w:r>
    </w:p>
    <w:p w14:paraId="2BA19D41" w14:textId="1228C611" w:rsidR="0065388F" w:rsidRDefault="0065388F">
      <w:pPr>
        <w:numPr>
          <w:ilvl w:val="0"/>
          <w:numId w:val="3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Vegetable paneer pancake: </w:t>
      </w:r>
      <w:hyperlink r:id="rId1290" w:history="1">
        <w:r w:rsidRPr="00C6437F">
          <w:rPr>
            <w:rStyle w:val="Hyperlink"/>
            <w:rFonts w:ascii="Cambria" w:eastAsia="Cambria" w:hAnsi="Cambria" w:cs="Cambria"/>
            <w:sz w:val="24"/>
            <w:szCs w:val="24"/>
          </w:rPr>
          <w:t>https://youtube.com/shorts/DkE1gAIt_iM?si=ueFCQXQw0EMAw6SJ</w:t>
        </w:r>
      </w:hyperlink>
      <w:r>
        <w:rPr>
          <w:rFonts w:ascii="Cambria" w:eastAsia="Cambria" w:hAnsi="Cambria" w:cs="Cambria"/>
          <w:color w:val="000000"/>
          <w:sz w:val="24"/>
          <w:szCs w:val="24"/>
        </w:rPr>
        <w:t xml:space="preserve"> </w:t>
      </w:r>
      <w:r w:rsidR="00A7319A">
        <w:rPr>
          <w:rFonts w:ascii="Cambria" w:eastAsia="Cambria" w:hAnsi="Cambria" w:cs="Cambria"/>
          <w:color w:val="000000"/>
          <w:sz w:val="24"/>
          <w:szCs w:val="24"/>
        </w:rPr>
        <w:t xml:space="preserve">/ </w:t>
      </w:r>
      <w:hyperlink r:id="rId1291" w:history="1">
        <w:r w:rsidR="00A7319A" w:rsidRPr="00EE4A53">
          <w:rPr>
            <w:rStyle w:val="Hyperlink"/>
            <w:rFonts w:ascii="Cambria" w:eastAsia="Cambria" w:hAnsi="Cambria" w:cs="Cambria"/>
            <w:sz w:val="24"/>
            <w:szCs w:val="24"/>
          </w:rPr>
          <w:t>https://youtube.com/shorts/YGnaySB5CIk?si=6U4eOcVl9nU9nlsw</w:t>
        </w:r>
      </w:hyperlink>
      <w:r w:rsidR="00A7319A">
        <w:rPr>
          <w:rFonts w:ascii="Cambria" w:eastAsia="Cambria" w:hAnsi="Cambria" w:cs="Cambria"/>
          <w:color w:val="000000"/>
          <w:sz w:val="24"/>
          <w:szCs w:val="24"/>
        </w:rPr>
        <w:t xml:space="preserve"> </w:t>
      </w:r>
      <w:r w:rsidR="00567F13">
        <w:rPr>
          <w:rFonts w:ascii="Cambria" w:eastAsia="Cambria" w:hAnsi="Cambria" w:cs="Cambria"/>
          <w:color w:val="000000"/>
          <w:sz w:val="24"/>
          <w:szCs w:val="24"/>
        </w:rPr>
        <w:t xml:space="preserve">/ </w:t>
      </w:r>
      <w:hyperlink r:id="rId1292" w:history="1">
        <w:r w:rsidR="00567F13" w:rsidRPr="00DD7192">
          <w:rPr>
            <w:rStyle w:val="Hyperlink"/>
            <w:rFonts w:ascii="Cambria" w:eastAsia="Cambria" w:hAnsi="Cambria" w:cs="Cambria"/>
            <w:sz w:val="24"/>
            <w:szCs w:val="24"/>
          </w:rPr>
          <w:t>https://www.instagram.com/reel/DX7TOgPyh6T/?utm_source=ig_web_copy_link</w:t>
        </w:r>
      </w:hyperlink>
      <w:r w:rsidR="00567F13">
        <w:rPr>
          <w:rFonts w:ascii="Cambria" w:eastAsia="Cambria" w:hAnsi="Cambria" w:cs="Cambria"/>
          <w:color w:val="000000"/>
          <w:sz w:val="24"/>
          <w:szCs w:val="24"/>
        </w:rPr>
        <w:t xml:space="preserve"> </w:t>
      </w:r>
    </w:p>
    <w:p w14:paraId="3829E7B5" w14:textId="77777777" w:rsidR="000A3510" w:rsidRPr="000A3510" w:rsidRDefault="000A3510">
      <w:pPr>
        <w:pStyle w:val="ListParagraph"/>
        <w:numPr>
          <w:ilvl w:val="0"/>
          <w:numId w:val="39"/>
        </w:numPr>
        <w:rPr>
          <w:rFonts w:ascii="Cambria" w:eastAsia="Cambria" w:hAnsi="Cambria" w:cs="Cambria"/>
          <w:sz w:val="24"/>
          <w:szCs w:val="24"/>
        </w:rPr>
      </w:pPr>
      <w:proofErr w:type="spellStart"/>
      <w:r w:rsidRPr="000A3510">
        <w:rPr>
          <w:rFonts w:ascii="Cambria" w:eastAsia="Cambria" w:hAnsi="Cambria" w:cs="Cambria"/>
          <w:sz w:val="24"/>
          <w:szCs w:val="24"/>
        </w:rPr>
        <w:t>Rajgira</w:t>
      </w:r>
      <w:proofErr w:type="spellEnd"/>
      <w:r w:rsidRPr="000A3510">
        <w:rPr>
          <w:rFonts w:ascii="Cambria" w:eastAsia="Cambria" w:hAnsi="Cambria" w:cs="Cambria"/>
          <w:sz w:val="24"/>
          <w:szCs w:val="24"/>
        </w:rPr>
        <w:t xml:space="preserve"> paneer pancake (recipe- </w:t>
      </w:r>
      <w:hyperlink r:id="rId1293">
        <w:r w:rsidRPr="000A3510">
          <w:rPr>
            <w:rFonts w:ascii="Cambria" w:eastAsia="Cambria" w:hAnsi="Cambria" w:cs="Cambria"/>
            <w:color w:val="0563C1"/>
            <w:sz w:val="24"/>
            <w:szCs w:val="24"/>
            <w:u w:val="single"/>
          </w:rPr>
          <w:t>https://www.instagram.com/reel/Cs6H5UdIP3s/?utm_source=ig_web_copy_link&amp;igshid=MzRlODBiNWFlZA==</w:t>
        </w:r>
      </w:hyperlink>
      <w:r w:rsidRPr="000A3510">
        <w:rPr>
          <w:rFonts w:ascii="Cambria" w:eastAsia="Cambria" w:hAnsi="Cambria" w:cs="Cambria"/>
          <w:color w:val="0563C1"/>
          <w:sz w:val="24"/>
          <w:szCs w:val="24"/>
          <w:u w:val="single"/>
        </w:rPr>
        <w:t xml:space="preserve"> </w:t>
      </w:r>
      <w:r w:rsidRPr="000A3510">
        <w:rPr>
          <w:rFonts w:ascii="Cambria" w:eastAsia="Cambria" w:hAnsi="Cambria" w:cs="Cambria"/>
          <w:sz w:val="24"/>
          <w:szCs w:val="24"/>
        </w:rPr>
        <w:t>)</w:t>
      </w:r>
    </w:p>
    <w:p w14:paraId="78D25593" w14:textId="16EBB9E2" w:rsidR="000A3510" w:rsidRPr="00170126" w:rsidRDefault="005F0F32">
      <w:pPr>
        <w:numPr>
          <w:ilvl w:val="0"/>
          <w:numId w:val="3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Cabbage egg pancake: </w:t>
      </w:r>
      <w:hyperlink r:id="rId1294" w:history="1">
        <w:r w:rsidRPr="00876948">
          <w:rPr>
            <w:rStyle w:val="Hyperlink"/>
            <w:rFonts w:ascii="Cambria" w:hAnsi="Cambria" w:cstheme="minorHAnsi"/>
            <w:bCs/>
            <w:sz w:val="24"/>
            <w:szCs w:val="24"/>
          </w:rPr>
          <w:t>https://youtube.com/shorts/YThq9BtnEME?si=_4s2PAaoSr25G360</w:t>
        </w:r>
      </w:hyperlink>
      <w:r>
        <w:rPr>
          <w:rFonts w:ascii="Cambria" w:hAnsi="Cambria" w:cstheme="minorHAnsi"/>
          <w:bCs/>
          <w:sz w:val="24"/>
          <w:szCs w:val="24"/>
        </w:rPr>
        <w:t xml:space="preserve"> [has potato]</w:t>
      </w:r>
    </w:p>
    <w:p w14:paraId="0298215B" w14:textId="4B2E2B3D" w:rsidR="00170126" w:rsidRPr="001C506A" w:rsidRDefault="00170126">
      <w:pPr>
        <w:numPr>
          <w:ilvl w:val="0"/>
          <w:numId w:val="39"/>
        </w:numPr>
        <w:pBdr>
          <w:top w:val="nil"/>
          <w:left w:val="nil"/>
          <w:bottom w:val="nil"/>
          <w:right w:val="nil"/>
          <w:between w:val="nil"/>
        </w:pBdr>
        <w:rPr>
          <w:rFonts w:ascii="Cambria" w:eastAsia="Cambria" w:hAnsi="Cambria" w:cs="Cambria"/>
          <w:color w:val="000000"/>
          <w:sz w:val="24"/>
          <w:szCs w:val="24"/>
        </w:rPr>
      </w:pPr>
      <w:r>
        <w:rPr>
          <w:rFonts w:ascii="Cambria" w:hAnsi="Cambria" w:cstheme="minorHAnsi"/>
          <w:bCs/>
          <w:sz w:val="24"/>
          <w:szCs w:val="24"/>
        </w:rPr>
        <w:lastRenderedPageBreak/>
        <w:t xml:space="preserve">Oats egg pancake: </w:t>
      </w:r>
      <w:hyperlink r:id="rId1295" w:history="1">
        <w:r w:rsidRPr="007A0AF1">
          <w:rPr>
            <w:rStyle w:val="Hyperlink"/>
            <w:rFonts w:ascii="Cambria" w:hAnsi="Cambria" w:cstheme="minorHAnsi"/>
            <w:bCs/>
            <w:sz w:val="24"/>
            <w:szCs w:val="24"/>
          </w:rPr>
          <w:t>https://youtube.com/shorts/LNWme3aAAc4?si=_fvABQqMtlcXLypg</w:t>
        </w:r>
      </w:hyperlink>
      <w:r>
        <w:rPr>
          <w:rFonts w:ascii="Cambria" w:hAnsi="Cambria" w:cstheme="minorHAnsi"/>
          <w:bCs/>
          <w:sz w:val="24"/>
          <w:szCs w:val="24"/>
        </w:rPr>
        <w:t xml:space="preserve"> </w:t>
      </w:r>
    </w:p>
    <w:p w14:paraId="2B171C4C" w14:textId="577530F3" w:rsidR="001C506A" w:rsidRDefault="001C506A">
      <w:pPr>
        <w:numPr>
          <w:ilvl w:val="0"/>
          <w:numId w:val="39"/>
        </w:numPr>
        <w:pBdr>
          <w:top w:val="nil"/>
          <w:left w:val="nil"/>
          <w:bottom w:val="nil"/>
          <w:right w:val="nil"/>
          <w:between w:val="nil"/>
        </w:pBdr>
        <w:rPr>
          <w:rFonts w:ascii="Cambria" w:eastAsia="Cambria" w:hAnsi="Cambria" w:cs="Cambria"/>
          <w:color w:val="000000"/>
          <w:sz w:val="24"/>
          <w:szCs w:val="24"/>
        </w:rPr>
      </w:pPr>
      <w:r>
        <w:rPr>
          <w:rFonts w:ascii="Cambria" w:hAnsi="Cambria" w:cstheme="minorHAnsi"/>
          <w:bCs/>
          <w:sz w:val="24"/>
          <w:szCs w:val="24"/>
        </w:rPr>
        <w:t>High protein</w:t>
      </w:r>
      <w:r w:rsidR="003A510E">
        <w:rPr>
          <w:rFonts w:ascii="Cambria" w:hAnsi="Cambria" w:cstheme="minorHAnsi"/>
          <w:bCs/>
          <w:sz w:val="24"/>
          <w:szCs w:val="24"/>
        </w:rPr>
        <w:t xml:space="preserve"> egg</w:t>
      </w:r>
      <w:r>
        <w:rPr>
          <w:rFonts w:ascii="Cambria" w:hAnsi="Cambria" w:cstheme="minorHAnsi"/>
          <w:bCs/>
          <w:sz w:val="24"/>
          <w:szCs w:val="24"/>
        </w:rPr>
        <w:t xml:space="preserve"> pancake:</w:t>
      </w:r>
      <w:r>
        <w:rPr>
          <w:rFonts w:ascii="Cambria" w:eastAsia="Cambria" w:hAnsi="Cambria" w:cs="Cambria"/>
          <w:color w:val="000000"/>
          <w:sz w:val="24"/>
          <w:szCs w:val="24"/>
        </w:rPr>
        <w:t xml:space="preserve"> </w:t>
      </w:r>
      <w:hyperlink r:id="rId1296" w:history="1">
        <w:r w:rsidRPr="001D1FF6">
          <w:rPr>
            <w:rStyle w:val="Hyperlink"/>
            <w:rFonts w:ascii="Cambria" w:eastAsia="Cambria" w:hAnsi="Cambria" w:cs="Cambria"/>
            <w:sz w:val="24"/>
            <w:szCs w:val="24"/>
          </w:rPr>
          <w:t>https://www.instagram.com/reel/C8B_3yqP-Ys/?igsh=MXBxMDVzZDR2MHRmcA==</w:t>
        </w:r>
      </w:hyperlink>
      <w:r>
        <w:rPr>
          <w:rFonts w:ascii="Cambria" w:eastAsia="Cambria" w:hAnsi="Cambria" w:cs="Cambria"/>
          <w:color w:val="000000"/>
          <w:sz w:val="24"/>
          <w:szCs w:val="24"/>
        </w:rPr>
        <w:t xml:space="preserve"> </w:t>
      </w:r>
    </w:p>
    <w:p w14:paraId="2336ED56" w14:textId="77777777" w:rsidR="00A971B5" w:rsidRDefault="00A971B5">
      <w:pPr>
        <w:pBdr>
          <w:bottom w:val="single" w:sz="4" w:space="1" w:color="000000"/>
        </w:pBdr>
        <w:ind w:left="-426"/>
        <w:rPr>
          <w:rFonts w:ascii="Cambria" w:eastAsia="Cambria" w:hAnsi="Cambria" w:cs="Cambria"/>
          <w:sz w:val="24"/>
          <w:szCs w:val="24"/>
        </w:rPr>
      </w:pPr>
    </w:p>
    <w:p w14:paraId="0610526F" w14:textId="2C5B27A7" w:rsidR="00986D7E" w:rsidRDefault="00986D7E">
      <w:pPr>
        <w:pBdr>
          <w:bottom w:val="single" w:sz="6" w:space="1" w:color="auto"/>
        </w:pBdr>
        <w:ind w:left="-426"/>
        <w:rPr>
          <w:rFonts w:ascii="Cambria" w:eastAsia="Cambria" w:hAnsi="Cambria" w:cs="Cambria"/>
          <w:sz w:val="24"/>
          <w:szCs w:val="24"/>
        </w:rPr>
      </w:pPr>
    </w:p>
    <w:p w14:paraId="08227124" w14:textId="32EA2950" w:rsidR="00986D7E" w:rsidRPr="00986D7E" w:rsidRDefault="00986D7E">
      <w:pPr>
        <w:pBdr>
          <w:bottom w:val="single" w:sz="4" w:space="1" w:color="000000"/>
        </w:pBdr>
        <w:ind w:left="-426"/>
        <w:rPr>
          <w:rFonts w:ascii="Cambria" w:eastAsia="Cambria" w:hAnsi="Cambria" w:cs="Cambria"/>
          <w:b/>
          <w:bCs/>
          <w:sz w:val="24"/>
          <w:szCs w:val="24"/>
        </w:rPr>
      </w:pPr>
      <w:r w:rsidRPr="00986D7E">
        <w:rPr>
          <w:rFonts w:ascii="Cambria" w:eastAsia="Cambria" w:hAnsi="Cambria" w:cs="Cambria"/>
          <w:b/>
          <w:bCs/>
          <w:sz w:val="24"/>
          <w:szCs w:val="24"/>
        </w:rPr>
        <w:t>RENAL RECIPES</w:t>
      </w:r>
    </w:p>
    <w:p w14:paraId="1534F1CA" w14:textId="0E526DC8" w:rsidR="00986D7E" w:rsidRDefault="00986D7E">
      <w:pPr>
        <w:pBdr>
          <w:bottom w:val="single" w:sz="4" w:space="1" w:color="000000"/>
        </w:pBdr>
        <w:ind w:left="-426"/>
        <w:rPr>
          <w:rFonts w:ascii="Cambria" w:eastAsia="Cambria" w:hAnsi="Cambria" w:cs="Cambria"/>
          <w:sz w:val="24"/>
          <w:szCs w:val="24"/>
        </w:rPr>
      </w:pPr>
      <w:r>
        <w:rPr>
          <w:rFonts w:ascii="Cambria" w:eastAsia="Cambria" w:hAnsi="Cambria" w:cs="Cambria"/>
          <w:sz w:val="24"/>
          <w:szCs w:val="24"/>
        </w:rPr>
        <w:t xml:space="preserve">Farari </w:t>
      </w:r>
      <w:proofErr w:type="spellStart"/>
      <w:r>
        <w:rPr>
          <w:rFonts w:ascii="Cambria" w:eastAsia="Cambria" w:hAnsi="Cambria" w:cs="Cambria"/>
          <w:sz w:val="24"/>
          <w:szCs w:val="24"/>
        </w:rPr>
        <w:t>muthiya</w:t>
      </w:r>
      <w:proofErr w:type="spellEnd"/>
      <w:r>
        <w:rPr>
          <w:rFonts w:ascii="Cambria" w:eastAsia="Cambria" w:hAnsi="Cambria" w:cs="Cambria"/>
          <w:sz w:val="24"/>
          <w:szCs w:val="24"/>
        </w:rPr>
        <w:t xml:space="preserve">: </w:t>
      </w:r>
      <w:hyperlink r:id="rId1297" w:history="1">
        <w:r w:rsidRPr="00BE468B">
          <w:rPr>
            <w:rStyle w:val="Hyperlink"/>
            <w:rFonts w:ascii="Cambria" w:eastAsia="Cambria" w:hAnsi="Cambria" w:cs="Cambria"/>
            <w:sz w:val="24"/>
            <w:szCs w:val="24"/>
          </w:rPr>
          <w:t>https://youtu.be/Z2h8i9Hbxi4?si=e6_wd7xTLjZDV0U5</w:t>
        </w:r>
      </w:hyperlink>
    </w:p>
    <w:p w14:paraId="20ABE00C" w14:textId="6CB827B6" w:rsidR="00986D7E" w:rsidRDefault="00986D7E">
      <w:pPr>
        <w:pBdr>
          <w:bottom w:val="single" w:sz="4" w:space="1" w:color="000000"/>
        </w:pBdr>
        <w:ind w:left="-426"/>
        <w:rPr>
          <w:rFonts w:ascii="Cambria" w:eastAsia="Cambria" w:hAnsi="Cambria" w:cs="Cambria"/>
          <w:sz w:val="24"/>
          <w:szCs w:val="24"/>
        </w:rPr>
      </w:pPr>
      <w:r>
        <w:rPr>
          <w:rFonts w:ascii="Cambria" w:eastAsia="Cambria" w:hAnsi="Cambria" w:cs="Cambria"/>
          <w:sz w:val="24"/>
          <w:szCs w:val="24"/>
        </w:rPr>
        <w:t xml:space="preserve">Vegetable </w:t>
      </w:r>
      <w:proofErr w:type="spellStart"/>
      <w:r>
        <w:rPr>
          <w:rFonts w:ascii="Cambria" w:eastAsia="Cambria" w:hAnsi="Cambria" w:cs="Cambria"/>
          <w:sz w:val="24"/>
          <w:szCs w:val="24"/>
        </w:rPr>
        <w:t>akki</w:t>
      </w:r>
      <w:proofErr w:type="spellEnd"/>
      <w:r>
        <w:rPr>
          <w:rFonts w:ascii="Cambria" w:eastAsia="Cambria" w:hAnsi="Cambria" w:cs="Cambria"/>
          <w:sz w:val="24"/>
          <w:szCs w:val="24"/>
        </w:rPr>
        <w:t xml:space="preserve"> roti: </w:t>
      </w:r>
      <w:hyperlink r:id="rId1298" w:history="1">
        <w:r w:rsidRPr="00BE468B">
          <w:rPr>
            <w:rStyle w:val="Hyperlink"/>
            <w:rFonts w:ascii="Cambria" w:eastAsia="Cambria" w:hAnsi="Cambria" w:cs="Cambria"/>
            <w:sz w:val="24"/>
            <w:szCs w:val="24"/>
          </w:rPr>
          <w:t>https://youtube.com/shorts/pJtRPg9CtZ0?si=vil0Ab8S1lmTccHP</w:t>
        </w:r>
      </w:hyperlink>
    </w:p>
    <w:p w14:paraId="603FF91C" w14:textId="59AF9F78" w:rsidR="00986D7E" w:rsidRDefault="00986D7E">
      <w:pPr>
        <w:pBdr>
          <w:bottom w:val="single" w:sz="4" w:space="1" w:color="000000"/>
        </w:pBdr>
        <w:ind w:left="-426"/>
        <w:rPr>
          <w:rFonts w:ascii="Cambria" w:hAnsi="Cambria" w:cstheme="minorHAnsi"/>
          <w:bCs/>
          <w:sz w:val="24"/>
          <w:szCs w:val="24"/>
        </w:rPr>
      </w:pPr>
      <w:r>
        <w:rPr>
          <w:rFonts w:ascii="Cambria" w:hAnsi="Cambria" w:cstheme="minorHAnsi"/>
          <w:bCs/>
          <w:sz w:val="24"/>
          <w:szCs w:val="24"/>
        </w:rPr>
        <w:t xml:space="preserve">1.5 bowl pav bhaji ki bhaji (use these veggies- </w:t>
      </w:r>
      <w:r>
        <w:rPr>
          <w:rFonts w:ascii="Cambria" w:eastAsia="Cambria" w:hAnsi="Cambria" w:cs="Cambria"/>
          <w:color w:val="000000"/>
          <w:sz w:val="24"/>
          <w:szCs w:val="24"/>
        </w:rPr>
        <w:t xml:space="preserve">cauliflower + French beans + zucchini + </w:t>
      </w:r>
      <w:proofErr w:type="spellStart"/>
      <w:r>
        <w:rPr>
          <w:rFonts w:ascii="Cambria" w:eastAsia="Cambria" w:hAnsi="Cambria" w:cs="Cambria"/>
          <w:color w:val="000000"/>
          <w:sz w:val="24"/>
          <w:szCs w:val="24"/>
        </w:rPr>
        <w:t>lauki</w:t>
      </w:r>
      <w:proofErr w:type="spellEnd"/>
      <w:r>
        <w:rPr>
          <w:rFonts w:ascii="Cambria" w:eastAsia="Cambria" w:hAnsi="Cambria" w:cs="Cambria"/>
          <w:color w:val="000000"/>
          <w:sz w:val="24"/>
          <w:szCs w:val="24"/>
        </w:rPr>
        <w:t xml:space="preserve"> + raw banana + capsicum</w:t>
      </w:r>
      <w:r w:rsidRPr="00DE6939">
        <w:rPr>
          <w:rFonts w:ascii="Cambria" w:hAnsi="Cambria" w:cstheme="minorHAnsi"/>
          <w:bCs/>
          <w:sz w:val="24"/>
          <w:szCs w:val="24"/>
        </w:rPr>
        <w:t>)</w:t>
      </w:r>
    </w:p>
    <w:p w14:paraId="0A349E4A" w14:textId="4349B15B" w:rsidR="00986D7E" w:rsidRDefault="00986D7E">
      <w:pPr>
        <w:pBdr>
          <w:bottom w:val="single" w:sz="4" w:space="1" w:color="000000"/>
        </w:pBdr>
        <w:ind w:left="-426"/>
        <w:rPr>
          <w:rFonts w:ascii="Cambria" w:eastAsia="Cambria" w:hAnsi="Cambria" w:cs="Cambria"/>
          <w:sz w:val="24"/>
          <w:szCs w:val="24"/>
        </w:rPr>
      </w:pPr>
      <w:r>
        <w:rPr>
          <w:rFonts w:ascii="Cambria" w:eastAsia="Cambria" w:hAnsi="Cambria" w:cs="Cambria"/>
          <w:sz w:val="24"/>
          <w:szCs w:val="24"/>
        </w:rPr>
        <w:t xml:space="preserve">Sama khichdi: </w:t>
      </w:r>
      <w:hyperlink r:id="rId1299" w:history="1">
        <w:r w:rsidRPr="00BE468B">
          <w:rPr>
            <w:rStyle w:val="Hyperlink"/>
            <w:rFonts w:ascii="Cambria" w:eastAsia="Cambria" w:hAnsi="Cambria" w:cs="Cambria"/>
            <w:sz w:val="24"/>
            <w:szCs w:val="24"/>
          </w:rPr>
          <w:t>https://youtube.com/shorts/Ity_wVPEMeI?si=rBzT4xsBzGSehhMR</w:t>
        </w:r>
      </w:hyperlink>
      <w:r>
        <w:rPr>
          <w:rFonts w:ascii="Cambria" w:eastAsia="Cambria" w:hAnsi="Cambria" w:cs="Cambria"/>
          <w:sz w:val="24"/>
          <w:szCs w:val="24"/>
        </w:rPr>
        <w:t xml:space="preserve"> (avoid peanuts)</w:t>
      </w:r>
    </w:p>
    <w:p w14:paraId="2AF38E6E" w14:textId="24608CEB" w:rsidR="00986D7E" w:rsidRDefault="00986D7E">
      <w:pPr>
        <w:pBdr>
          <w:bottom w:val="single" w:sz="4" w:space="1" w:color="000000"/>
        </w:pBdr>
        <w:ind w:left="-426"/>
        <w:rPr>
          <w:rFonts w:ascii="Cambria" w:eastAsia="Cambria" w:hAnsi="Cambria" w:cs="Cambria"/>
          <w:sz w:val="24"/>
          <w:szCs w:val="24"/>
        </w:rPr>
      </w:pPr>
      <w:r>
        <w:rPr>
          <w:rFonts w:ascii="Cambria" w:eastAsia="Cambria" w:hAnsi="Cambria" w:cs="Cambria"/>
          <w:sz w:val="24"/>
          <w:szCs w:val="24"/>
        </w:rPr>
        <w:t>Rice khichdi:</w:t>
      </w:r>
    </w:p>
    <w:p w14:paraId="64C2F5C2" w14:textId="49D17EDD" w:rsidR="00986D7E" w:rsidRDefault="00986D7E">
      <w:pPr>
        <w:pBdr>
          <w:bottom w:val="single" w:sz="4" w:space="1" w:color="000000"/>
        </w:pBdr>
        <w:ind w:left="-426"/>
        <w:rPr>
          <w:rFonts w:ascii="Cambria" w:eastAsia="Cambria" w:hAnsi="Cambria" w:cs="Cambria"/>
          <w:sz w:val="24"/>
          <w:szCs w:val="24"/>
        </w:rPr>
      </w:pPr>
      <w:r>
        <w:rPr>
          <w:rFonts w:ascii="Cambria" w:eastAsia="Cambria" w:hAnsi="Cambria" w:cs="Cambria"/>
          <w:sz w:val="24"/>
          <w:szCs w:val="24"/>
        </w:rPr>
        <w:t>Vegetable rice dhokla:</w:t>
      </w:r>
    </w:p>
    <w:p w14:paraId="705894CF" w14:textId="3951E31A" w:rsidR="00986D7E" w:rsidRDefault="00986D7E">
      <w:pPr>
        <w:pBdr>
          <w:bottom w:val="single" w:sz="4" w:space="1" w:color="000000"/>
        </w:pBdr>
        <w:ind w:left="-426"/>
        <w:rPr>
          <w:rFonts w:ascii="Cambria" w:eastAsia="Cambria" w:hAnsi="Cambria" w:cs="Cambria"/>
          <w:sz w:val="24"/>
          <w:szCs w:val="24"/>
        </w:rPr>
      </w:pPr>
      <w:r>
        <w:rPr>
          <w:rFonts w:ascii="Cambria" w:eastAsia="Cambria" w:hAnsi="Cambria" w:cs="Cambria"/>
          <w:sz w:val="24"/>
          <w:szCs w:val="24"/>
        </w:rPr>
        <w:t xml:space="preserve">Vegetable </w:t>
      </w:r>
      <w:proofErr w:type="spellStart"/>
      <w:r>
        <w:rPr>
          <w:rFonts w:ascii="Cambria" w:eastAsia="Cambria" w:hAnsi="Cambria" w:cs="Cambria"/>
          <w:sz w:val="24"/>
          <w:szCs w:val="24"/>
        </w:rPr>
        <w:t>sama</w:t>
      </w:r>
      <w:proofErr w:type="spellEnd"/>
      <w:r>
        <w:rPr>
          <w:rFonts w:ascii="Cambria" w:eastAsia="Cambria" w:hAnsi="Cambria" w:cs="Cambria"/>
          <w:sz w:val="24"/>
          <w:szCs w:val="24"/>
        </w:rPr>
        <w:t xml:space="preserve"> dhokla: </w:t>
      </w:r>
      <w:hyperlink r:id="rId1300" w:history="1">
        <w:r w:rsidRPr="00BE468B">
          <w:rPr>
            <w:rStyle w:val="Hyperlink"/>
            <w:rFonts w:ascii="Cambria" w:eastAsia="Cambria" w:hAnsi="Cambria" w:cs="Cambria"/>
            <w:sz w:val="24"/>
            <w:szCs w:val="24"/>
          </w:rPr>
          <w:t>https://youtube.com/shorts/vzHPzj3RdMc?si=W6rjWX7pYIRfmIQs</w:t>
        </w:r>
      </w:hyperlink>
      <w:r>
        <w:rPr>
          <w:rFonts w:ascii="Cambria" w:eastAsia="Cambria" w:hAnsi="Cambria" w:cs="Cambria"/>
          <w:sz w:val="24"/>
          <w:szCs w:val="24"/>
        </w:rPr>
        <w:t xml:space="preserve"> </w:t>
      </w:r>
    </w:p>
    <w:p w14:paraId="5E63EEB8" w14:textId="69A3EA45" w:rsidR="00986D7E" w:rsidRDefault="00986D7E">
      <w:pPr>
        <w:pBdr>
          <w:bottom w:val="single" w:sz="4" w:space="1" w:color="000000"/>
        </w:pBdr>
        <w:ind w:left="-426"/>
      </w:pPr>
      <w:r>
        <w:rPr>
          <w:rFonts w:ascii="Cambria" w:eastAsia="Cambria" w:hAnsi="Cambria" w:cs="Cambria"/>
          <w:sz w:val="24"/>
          <w:szCs w:val="24"/>
        </w:rPr>
        <w:t xml:space="preserve">Vegetable paneer pancakes: </w:t>
      </w:r>
      <w:hyperlink r:id="rId1301" w:history="1">
        <w:r w:rsidRPr="00BE468B">
          <w:rPr>
            <w:rStyle w:val="Hyperlink"/>
            <w:rFonts w:ascii="Cambria" w:eastAsia="Cambria" w:hAnsi="Cambria" w:cs="Cambria"/>
            <w:sz w:val="24"/>
            <w:szCs w:val="24"/>
          </w:rPr>
          <w:t>https://youtube.com/shorts/DkE1gAIt_iM?si=ueFCQXQw0EMAw6SJ</w:t>
        </w:r>
      </w:hyperlink>
    </w:p>
    <w:p w14:paraId="083EE4D1" w14:textId="73CF7979" w:rsidR="006404BD" w:rsidRPr="006404BD" w:rsidRDefault="006404BD">
      <w:pPr>
        <w:pBdr>
          <w:bottom w:val="single" w:sz="4" w:space="1" w:color="000000"/>
        </w:pBdr>
        <w:ind w:left="-426"/>
        <w:rPr>
          <w:rFonts w:asciiTheme="minorHAnsi" w:eastAsia="Cambria" w:hAnsiTheme="minorHAnsi" w:cs="Cambria"/>
          <w:sz w:val="28"/>
          <w:szCs w:val="28"/>
        </w:rPr>
      </w:pPr>
      <w:r w:rsidRPr="006404BD">
        <w:rPr>
          <w:rFonts w:asciiTheme="minorHAnsi" w:hAnsiTheme="minorHAnsi"/>
          <w:sz w:val="24"/>
          <w:szCs w:val="24"/>
        </w:rPr>
        <w:t xml:space="preserve">Sama veggies </w:t>
      </w:r>
      <w:proofErr w:type="spellStart"/>
      <w:r w:rsidRPr="006404BD">
        <w:rPr>
          <w:rFonts w:asciiTheme="minorHAnsi" w:hAnsiTheme="minorHAnsi"/>
          <w:sz w:val="24"/>
          <w:szCs w:val="24"/>
        </w:rPr>
        <w:t>idli</w:t>
      </w:r>
      <w:proofErr w:type="spellEnd"/>
      <w:r w:rsidRPr="006404BD">
        <w:rPr>
          <w:rFonts w:asciiTheme="minorHAnsi" w:hAnsiTheme="minorHAnsi"/>
          <w:sz w:val="24"/>
          <w:szCs w:val="24"/>
        </w:rPr>
        <w:t xml:space="preserve">: </w:t>
      </w:r>
      <w:hyperlink r:id="rId1302" w:history="1">
        <w:r w:rsidRPr="006404BD">
          <w:rPr>
            <w:rStyle w:val="Hyperlink"/>
            <w:rFonts w:asciiTheme="minorHAnsi" w:hAnsiTheme="minorHAnsi"/>
            <w:sz w:val="24"/>
            <w:szCs w:val="24"/>
          </w:rPr>
          <w:t>https://youtube.com/shorts/Mq1VupSfGqk?si=mJTYNI5Kl8qvbcme</w:t>
        </w:r>
      </w:hyperlink>
      <w:r w:rsidRPr="006404BD">
        <w:rPr>
          <w:rFonts w:asciiTheme="minorHAnsi" w:hAnsiTheme="minorHAnsi"/>
          <w:sz w:val="24"/>
          <w:szCs w:val="24"/>
        </w:rPr>
        <w:t xml:space="preserve"> </w:t>
      </w:r>
    </w:p>
    <w:p w14:paraId="68405478" w14:textId="77777777" w:rsidR="00986D7E" w:rsidRDefault="00986D7E">
      <w:pPr>
        <w:pBdr>
          <w:bottom w:val="single" w:sz="4" w:space="1" w:color="000000"/>
        </w:pBdr>
        <w:ind w:left="-426"/>
        <w:rPr>
          <w:rFonts w:ascii="Cambria" w:eastAsia="Cambria" w:hAnsi="Cambria" w:cs="Cambria"/>
          <w:sz w:val="24"/>
          <w:szCs w:val="24"/>
        </w:rPr>
      </w:pPr>
    </w:p>
    <w:p w14:paraId="4A7E87A8" w14:textId="77777777" w:rsidR="00986D7E" w:rsidRDefault="00986D7E">
      <w:pPr>
        <w:pBdr>
          <w:bottom w:val="single" w:sz="4" w:space="1" w:color="000000"/>
        </w:pBdr>
        <w:ind w:left="-426"/>
        <w:rPr>
          <w:rFonts w:ascii="Cambria" w:eastAsia="Cambria" w:hAnsi="Cambria" w:cs="Cambria"/>
          <w:sz w:val="24"/>
          <w:szCs w:val="24"/>
        </w:rPr>
      </w:pPr>
    </w:p>
    <w:p w14:paraId="3CF3C90A" w14:textId="77777777" w:rsidR="00986D7E" w:rsidRDefault="00986D7E">
      <w:pPr>
        <w:pBdr>
          <w:bottom w:val="single" w:sz="4" w:space="1" w:color="000000"/>
        </w:pBdr>
        <w:ind w:left="-426"/>
        <w:rPr>
          <w:rFonts w:ascii="Cambria" w:eastAsia="Cambria" w:hAnsi="Cambria" w:cs="Cambria"/>
          <w:sz w:val="24"/>
          <w:szCs w:val="24"/>
        </w:rPr>
      </w:pPr>
    </w:p>
    <w:p w14:paraId="0D3BB68A" w14:textId="77777777" w:rsidR="00A971B5" w:rsidRDefault="00F75C53">
      <w:pPr>
        <w:ind w:left="-426"/>
        <w:jc w:val="center"/>
        <w:rPr>
          <w:rFonts w:ascii="Cambria" w:eastAsia="Cambria" w:hAnsi="Cambria" w:cs="Cambria"/>
          <w:b/>
          <w:color w:val="1F3864"/>
          <w:sz w:val="24"/>
          <w:szCs w:val="24"/>
        </w:rPr>
      </w:pPr>
      <w:r>
        <w:rPr>
          <w:rFonts w:ascii="Cambria" w:eastAsia="Cambria" w:hAnsi="Cambria" w:cs="Cambria"/>
          <w:b/>
          <w:color w:val="1F3864"/>
          <w:sz w:val="24"/>
          <w:szCs w:val="24"/>
        </w:rPr>
        <w:t>MILLET RECIPES:</w:t>
      </w:r>
    </w:p>
    <w:p w14:paraId="46D68BBF" w14:textId="77777777" w:rsidR="00A971B5" w:rsidRDefault="00A971B5">
      <w:pPr>
        <w:ind w:left="-426"/>
        <w:jc w:val="center"/>
        <w:rPr>
          <w:rFonts w:ascii="Cambria" w:eastAsia="Cambria" w:hAnsi="Cambria" w:cs="Cambria"/>
          <w:b/>
          <w:color w:val="BF8F00"/>
          <w:sz w:val="24"/>
          <w:szCs w:val="24"/>
        </w:rPr>
      </w:pPr>
    </w:p>
    <w:p w14:paraId="2FBC0065" w14:textId="77777777" w:rsidR="00A971B5" w:rsidRDefault="00F75C53">
      <w:pPr>
        <w:numPr>
          <w:ilvl w:val="0"/>
          <w:numId w:val="41"/>
        </w:numPr>
        <w:pBdr>
          <w:top w:val="nil"/>
          <w:left w:val="nil"/>
          <w:bottom w:val="nil"/>
          <w:right w:val="nil"/>
          <w:between w:val="nil"/>
        </w:pBdr>
        <w:ind w:left="-426" w:hanging="359"/>
        <w:rPr>
          <w:rFonts w:ascii="Cambria" w:eastAsia="Cambria" w:hAnsi="Cambria" w:cs="Cambria"/>
          <w:b/>
          <w:color w:val="000000"/>
          <w:sz w:val="24"/>
          <w:szCs w:val="24"/>
        </w:rPr>
      </w:pPr>
      <w:r>
        <w:rPr>
          <w:rFonts w:ascii="Cambria" w:eastAsia="Cambria" w:hAnsi="Cambria" w:cs="Cambria"/>
          <w:b/>
          <w:color w:val="000000"/>
          <w:sz w:val="24"/>
          <w:szCs w:val="24"/>
        </w:rPr>
        <w:t>JOWAR (SORGHUM MILLET)</w:t>
      </w:r>
    </w:p>
    <w:p w14:paraId="5A67ECA5"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Jowar </w:t>
      </w:r>
      <w:proofErr w:type="spellStart"/>
      <w:r>
        <w:rPr>
          <w:rFonts w:ascii="Cambria" w:eastAsia="Cambria" w:hAnsi="Cambria" w:cs="Cambria"/>
          <w:sz w:val="24"/>
          <w:szCs w:val="24"/>
        </w:rPr>
        <w:t>muthiya</w:t>
      </w:r>
      <w:proofErr w:type="spellEnd"/>
      <w:r>
        <w:rPr>
          <w:rFonts w:ascii="Cambria" w:eastAsia="Cambria" w:hAnsi="Cambria" w:cs="Cambria"/>
          <w:sz w:val="24"/>
          <w:szCs w:val="24"/>
        </w:rPr>
        <w:t xml:space="preserve"> (recipe- </w:t>
      </w:r>
      <w:hyperlink r:id="rId1303">
        <w:r>
          <w:rPr>
            <w:rFonts w:ascii="Cambria" w:eastAsia="Cambria" w:hAnsi="Cambria" w:cs="Cambria"/>
            <w:color w:val="0563C1"/>
            <w:sz w:val="24"/>
            <w:szCs w:val="24"/>
            <w:u w:val="single"/>
          </w:rPr>
          <w:t>https://www.youtube.com/watch?v=uemhF0QHaXY</w:t>
        </w:r>
      </w:hyperlink>
      <w:r>
        <w:rPr>
          <w:rFonts w:ascii="Cambria" w:eastAsia="Cambria" w:hAnsi="Cambria" w:cs="Cambria"/>
          <w:sz w:val="24"/>
          <w:szCs w:val="24"/>
        </w:rPr>
        <w:t xml:space="preserve"> )</w:t>
      </w:r>
    </w:p>
    <w:p w14:paraId="5FEE5A7E"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Jowar moringa paratha (recipe- </w:t>
      </w:r>
      <w:hyperlink r:id="rId1304">
        <w:r>
          <w:rPr>
            <w:rFonts w:ascii="Cambria" w:eastAsia="Cambria" w:hAnsi="Cambria" w:cs="Cambria"/>
            <w:color w:val="0563C1"/>
            <w:sz w:val="24"/>
            <w:szCs w:val="24"/>
            <w:u w:val="single"/>
          </w:rPr>
          <w:t>https://www.youtube.com/watch?v=sDva9acCnHE</w:t>
        </w:r>
      </w:hyperlink>
      <w:r>
        <w:rPr>
          <w:rFonts w:ascii="Cambria" w:eastAsia="Cambria" w:hAnsi="Cambria" w:cs="Cambria"/>
          <w:sz w:val="24"/>
          <w:szCs w:val="24"/>
        </w:rPr>
        <w:t xml:space="preserve"> )</w:t>
      </w:r>
    </w:p>
    <w:p w14:paraId="56128AD5"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Jowar dosa (recipe- </w:t>
      </w:r>
      <w:hyperlink r:id="rId1305">
        <w:r>
          <w:rPr>
            <w:rFonts w:ascii="Cambria" w:eastAsia="Cambria" w:hAnsi="Cambria" w:cs="Cambria"/>
            <w:color w:val="0563C1"/>
            <w:sz w:val="24"/>
            <w:szCs w:val="24"/>
            <w:u w:val="single"/>
          </w:rPr>
          <w:t>https://www.youtube.com/watch?v=u8YNJe7iQd4</w:t>
        </w:r>
      </w:hyperlink>
      <w:r>
        <w:rPr>
          <w:rFonts w:ascii="Cambria" w:eastAsia="Cambria" w:hAnsi="Cambria" w:cs="Cambria"/>
          <w:sz w:val="24"/>
          <w:szCs w:val="24"/>
        </w:rPr>
        <w:t xml:space="preserve"> ) </w:t>
      </w:r>
    </w:p>
    <w:p w14:paraId="2064FF46"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Jowar upma (recipe- </w:t>
      </w:r>
      <w:hyperlink r:id="rId1306">
        <w:r>
          <w:rPr>
            <w:rFonts w:ascii="Cambria" w:eastAsia="Cambria" w:hAnsi="Cambria" w:cs="Cambria"/>
            <w:color w:val="0563C1"/>
            <w:sz w:val="24"/>
            <w:szCs w:val="24"/>
            <w:u w:val="single"/>
          </w:rPr>
          <w:t>https://www.youtube.com/watch?v=DwQBfkMQolo</w:t>
        </w:r>
      </w:hyperlink>
      <w:r>
        <w:rPr>
          <w:rFonts w:ascii="Cambria" w:eastAsia="Cambria" w:hAnsi="Cambria" w:cs="Cambria"/>
          <w:sz w:val="24"/>
          <w:szCs w:val="24"/>
        </w:rPr>
        <w:t xml:space="preserve"> )</w:t>
      </w:r>
    </w:p>
    <w:p w14:paraId="5DA1D780"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Jowar noodles (recipe-  </w:t>
      </w:r>
      <w:hyperlink r:id="rId1307">
        <w:r>
          <w:rPr>
            <w:rFonts w:ascii="Cambria" w:eastAsia="Cambria" w:hAnsi="Cambria" w:cs="Cambria"/>
            <w:color w:val="0563C1"/>
            <w:sz w:val="24"/>
            <w:szCs w:val="24"/>
            <w:u w:val="single"/>
          </w:rPr>
          <w:t>https://www.youtube.com/watch?v=wUQr2y4HEsg</w:t>
        </w:r>
      </w:hyperlink>
      <w:r>
        <w:rPr>
          <w:rFonts w:ascii="Cambria" w:eastAsia="Cambria" w:hAnsi="Cambria" w:cs="Cambria"/>
          <w:sz w:val="24"/>
          <w:szCs w:val="24"/>
        </w:rPr>
        <w:t xml:space="preserve"> ) </w:t>
      </w:r>
    </w:p>
    <w:p w14:paraId="24D536BF"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Jowar appam (recipe- </w:t>
      </w:r>
      <w:hyperlink r:id="rId1308">
        <w:r>
          <w:rPr>
            <w:rFonts w:ascii="Cambria" w:eastAsia="Cambria" w:hAnsi="Cambria" w:cs="Cambria"/>
            <w:color w:val="0563C1"/>
            <w:sz w:val="24"/>
            <w:szCs w:val="24"/>
            <w:u w:val="single"/>
          </w:rPr>
          <w:t>https://www.youtube.com/watch?v=iLsKKoMiazo</w:t>
        </w:r>
      </w:hyperlink>
      <w:r>
        <w:rPr>
          <w:rFonts w:ascii="Cambria" w:eastAsia="Cambria" w:hAnsi="Cambria" w:cs="Cambria"/>
          <w:sz w:val="24"/>
          <w:szCs w:val="24"/>
        </w:rPr>
        <w:t xml:space="preserve"> )</w:t>
      </w:r>
    </w:p>
    <w:p w14:paraId="22A210C9"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Jowar masala roti (recipe- </w:t>
      </w:r>
      <w:hyperlink r:id="rId1309">
        <w:r>
          <w:rPr>
            <w:rFonts w:ascii="Cambria" w:eastAsia="Cambria" w:hAnsi="Cambria" w:cs="Cambria"/>
            <w:color w:val="0563C1"/>
            <w:sz w:val="24"/>
            <w:szCs w:val="24"/>
            <w:u w:val="single"/>
          </w:rPr>
          <w:t>https://www.youtube.com/watch?v=qVMO4IqFL9w</w:t>
        </w:r>
      </w:hyperlink>
      <w:r>
        <w:rPr>
          <w:rFonts w:ascii="Cambria" w:eastAsia="Cambria" w:hAnsi="Cambria" w:cs="Cambria"/>
          <w:sz w:val="24"/>
          <w:szCs w:val="24"/>
        </w:rPr>
        <w:t xml:space="preserve"> )</w:t>
      </w:r>
    </w:p>
    <w:p w14:paraId="3E6AA8DD"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lastRenderedPageBreak/>
        <w:t xml:space="preserve">Jowar pancakes (recipe- </w:t>
      </w:r>
      <w:hyperlink r:id="rId1310">
        <w:r>
          <w:rPr>
            <w:rFonts w:ascii="Cambria" w:eastAsia="Cambria" w:hAnsi="Cambria" w:cs="Cambria"/>
            <w:color w:val="0563C1"/>
            <w:sz w:val="24"/>
            <w:szCs w:val="24"/>
            <w:u w:val="single"/>
          </w:rPr>
          <w:t>https://www.youtube.com/watch?v=NlOqkZPHCMU</w:t>
        </w:r>
      </w:hyperlink>
      <w:r>
        <w:rPr>
          <w:rFonts w:ascii="Cambria" w:eastAsia="Cambria" w:hAnsi="Cambria" w:cs="Cambria"/>
          <w:sz w:val="24"/>
          <w:szCs w:val="24"/>
        </w:rPr>
        <w:t xml:space="preserve"> ) </w:t>
      </w:r>
    </w:p>
    <w:p w14:paraId="1CDD08D1"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Jowar </w:t>
      </w:r>
      <w:proofErr w:type="spellStart"/>
      <w:r>
        <w:rPr>
          <w:rFonts w:ascii="Cambria" w:eastAsia="Cambria" w:hAnsi="Cambria" w:cs="Cambria"/>
          <w:sz w:val="24"/>
          <w:szCs w:val="24"/>
        </w:rPr>
        <w:t>muli</w:t>
      </w:r>
      <w:proofErr w:type="spellEnd"/>
      <w:r>
        <w:rPr>
          <w:rFonts w:ascii="Cambria" w:eastAsia="Cambria" w:hAnsi="Cambria" w:cs="Cambria"/>
          <w:sz w:val="24"/>
          <w:szCs w:val="24"/>
        </w:rPr>
        <w:t xml:space="preserve"> paratha (recipe- </w:t>
      </w:r>
      <w:hyperlink r:id="rId1311">
        <w:r>
          <w:rPr>
            <w:rFonts w:ascii="Cambria" w:eastAsia="Cambria" w:hAnsi="Cambria" w:cs="Cambria"/>
            <w:color w:val="0563C1"/>
            <w:sz w:val="24"/>
            <w:szCs w:val="24"/>
            <w:u w:val="single"/>
          </w:rPr>
          <w:t>https://www.youtube.com/watch?v=-V56Mw3rmpA</w:t>
        </w:r>
      </w:hyperlink>
      <w:r>
        <w:rPr>
          <w:rFonts w:ascii="Cambria" w:eastAsia="Cambria" w:hAnsi="Cambria" w:cs="Cambria"/>
          <w:sz w:val="24"/>
          <w:szCs w:val="24"/>
        </w:rPr>
        <w:t xml:space="preserve"> )</w:t>
      </w:r>
    </w:p>
    <w:p w14:paraId="66A80E4B"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Jowar </w:t>
      </w:r>
      <w:proofErr w:type="spellStart"/>
      <w:r>
        <w:rPr>
          <w:rFonts w:ascii="Cambria" w:eastAsia="Cambria" w:hAnsi="Cambria" w:cs="Cambria"/>
          <w:sz w:val="24"/>
          <w:szCs w:val="24"/>
        </w:rPr>
        <w:t>savory</w:t>
      </w:r>
      <w:proofErr w:type="spellEnd"/>
      <w:r>
        <w:rPr>
          <w:rFonts w:ascii="Cambria" w:eastAsia="Cambria" w:hAnsi="Cambria" w:cs="Cambria"/>
          <w:sz w:val="24"/>
          <w:szCs w:val="24"/>
        </w:rPr>
        <w:t xml:space="preserve"> porridge (recipe- </w:t>
      </w:r>
      <w:hyperlink r:id="rId1312">
        <w:r>
          <w:rPr>
            <w:rFonts w:ascii="Cambria" w:eastAsia="Cambria" w:hAnsi="Cambria" w:cs="Cambria"/>
            <w:color w:val="0563C1"/>
            <w:sz w:val="24"/>
            <w:szCs w:val="24"/>
            <w:u w:val="single"/>
          </w:rPr>
          <w:t>https://www.youtube.com/watch?v=-hHn4QmJIKI</w:t>
        </w:r>
      </w:hyperlink>
      <w:r>
        <w:rPr>
          <w:rFonts w:ascii="Cambria" w:eastAsia="Cambria" w:hAnsi="Cambria" w:cs="Cambria"/>
          <w:sz w:val="24"/>
          <w:szCs w:val="24"/>
        </w:rPr>
        <w:t xml:space="preserve"> )</w:t>
      </w:r>
    </w:p>
    <w:p w14:paraId="58394151"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Jowar coconut milk porridge (recipe- </w:t>
      </w:r>
      <w:hyperlink r:id="rId1313">
        <w:r>
          <w:rPr>
            <w:rFonts w:ascii="Cambria" w:eastAsia="Cambria" w:hAnsi="Cambria" w:cs="Cambria"/>
            <w:color w:val="0563C1"/>
            <w:sz w:val="24"/>
            <w:szCs w:val="24"/>
            <w:u w:val="single"/>
          </w:rPr>
          <w:t>https://www.youtube.com/watch?v=YpFpc1hCtSo</w:t>
        </w:r>
      </w:hyperlink>
      <w:r>
        <w:rPr>
          <w:rFonts w:ascii="Cambria" w:eastAsia="Cambria" w:hAnsi="Cambria" w:cs="Cambria"/>
          <w:sz w:val="24"/>
          <w:szCs w:val="24"/>
        </w:rPr>
        <w:t xml:space="preserve"> )</w:t>
      </w:r>
    </w:p>
    <w:p w14:paraId="278B93BF"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Jowar dhokla (recipe- </w:t>
      </w:r>
      <w:hyperlink r:id="rId1314">
        <w:r>
          <w:rPr>
            <w:rFonts w:ascii="Cambria" w:eastAsia="Cambria" w:hAnsi="Cambria" w:cs="Cambria"/>
            <w:color w:val="0563C1"/>
            <w:sz w:val="24"/>
            <w:szCs w:val="24"/>
            <w:u w:val="single"/>
          </w:rPr>
          <w:t>https://www.youtube.com/watch?v=AK5zpl3Z_xA</w:t>
        </w:r>
      </w:hyperlink>
      <w:r>
        <w:rPr>
          <w:rFonts w:ascii="Cambria" w:eastAsia="Cambria" w:hAnsi="Cambria" w:cs="Cambria"/>
          <w:sz w:val="24"/>
          <w:szCs w:val="24"/>
        </w:rPr>
        <w:t xml:space="preserve"> )</w:t>
      </w:r>
    </w:p>
    <w:p w14:paraId="30AFDFA1"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Jowar moong dal khichadi (recipe- </w:t>
      </w:r>
      <w:hyperlink r:id="rId1315">
        <w:r>
          <w:rPr>
            <w:rFonts w:ascii="Cambria" w:eastAsia="Cambria" w:hAnsi="Cambria" w:cs="Cambria"/>
            <w:color w:val="0563C1"/>
            <w:sz w:val="24"/>
            <w:szCs w:val="24"/>
            <w:u w:val="single"/>
          </w:rPr>
          <w:t>https://www.youtube.com/watch?v=AtWe8sgqelU</w:t>
        </w:r>
      </w:hyperlink>
      <w:r>
        <w:rPr>
          <w:rFonts w:ascii="Cambria" w:eastAsia="Cambria" w:hAnsi="Cambria" w:cs="Cambria"/>
          <w:sz w:val="24"/>
          <w:szCs w:val="24"/>
        </w:rPr>
        <w:t xml:space="preserve"> ) </w:t>
      </w:r>
    </w:p>
    <w:p w14:paraId="6622E3C6"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Jowar </w:t>
      </w:r>
      <w:proofErr w:type="spellStart"/>
      <w:r>
        <w:rPr>
          <w:rFonts w:ascii="Cambria" w:eastAsia="Cambria" w:hAnsi="Cambria" w:cs="Cambria"/>
          <w:sz w:val="24"/>
          <w:szCs w:val="24"/>
        </w:rPr>
        <w:t>tikki</w:t>
      </w:r>
      <w:proofErr w:type="spellEnd"/>
      <w:r>
        <w:rPr>
          <w:rFonts w:ascii="Cambria" w:eastAsia="Cambria" w:hAnsi="Cambria" w:cs="Cambria"/>
          <w:sz w:val="24"/>
          <w:szCs w:val="24"/>
        </w:rPr>
        <w:t xml:space="preserve"> (recipe- </w:t>
      </w:r>
      <w:hyperlink r:id="rId1316">
        <w:r>
          <w:rPr>
            <w:rFonts w:ascii="Cambria" w:eastAsia="Cambria" w:hAnsi="Cambria" w:cs="Cambria"/>
            <w:color w:val="0563C1"/>
            <w:sz w:val="24"/>
            <w:szCs w:val="24"/>
            <w:u w:val="single"/>
          </w:rPr>
          <w:t>https://www.youtube.com/watch?v=9R8uQfdw1y0</w:t>
        </w:r>
      </w:hyperlink>
      <w:r>
        <w:rPr>
          <w:rFonts w:ascii="Cambria" w:eastAsia="Cambria" w:hAnsi="Cambria" w:cs="Cambria"/>
          <w:sz w:val="24"/>
          <w:szCs w:val="24"/>
        </w:rPr>
        <w:t xml:space="preserve"> )</w:t>
      </w:r>
    </w:p>
    <w:p w14:paraId="63891D49"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Jowar </w:t>
      </w:r>
      <w:proofErr w:type="spellStart"/>
      <w:r>
        <w:rPr>
          <w:rFonts w:ascii="Cambria" w:eastAsia="Cambria" w:hAnsi="Cambria" w:cs="Cambria"/>
          <w:sz w:val="24"/>
          <w:szCs w:val="24"/>
        </w:rPr>
        <w:t>methi</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thalipeeth</w:t>
      </w:r>
      <w:proofErr w:type="spellEnd"/>
      <w:r>
        <w:rPr>
          <w:rFonts w:ascii="Cambria" w:eastAsia="Cambria" w:hAnsi="Cambria" w:cs="Cambria"/>
          <w:sz w:val="24"/>
          <w:szCs w:val="24"/>
        </w:rPr>
        <w:t xml:space="preserve"> (recipe- </w:t>
      </w:r>
      <w:hyperlink r:id="rId1317">
        <w:r>
          <w:rPr>
            <w:rFonts w:ascii="Cambria" w:eastAsia="Cambria" w:hAnsi="Cambria" w:cs="Cambria"/>
            <w:color w:val="0563C1"/>
            <w:sz w:val="24"/>
            <w:szCs w:val="24"/>
            <w:u w:val="single"/>
          </w:rPr>
          <w:t>https://www.youtube.com/watch?v=gMX_bwmq2Jg</w:t>
        </w:r>
      </w:hyperlink>
      <w:r>
        <w:rPr>
          <w:rFonts w:ascii="Cambria" w:eastAsia="Cambria" w:hAnsi="Cambria" w:cs="Cambria"/>
          <w:sz w:val="24"/>
          <w:szCs w:val="24"/>
        </w:rPr>
        <w:t xml:space="preserve"> )</w:t>
      </w:r>
    </w:p>
    <w:p w14:paraId="1E356B1D" w14:textId="77777777" w:rsidR="00A971B5" w:rsidRDefault="00A971B5">
      <w:pPr>
        <w:pBdr>
          <w:bottom w:val="single" w:sz="4" w:space="1" w:color="000000"/>
        </w:pBdr>
        <w:ind w:left="-426"/>
        <w:rPr>
          <w:rFonts w:ascii="Cambria" w:eastAsia="Cambria" w:hAnsi="Cambria" w:cs="Cambria"/>
          <w:sz w:val="24"/>
          <w:szCs w:val="24"/>
        </w:rPr>
      </w:pPr>
    </w:p>
    <w:p w14:paraId="025AF91A" w14:textId="77777777" w:rsidR="00A971B5" w:rsidRDefault="00F75C53">
      <w:pPr>
        <w:numPr>
          <w:ilvl w:val="0"/>
          <w:numId w:val="41"/>
        </w:numPr>
        <w:pBdr>
          <w:top w:val="nil"/>
          <w:left w:val="nil"/>
          <w:bottom w:val="nil"/>
          <w:right w:val="nil"/>
          <w:between w:val="nil"/>
        </w:pBdr>
        <w:ind w:left="-426" w:hanging="359"/>
        <w:rPr>
          <w:rFonts w:ascii="Cambria" w:eastAsia="Cambria" w:hAnsi="Cambria" w:cs="Cambria"/>
          <w:b/>
          <w:color w:val="000000"/>
          <w:sz w:val="24"/>
          <w:szCs w:val="24"/>
        </w:rPr>
      </w:pPr>
      <w:r>
        <w:rPr>
          <w:rFonts w:ascii="Cambria" w:eastAsia="Cambria" w:hAnsi="Cambria" w:cs="Cambria"/>
          <w:b/>
          <w:color w:val="000000"/>
          <w:sz w:val="24"/>
          <w:szCs w:val="24"/>
        </w:rPr>
        <w:t>BAJRA (PEARL MILLET)</w:t>
      </w:r>
    </w:p>
    <w:p w14:paraId="77130B72"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bajra </w:t>
      </w:r>
      <w:proofErr w:type="spellStart"/>
      <w:r>
        <w:rPr>
          <w:rFonts w:ascii="Cambria" w:eastAsia="Cambria" w:hAnsi="Cambria" w:cs="Cambria"/>
          <w:sz w:val="24"/>
          <w:szCs w:val="24"/>
        </w:rPr>
        <w:t>uttapam</w:t>
      </w:r>
      <w:proofErr w:type="spellEnd"/>
      <w:r>
        <w:rPr>
          <w:rFonts w:ascii="Cambria" w:eastAsia="Cambria" w:hAnsi="Cambria" w:cs="Cambria"/>
          <w:sz w:val="24"/>
          <w:szCs w:val="24"/>
        </w:rPr>
        <w:t xml:space="preserve"> (recipe- </w:t>
      </w:r>
      <w:hyperlink r:id="rId1318">
        <w:r>
          <w:rPr>
            <w:rFonts w:ascii="Cambria" w:eastAsia="Cambria" w:hAnsi="Cambria" w:cs="Cambria"/>
            <w:color w:val="0563C1"/>
            <w:sz w:val="24"/>
            <w:szCs w:val="24"/>
            <w:u w:val="single"/>
          </w:rPr>
          <w:t>https://www.youtube.com/watch?v=bi3I2kUwmOk</w:t>
        </w:r>
      </w:hyperlink>
      <w:r>
        <w:rPr>
          <w:rFonts w:ascii="Cambria" w:eastAsia="Cambria" w:hAnsi="Cambria" w:cs="Cambria"/>
          <w:sz w:val="24"/>
          <w:szCs w:val="24"/>
        </w:rPr>
        <w:t xml:space="preserve"> )</w:t>
      </w:r>
    </w:p>
    <w:p w14:paraId="30AB0CAD"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Bajra </w:t>
      </w:r>
      <w:proofErr w:type="spellStart"/>
      <w:r>
        <w:rPr>
          <w:rFonts w:ascii="Cambria" w:eastAsia="Cambria" w:hAnsi="Cambria" w:cs="Cambria"/>
          <w:sz w:val="24"/>
          <w:szCs w:val="24"/>
        </w:rPr>
        <w:t>muthiya</w:t>
      </w:r>
      <w:proofErr w:type="spellEnd"/>
      <w:r>
        <w:rPr>
          <w:rFonts w:ascii="Cambria" w:eastAsia="Cambria" w:hAnsi="Cambria" w:cs="Cambria"/>
          <w:sz w:val="24"/>
          <w:szCs w:val="24"/>
        </w:rPr>
        <w:t xml:space="preserve"> (recipe- </w:t>
      </w:r>
      <w:hyperlink r:id="rId1319">
        <w:r>
          <w:rPr>
            <w:rFonts w:ascii="Cambria" w:eastAsia="Cambria" w:hAnsi="Cambria" w:cs="Cambria"/>
            <w:color w:val="0563C1"/>
            <w:sz w:val="24"/>
            <w:szCs w:val="24"/>
            <w:u w:val="single"/>
          </w:rPr>
          <w:t>https://www.youtube.com/watch?v=norx6zbG5XY</w:t>
        </w:r>
      </w:hyperlink>
      <w:r>
        <w:rPr>
          <w:rFonts w:ascii="Cambria" w:eastAsia="Cambria" w:hAnsi="Cambria" w:cs="Cambria"/>
          <w:sz w:val="24"/>
          <w:szCs w:val="24"/>
        </w:rPr>
        <w:t xml:space="preserve"> )</w:t>
      </w:r>
    </w:p>
    <w:p w14:paraId="2D1227C9"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Bajra </w:t>
      </w:r>
      <w:proofErr w:type="spellStart"/>
      <w:r>
        <w:rPr>
          <w:rFonts w:ascii="Cambria" w:eastAsia="Cambria" w:hAnsi="Cambria" w:cs="Cambria"/>
          <w:sz w:val="24"/>
          <w:szCs w:val="24"/>
        </w:rPr>
        <w:t>methi</w:t>
      </w:r>
      <w:proofErr w:type="spellEnd"/>
      <w:r>
        <w:rPr>
          <w:rFonts w:ascii="Cambria" w:eastAsia="Cambria" w:hAnsi="Cambria" w:cs="Cambria"/>
          <w:sz w:val="24"/>
          <w:szCs w:val="24"/>
        </w:rPr>
        <w:t xml:space="preserve"> paratha (recipe- </w:t>
      </w:r>
      <w:hyperlink r:id="rId1320">
        <w:r>
          <w:rPr>
            <w:rFonts w:ascii="Cambria" w:eastAsia="Cambria" w:hAnsi="Cambria" w:cs="Cambria"/>
            <w:color w:val="0563C1"/>
            <w:sz w:val="24"/>
            <w:szCs w:val="24"/>
            <w:u w:val="single"/>
          </w:rPr>
          <w:t>https://www.youtube.com/watch?v=PtdxhP2ja0In</w:t>
        </w:r>
      </w:hyperlink>
      <w:r>
        <w:rPr>
          <w:rFonts w:ascii="Cambria" w:eastAsia="Cambria" w:hAnsi="Cambria" w:cs="Cambria"/>
          <w:sz w:val="24"/>
          <w:szCs w:val="24"/>
        </w:rPr>
        <w:t xml:space="preserve"> )</w:t>
      </w:r>
    </w:p>
    <w:p w14:paraId="2C8D02D1"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Bajra smoothie (recipe- </w:t>
      </w:r>
      <w:hyperlink r:id="rId1321">
        <w:r>
          <w:rPr>
            <w:rFonts w:ascii="Cambria" w:eastAsia="Cambria" w:hAnsi="Cambria" w:cs="Cambria"/>
            <w:color w:val="0563C1"/>
            <w:sz w:val="24"/>
            <w:szCs w:val="24"/>
            <w:u w:val="single"/>
          </w:rPr>
          <w:t>https://www.youtube.com/watch?v=mcUT1yr1tJg</w:t>
        </w:r>
      </w:hyperlink>
      <w:r>
        <w:rPr>
          <w:rFonts w:ascii="Cambria" w:eastAsia="Cambria" w:hAnsi="Cambria" w:cs="Cambria"/>
          <w:sz w:val="24"/>
          <w:szCs w:val="24"/>
        </w:rPr>
        <w:t xml:space="preserve"> )</w:t>
      </w:r>
    </w:p>
    <w:p w14:paraId="38B1D9A1"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Bajra appam (recipe- </w:t>
      </w:r>
      <w:hyperlink r:id="rId1322">
        <w:r>
          <w:rPr>
            <w:rFonts w:ascii="Cambria" w:eastAsia="Cambria" w:hAnsi="Cambria" w:cs="Cambria"/>
            <w:color w:val="0563C1"/>
            <w:sz w:val="24"/>
            <w:szCs w:val="24"/>
            <w:u w:val="single"/>
          </w:rPr>
          <w:t>https://www.youtube.com/watch?v=xg1Mnx-P0x0</w:t>
        </w:r>
      </w:hyperlink>
      <w:r>
        <w:rPr>
          <w:rFonts w:ascii="Cambria" w:eastAsia="Cambria" w:hAnsi="Cambria" w:cs="Cambria"/>
          <w:sz w:val="24"/>
          <w:szCs w:val="24"/>
        </w:rPr>
        <w:t xml:space="preserve"> )</w:t>
      </w:r>
    </w:p>
    <w:p w14:paraId="19F6B6D4"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Bajra vegetable </w:t>
      </w:r>
      <w:proofErr w:type="spellStart"/>
      <w:r>
        <w:rPr>
          <w:rFonts w:ascii="Cambria" w:eastAsia="Cambria" w:hAnsi="Cambria" w:cs="Cambria"/>
          <w:sz w:val="24"/>
          <w:szCs w:val="24"/>
        </w:rPr>
        <w:t>khiachdi</w:t>
      </w:r>
      <w:proofErr w:type="spellEnd"/>
      <w:r>
        <w:rPr>
          <w:rFonts w:ascii="Cambria" w:eastAsia="Cambria" w:hAnsi="Cambria" w:cs="Cambria"/>
          <w:sz w:val="24"/>
          <w:szCs w:val="24"/>
        </w:rPr>
        <w:t xml:space="preserve"> (recipe- </w:t>
      </w:r>
      <w:hyperlink r:id="rId1323">
        <w:r>
          <w:rPr>
            <w:rFonts w:ascii="Cambria" w:eastAsia="Cambria" w:hAnsi="Cambria" w:cs="Cambria"/>
            <w:color w:val="0563C1"/>
            <w:sz w:val="24"/>
            <w:szCs w:val="24"/>
            <w:u w:val="single"/>
          </w:rPr>
          <w:t>https://www.youtube.com/watch?v=C0vjl9qCixc</w:t>
        </w:r>
      </w:hyperlink>
      <w:r>
        <w:rPr>
          <w:rFonts w:ascii="Cambria" w:eastAsia="Cambria" w:hAnsi="Cambria" w:cs="Cambria"/>
          <w:sz w:val="24"/>
          <w:szCs w:val="24"/>
        </w:rPr>
        <w:t xml:space="preserve"> )</w:t>
      </w:r>
    </w:p>
    <w:p w14:paraId="28D0A57B"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Bajra dosa (recipe- </w:t>
      </w:r>
      <w:hyperlink r:id="rId1324">
        <w:r>
          <w:rPr>
            <w:rFonts w:ascii="Cambria" w:eastAsia="Cambria" w:hAnsi="Cambria" w:cs="Cambria"/>
            <w:color w:val="0563C1"/>
            <w:sz w:val="24"/>
            <w:szCs w:val="24"/>
            <w:u w:val="single"/>
          </w:rPr>
          <w:t>https://www.youtube.com/watch?v=AiTPhtOx1EM</w:t>
        </w:r>
      </w:hyperlink>
      <w:r>
        <w:rPr>
          <w:rFonts w:ascii="Cambria" w:eastAsia="Cambria" w:hAnsi="Cambria" w:cs="Cambria"/>
          <w:sz w:val="24"/>
          <w:szCs w:val="24"/>
        </w:rPr>
        <w:t xml:space="preserve"> )</w:t>
      </w:r>
    </w:p>
    <w:p w14:paraId="67691794"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Bajra vegetable soup (recipe- </w:t>
      </w:r>
      <w:hyperlink r:id="rId1325">
        <w:r>
          <w:rPr>
            <w:rFonts w:ascii="Cambria" w:eastAsia="Cambria" w:hAnsi="Cambria" w:cs="Cambria"/>
            <w:color w:val="0563C1"/>
            <w:sz w:val="24"/>
            <w:szCs w:val="24"/>
            <w:u w:val="single"/>
          </w:rPr>
          <w:t>https://www.youtube.com/watch?v=TToShDv7PjQ</w:t>
        </w:r>
      </w:hyperlink>
      <w:r>
        <w:rPr>
          <w:rFonts w:ascii="Cambria" w:eastAsia="Cambria" w:hAnsi="Cambria" w:cs="Cambria"/>
          <w:sz w:val="24"/>
          <w:szCs w:val="24"/>
        </w:rPr>
        <w:t xml:space="preserve"> )</w:t>
      </w:r>
    </w:p>
    <w:p w14:paraId="45BA75F0" w14:textId="77777777" w:rsidR="00A971B5" w:rsidRDefault="00A971B5">
      <w:pPr>
        <w:pBdr>
          <w:bottom w:val="single" w:sz="4" w:space="1" w:color="000000"/>
        </w:pBdr>
        <w:ind w:left="-426"/>
        <w:rPr>
          <w:rFonts w:ascii="Cambria" w:eastAsia="Cambria" w:hAnsi="Cambria" w:cs="Cambria"/>
          <w:sz w:val="24"/>
          <w:szCs w:val="24"/>
        </w:rPr>
      </w:pPr>
    </w:p>
    <w:p w14:paraId="1D4B449E" w14:textId="77777777" w:rsidR="00A971B5" w:rsidRDefault="00A971B5">
      <w:pPr>
        <w:ind w:left="-426"/>
        <w:rPr>
          <w:rFonts w:ascii="Cambria" w:eastAsia="Cambria" w:hAnsi="Cambria" w:cs="Cambria"/>
          <w:sz w:val="24"/>
          <w:szCs w:val="24"/>
        </w:rPr>
      </w:pPr>
    </w:p>
    <w:p w14:paraId="6B941F5D" w14:textId="77777777" w:rsidR="00A971B5" w:rsidRDefault="00F75C53">
      <w:pPr>
        <w:numPr>
          <w:ilvl w:val="0"/>
          <w:numId w:val="41"/>
        </w:numPr>
        <w:pBdr>
          <w:top w:val="nil"/>
          <w:left w:val="nil"/>
          <w:bottom w:val="nil"/>
          <w:right w:val="nil"/>
          <w:between w:val="nil"/>
        </w:pBdr>
        <w:ind w:left="-426" w:hanging="359"/>
        <w:rPr>
          <w:rFonts w:ascii="Cambria" w:eastAsia="Cambria" w:hAnsi="Cambria" w:cs="Cambria"/>
          <w:b/>
          <w:color w:val="000000"/>
          <w:sz w:val="24"/>
          <w:szCs w:val="24"/>
        </w:rPr>
      </w:pPr>
      <w:r>
        <w:rPr>
          <w:rFonts w:ascii="Cambria" w:eastAsia="Cambria" w:hAnsi="Cambria" w:cs="Cambria"/>
          <w:b/>
          <w:color w:val="000000"/>
          <w:sz w:val="24"/>
          <w:szCs w:val="24"/>
        </w:rPr>
        <w:t>RAJGIRA (AMARANTH MILLET)</w:t>
      </w:r>
    </w:p>
    <w:p w14:paraId="2C8414F1" w14:textId="375646E8" w:rsidR="00A971B5" w:rsidRDefault="00F75C53">
      <w:pPr>
        <w:ind w:left="-426"/>
        <w:rPr>
          <w:rFonts w:ascii="Cambria" w:eastAsia="Cambria" w:hAnsi="Cambria" w:cs="Cambria"/>
          <w:sz w:val="24"/>
          <w:szCs w:val="24"/>
        </w:rPr>
      </w:pPr>
      <w:proofErr w:type="spellStart"/>
      <w:r>
        <w:rPr>
          <w:rFonts w:ascii="Cambria" w:eastAsia="Cambria" w:hAnsi="Cambria" w:cs="Cambria"/>
          <w:sz w:val="24"/>
          <w:szCs w:val="24"/>
        </w:rPr>
        <w:t>Rajgira</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chilla</w:t>
      </w:r>
      <w:proofErr w:type="spellEnd"/>
      <w:r>
        <w:rPr>
          <w:rFonts w:ascii="Cambria" w:eastAsia="Cambria" w:hAnsi="Cambria" w:cs="Cambria"/>
          <w:sz w:val="24"/>
          <w:szCs w:val="24"/>
        </w:rPr>
        <w:t xml:space="preserve"> (recipe- </w:t>
      </w:r>
      <w:hyperlink r:id="rId1326">
        <w:r>
          <w:rPr>
            <w:rFonts w:ascii="Cambria" w:eastAsia="Cambria" w:hAnsi="Cambria" w:cs="Cambria"/>
            <w:color w:val="0563C1"/>
            <w:sz w:val="24"/>
            <w:szCs w:val="24"/>
            <w:u w:val="single"/>
          </w:rPr>
          <w:t>https://www.youtube.com/watch?v=vHjeet2BDd4</w:t>
        </w:r>
      </w:hyperlink>
      <w:r>
        <w:rPr>
          <w:rFonts w:ascii="Cambria" w:eastAsia="Cambria" w:hAnsi="Cambria" w:cs="Cambria"/>
          <w:sz w:val="24"/>
          <w:szCs w:val="24"/>
        </w:rPr>
        <w:t xml:space="preserve"> )</w:t>
      </w:r>
      <w:r w:rsidR="006D782C">
        <w:rPr>
          <w:rFonts w:ascii="Cambria" w:eastAsia="Cambria" w:hAnsi="Cambria" w:cs="Cambria"/>
          <w:sz w:val="24"/>
          <w:szCs w:val="24"/>
        </w:rPr>
        <w:t xml:space="preserve">/ </w:t>
      </w:r>
      <w:hyperlink r:id="rId1327" w:history="1">
        <w:r w:rsidR="006D782C" w:rsidRPr="007A4468">
          <w:rPr>
            <w:rStyle w:val="Hyperlink"/>
            <w:rFonts w:ascii="Cambria" w:eastAsia="Cambria" w:hAnsi="Cambria" w:cs="Cambria"/>
            <w:sz w:val="24"/>
            <w:szCs w:val="24"/>
          </w:rPr>
          <w:t>https://youtube.com/shorts/SyV4O77pvMo?si=yrAkOtbB-IbA-AfT</w:t>
        </w:r>
      </w:hyperlink>
      <w:r w:rsidR="006D782C">
        <w:rPr>
          <w:rFonts w:ascii="Cambria" w:eastAsia="Cambria" w:hAnsi="Cambria" w:cs="Cambria"/>
          <w:sz w:val="24"/>
          <w:szCs w:val="24"/>
        </w:rPr>
        <w:t xml:space="preserve"> </w:t>
      </w:r>
    </w:p>
    <w:p w14:paraId="62243997" w14:textId="77777777" w:rsidR="00A971B5" w:rsidRDefault="00F75C53">
      <w:pPr>
        <w:ind w:left="-426"/>
        <w:rPr>
          <w:rFonts w:ascii="Cambria" w:eastAsia="Cambria" w:hAnsi="Cambria" w:cs="Cambria"/>
          <w:sz w:val="24"/>
          <w:szCs w:val="24"/>
        </w:rPr>
      </w:pPr>
      <w:proofErr w:type="spellStart"/>
      <w:r>
        <w:rPr>
          <w:rFonts w:ascii="Cambria" w:eastAsia="Cambria" w:hAnsi="Cambria" w:cs="Cambria"/>
          <w:sz w:val="24"/>
          <w:szCs w:val="24"/>
        </w:rPr>
        <w:t>Rajgira</w:t>
      </w:r>
      <w:proofErr w:type="spellEnd"/>
      <w:r>
        <w:rPr>
          <w:rFonts w:ascii="Cambria" w:eastAsia="Cambria" w:hAnsi="Cambria" w:cs="Cambria"/>
          <w:sz w:val="24"/>
          <w:szCs w:val="24"/>
        </w:rPr>
        <w:t xml:space="preserve"> upma (recipe- </w:t>
      </w:r>
      <w:hyperlink r:id="rId1328">
        <w:r>
          <w:rPr>
            <w:rFonts w:ascii="Cambria" w:eastAsia="Cambria" w:hAnsi="Cambria" w:cs="Cambria"/>
            <w:color w:val="0563C1"/>
            <w:sz w:val="24"/>
            <w:szCs w:val="24"/>
            <w:u w:val="single"/>
          </w:rPr>
          <w:t>https://www.youtube.com/watch?v=qc79fR0A0KU</w:t>
        </w:r>
      </w:hyperlink>
      <w:r>
        <w:rPr>
          <w:rFonts w:ascii="Cambria" w:eastAsia="Cambria" w:hAnsi="Cambria" w:cs="Cambria"/>
          <w:sz w:val="24"/>
          <w:szCs w:val="24"/>
        </w:rPr>
        <w:t xml:space="preserve"> )</w:t>
      </w:r>
    </w:p>
    <w:p w14:paraId="22C2401B" w14:textId="77777777" w:rsidR="00A971B5" w:rsidRDefault="00F75C53">
      <w:pPr>
        <w:ind w:left="-426"/>
        <w:rPr>
          <w:rFonts w:ascii="Cambria" w:eastAsia="Cambria" w:hAnsi="Cambria" w:cs="Cambria"/>
          <w:sz w:val="24"/>
          <w:szCs w:val="24"/>
        </w:rPr>
      </w:pPr>
      <w:proofErr w:type="spellStart"/>
      <w:r>
        <w:rPr>
          <w:rFonts w:ascii="Cambria" w:eastAsia="Cambria" w:hAnsi="Cambria" w:cs="Cambria"/>
          <w:sz w:val="24"/>
          <w:szCs w:val="24"/>
        </w:rPr>
        <w:t>Rajgira</w:t>
      </w:r>
      <w:proofErr w:type="spellEnd"/>
      <w:r>
        <w:rPr>
          <w:rFonts w:ascii="Cambria" w:eastAsia="Cambria" w:hAnsi="Cambria" w:cs="Cambria"/>
          <w:sz w:val="24"/>
          <w:szCs w:val="24"/>
        </w:rPr>
        <w:t xml:space="preserve"> smoothie (recipe- </w:t>
      </w:r>
      <w:hyperlink r:id="rId1329">
        <w:r>
          <w:rPr>
            <w:rFonts w:ascii="Cambria" w:eastAsia="Cambria" w:hAnsi="Cambria" w:cs="Cambria"/>
            <w:color w:val="0563C1"/>
            <w:sz w:val="24"/>
            <w:szCs w:val="24"/>
            <w:u w:val="single"/>
          </w:rPr>
          <w:t>https://www.youtube.com/watch?v=BA9hx3JL3VM</w:t>
        </w:r>
      </w:hyperlink>
      <w:r>
        <w:rPr>
          <w:rFonts w:ascii="Cambria" w:eastAsia="Cambria" w:hAnsi="Cambria" w:cs="Cambria"/>
          <w:sz w:val="24"/>
          <w:szCs w:val="24"/>
        </w:rPr>
        <w:t xml:space="preserve"> )</w:t>
      </w:r>
    </w:p>
    <w:p w14:paraId="11221504" w14:textId="77777777" w:rsidR="00A971B5" w:rsidRDefault="00F75C53">
      <w:pPr>
        <w:ind w:left="-426"/>
        <w:rPr>
          <w:rFonts w:ascii="Cambria" w:eastAsia="Cambria" w:hAnsi="Cambria" w:cs="Cambria"/>
          <w:sz w:val="24"/>
          <w:szCs w:val="24"/>
        </w:rPr>
      </w:pPr>
      <w:proofErr w:type="spellStart"/>
      <w:r>
        <w:rPr>
          <w:rFonts w:ascii="Cambria" w:eastAsia="Cambria" w:hAnsi="Cambria" w:cs="Cambria"/>
          <w:sz w:val="24"/>
          <w:szCs w:val="24"/>
        </w:rPr>
        <w:t>Rajgira</w:t>
      </w:r>
      <w:proofErr w:type="spellEnd"/>
      <w:r>
        <w:rPr>
          <w:rFonts w:ascii="Cambria" w:eastAsia="Cambria" w:hAnsi="Cambria" w:cs="Cambria"/>
          <w:sz w:val="24"/>
          <w:szCs w:val="24"/>
        </w:rPr>
        <w:t xml:space="preserve"> soup (recipe- </w:t>
      </w:r>
      <w:hyperlink r:id="rId1330">
        <w:r>
          <w:rPr>
            <w:rFonts w:ascii="Cambria" w:eastAsia="Cambria" w:hAnsi="Cambria" w:cs="Cambria"/>
            <w:color w:val="0563C1"/>
            <w:sz w:val="24"/>
            <w:szCs w:val="24"/>
            <w:u w:val="single"/>
          </w:rPr>
          <w:t>https://www.youtube.com/watch?v=cxGrrTG_KFI</w:t>
        </w:r>
      </w:hyperlink>
      <w:r>
        <w:rPr>
          <w:rFonts w:ascii="Cambria" w:eastAsia="Cambria" w:hAnsi="Cambria" w:cs="Cambria"/>
          <w:sz w:val="24"/>
          <w:szCs w:val="24"/>
        </w:rPr>
        <w:t xml:space="preserve"> )</w:t>
      </w:r>
    </w:p>
    <w:p w14:paraId="638CFFAF" w14:textId="77777777" w:rsidR="00A971B5" w:rsidRDefault="00F75C53">
      <w:pPr>
        <w:ind w:left="-426"/>
        <w:rPr>
          <w:rFonts w:ascii="Cambria" w:eastAsia="Cambria" w:hAnsi="Cambria" w:cs="Cambria"/>
          <w:sz w:val="24"/>
          <w:szCs w:val="24"/>
        </w:rPr>
      </w:pPr>
      <w:proofErr w:type="spellStart"/>
      <w:r>
        <w:rPr>
          <w:rFonts w:ascii="Cambria" w:eastAsia="Cambria" w:hAnsi="Cambria" w:cs="Cambria"/>
          <w:sz w:val="24"/>
          <w:szCs w:val="24"/>
        </w:rPr>
        <w:t>Rajgira</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idli</w:t>
      </w:r>
      <w:proofErr w:type="spellEnd"/>
      <w:r>
        <w:rPr>
          <w:rFonts w:ascii="Cambria" w:eastAsia="Cambria" w:hAnsi="Cambria" w:cs="Cambria"/>
          <w:sz w:val="24"/>
          <w:szCs w:val="24"/>
        </w:rPr>
        <w:t xml:space="preserve"> (recipe- </w:t>
      </w:r>
      <w:hyperlink r:id="rId1331">
        <w:r>
          <w:rPr>
            <w:rFonts w:ascii="Cambria" w:eastAsia="Cambria" w:hAnsi="Cambria" w:cs="Cambria"/>
            <w:color w:val="0563C1"/>
            <w:sz w:val="24"/>
            <w:szCs w:val="24"/>
            <w:u w:val="single"/>
          </w:rPr>
          <w:t>https://www.youtube.com/watch?v=SK5uBTb-jIc</w:t>
        </w:r>
      </w:hyperlink>
      <w:r>
        <w:rPr>
          <w:rFonts w:ascii="Cambria" w:eastAsia="Cambria" w:hAnsi="Cambria" w:cs="Cambria"/>
          <w:sz w:val="24"/>
          <w:szCs w:val="24"/>
        </w:rPr>
        <w:t xml:space="preserve"> )</w:t>
      </w:r>
    </w:p>
    <w:p w14:paraId="3339D67C" w14:textId="77777777" w:rsidR="00A971B5" w:rsidRDefault="00F75C53">
      <w:pPr>
        <w:ind w:left="-426"/>
        <w:rPr>
          <w:rFonts w:ascii="Cambria" w:eastAsia="Cambria" w:hAnsi="Cambria" w:cs="Cambria"/>
          <w:sz w:val="24"/>
          <w:szCs w:val="24"/>
        </w:rPr>
      </w:pPr>
      <w:proofErr w:type="spellStart"/>
      <w:r>
        <w:rPr>
          <w:rFonts w:ascii="Cambria" w:eastAsia="Cambria" w:hAnsi="Cambria" w:cs="Cambria"/>
          <w:sz w:val="24"/>
          <w:szCs w:val="24"/>
        </w:rPr>
        <w:t>Rajgira</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thalipeeth</w:t>
      </w:r>
      <w:proofErr w:type="spellEnd"/>
      <w:r>
        <w:rPr>
          <w:rFonts w:ascii="Cambria" w:eastAsia="Cambria" w:hAnsi="Cambria" w:cs="Cambria"/>
          <w:sz w:val="24"/>
          <w:szCs w:val="24"/>
        </w:rPr>
        <w:t xml:space="preserve"> (recipe- </w:t>
      </w:r>
      <w:hyperlink r:id="rId1332">
        <w:r>
          <w:rPr>
            <w:rFonts w:ascii="Cambria" w:eastAsia="Cambria" w:hAnsi="Cambria" w:cs="Cambria"/>
            <w:color w:val="0563C1"/>
            <w:sz w:val="24"/>
            <w:szCs w:val="24"/>
            <w:u w:val="single"/>
          </w:rPr>
          <w:t>https://www.youtube.com/watch?v=yE-BGoDfc5k</w:t>
        </w:r>
      </w:hyperlink>
      <w:r>
        <w:rPr>
          <w:rFonts w:ascii="Cambria" w:eastAsia="Cambria" w:hAnsi="Cambria" w:cs="Cambria"/>
          <w:sz w:val="24"/>
          <w:szCs w:val="24"/>
        </w:rPr>
        <w:t xml:space="preserve"> )</w:t>
      </w:r>
    </w:p>
    <w:p w14:paraId="4CE61AD4" w14:textId="77777777" w:rsidR="00A971B5" w:rsidRDefault="00F75C53">
      <w:pPr>
        <w:ind w:left="-426"/>
        <w:rPr>
          <w:rFonts w:ascii="Cambria" w:eastAsia="Cambria" w:hAnsi="Cambria" w:cs="Cambria"/>
          <w:sz w:val="24"/>
          <w:szCs w:val="24"/>
        </w:rPr>
      </w:pPr>
      <w:proofErr w:type="spellStart"/>
      <w:r>
        <w:rPr>
          <w:rFonts w:ascii="Cambria" w:eastAsia="Cambria" w:hAnsi="Cambria" w:cs="Cambria"/>
          <w:sz w:val="24"/>
          <w:szCs w:val="24"/>
        </w:rPr>
        <w:t>Rajgira</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daliya</w:t>
      </w:r>
      <w:proofErr w:type="spellEnd"/>
      <w:r>
        <w:rPr>
          <w:rFonts w:ascii="Cambria" w:eastAsia="Cambria" w:hAnsi="Cambria" w:cs="Cambria"/>
          <w:sz w:val="24"/>
          <w:szCs w:val="24"/>
        </w:rPr>
        <w:t xml:space="preserve"> (recipe- </w:t>
      </w:r>
      <w:hyperlink r:id="rId1333">
        <w:r>
          <w:rPr>
            <w:rFonts w:ascii="Cambria" w:eastAsia="Cambria" w:hAnsi="Cambria" w:cs="Cambria"/>
            <w:color w:val="0563C1"/>
            <w:sz w:val="24"/>
            <w:szCs w:val="24"/>
            <w:u w:val="single"/>
          </w:rPr>
          <w:t>https://www.youtube.com/watch?v=W8POG8KRruU</w:t>
        </w:r>
      </w:hyperlink>
      <w:r>
        <w:rPr>
          <w:rFonts w:ascii="Cambria" w:eastAsia="Cambria" w:hAnsi="Cambria" w:cs="Cambria"/>
          <w:sz w:val="24"/>
          <w:szCs w:val="24"/>
        </w:rPr>
        <w:t xml:space="preserve"> ) </w:t>
      </w:r>
    </w:p>
    <w:p w14:paraId="32A0114E" w14:textId="77777777" w:rsidR="00A971B5" w:rsidRDefault="00F75C53">
      <w:pPr>
        <w:ind w:left="-426"/>
        <w:rPr>
          <w:rFonts w:ascii="Cambria" w:eastAsia="Cambria" w:hAnsi="Cambria" w:cs="Cambria"/>
          <w:sz w:val="24"/>
          <w:szCs w:val="24"/>
        </w:rPr>
      </w:pPr>
      <w:proofErr w:type="spellStart"/>
      <w:r>
        <w:rPr>
          <w:rFonts w:ascii="Cambria" w:eastAsia="Cambria" w:hAnsi="Cambria" w:cs="Cambria"/>
          <w:sz w:val="24"/>
          <w:szCs w:val="24"/>
        </w:rPr>
        <w:t>Rajgira</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kadhi</w:t>
      </w:r>
      <w:proofErr w:type="spellEnd"/>
      <w:r>
        <w:rPr>
          <w:rFonts w:ascii="Cambria" w:eastAsia="Cambria" w:hAnsi="Cambria" w:cs="Cambria"/>
          <w:sz w:val="24"/>
          <w:szCs w:val="24"/>
        </w:rPr>
        <w:t xml:space="preserve"> (recipe- </w:t>
      </w:r>
      <w:hyperlink r:id="rId1334">
        <w:r>
          <w:rPr>
            <w:rFonts w:ascii="Cambria" w:eastAsia="Cambria" w:hAnsi="Cambria" w:cs="Cambria"/>
            <w:color w:val="0563C1"/>
            <w:sz w:val="24"/>
            <w:szCs w:val="24"/>
            <w:u w:val="single"/>
          </w:rPr>
          <w:t>https://www.youtube.com/watch?v=drJLj3Ckuvo</w:t>
        </w:r>
      </w:hyperlink>
      <w:r>
        <w:rPr>
          <w:rFonts w:ascii="Cambria" w:eastAsia="Cambria" w:hAnsi="Cambria" w:cs="Cambria"/>
          <w:sz w:val="24"/>
          <w:szCs w:val="24"/>
        </w:rPr>
        <w:t xml:space="preserve"> )</w:t>
      </w:r>
    </w:p>
    <w:p w14:paraId="41C4B274" w14:textId="77777777" w:rsidR="00A971B5" w:rsidRDefault="00F75C53">
      <w:pPr>
        <w:ind w:left="-426"/>
        <w:rPr>
          <w:rFonts w:ascii="Cambria" w:eastAsia="Cambria" w:hAnsi="Cambria" w:cs="Cambria"/>
          <w:sz w:val="24"/>
          <w:szCs w:val="24"/>
        </w:rPr>
      </w:pPr>
      <w:proofErr w:type="spellStart"/>
      <w:r>
        <w:rPr>
          <w:rFonts w:ascii="Cambria" w:eastAsia="Cambria" w:hAnsi="Cambria" w:cs="Cambria"/>
          <w:sz w:val="24"/>
          <w:szCs w:val="24"/>
        </w:rPr>
        <w:lastRenderedPageBreak/>
        <w:t>Rajgira</w:t>
      </w:r>
      <w:proofErr w:type="spellEnd"/>
      <w:r>
        <w:rPr>
          <w:rFonts w:ascii="Cambria" w:eastAsia="Cambria" w:hAnsi="Cambria" w:cs="Cambria"/>
          <w:sz w:val="24"/>
          <w:szCs w:val="24"/>
        </w:rPr>
        <w:t xml:space="preserve"> kheer (recipe- </w:t>
      </w:r>
      <w:hyperlink r:id="rId1335">
        <w:r>
          <w:rPr>
            <w:rFonts w:ascii="Cambria" w:eastAsia="Cambria" w:hAnsi="Cambria" w:cs="Cambria"/>
            <w:color w:val="0563C1"/>
            <w:sz w:val="24"/>
            <w:szCs w:val="24"/>
            <w:u w:val="single"/>
          </w:rPr>
          <w:t>https://www.youtube.com/watch?v=HgqtgwVIvHs</w:t>
        </w:r>
      </w:hyperlink>
      <w:r>
        <w:rPr>
          <w:rFonts w:ascii="Cambria" w:eastAsia="Cambria" w:hAnsi="Cambria" w:cs="Cambria"/>
          <w:sz w:val="24"/>
          <w:szCs w:val="24"/>
        </w:rPr>
        <w:t xml:space="preserve"> ) </w:t>
      </w:r>
    </w:p>
    <w:p w14:paraId="31FEF32B" w14:textId="77777777" w:rsidR="00A971B5" w:rsidRDefault="00F75C53">
      <w:pPr>
        <w:ind w:left="-426"/>
        <w:rPr>
          <w:rFonts w:ascii="Cambria" w:eastAsia="Cambria" w:hAnsi="Cambria" w:cs="Cambria"/>
          <w:sz w:val="24"/>
          <w:szCs w:val="24"/>
        </w:rPr>
      </w:pPr>
      <w:proofErr w:type="spellStart"/>
      <w:r>
        <w:rPr>
          <w:rFonts w:ascii="Cambria" w:eastAsia="Cambria" w:hAnsi="Cambria" w:cs="Cambria"/>
          <w:sz w:val="24"/>
          <w:szCs w:val="24"/>
        </w:rPr>
        <w:t>Rajgira</w:t>
      </w:r>
      <w:proofErr w:type="spellEnd"/>
      <w:r>
        <w:rPr>
          <w:rFonts w:ascii="Cambria" w:eastAsia="Cambria" w:hAnsi="Cambria" w:cs="Cambria"/>
          <w:sz w:val="24"/>
          <w:szCs w:val="24"/>
        </w:rPr>
        <w:t xml:space="preserve"> paratha (recipe- </w:t>
      </w:r>
      <w:hyperlink r:id="rId1336">
        <w:r>
          <w:rPr>
            <w:rFonts w:ascii="Cambria" w:eastAsia="Cambria" w:hAnsi="Cambria" w:cs="Cambria"/>
            <w:color w:val="0563C1"/>
            <w:sz w:val="24"/>
            <w:szCs w:val="24"/>
            <w:u w:val="single"/>
          </w:rPr>
          <w:t>https://www.youtube.com/watch?v=h2HpWrpHUcs</w:t>
        </w:r>
      </w:hyperlink>
      <w:r>
        <w:rPr>
          <w:rFonts w:ascii="Cambria" w:eastAsia="Cambria" w:hAnsi="Cambria" w:cs="Cambria"/>
          <w:sz w:val="24"/>
          <w:szCs w:val="24"/>
        </w:rPr>
        <w:t xml:space="preserve"> )</w:t>
      </w:r>
    </w:p>
    <w:p w14:paraId="1CC38919" w14:textId="77777777" w:rsidR="00A971B5" w:rsidRDefault="00F75C53">
      <w:pPr>
        <w:ind w:left="-426"/>
        <w:rPr>
          <w:rFonts w:ascii="Cambria" w:eastAsia="Cambria" w:hAnsi="Cambria" w:cs="Cambria"/>
          <w:sz w:val="24"/>
          <w:szCs w:val="24"/>
        </w:rPr>
      </w:pPr>
      <w:proofErr w:type="spellStart"/>
      <w:r>
        <w:rPr>
          <w:rFonts w:ascii="Cambria" w:eastAsia="Cambria" w:hAnsi="Cambria" w:cs="Cambria"/>
          <w:sz w:val="24"/>
          <w:szCs w:val="24"/>
        </w:rPr>
        <w:t>Rajgira</w:t>
      </w:r>
      <w:proofErr w:type="spellEnd"/>
      <w:r>
        <w:rPr>
          <w:rFonts w:ascii="Cambria" w:eastAsia="Cambria" w:hAnsi="Cambria" w:cs="Cambria"/>
          <w:sz w:val="24"/>
          <w:szCs w:val="24"/>
        </w:rPr>
        <w:t xml:space="preserve"> paneer pancake (recipe- </w:t>
      </w:r>
      <w:hyperlink r:id="rId1337">
        <w:r>
          <w:rPr>
            <w:rFonts w:ascii="Cambria" w:eastAsia="Cambria" w:hAnsi="Cambria" w:cs="Cambria"/>
            <w:color w:val="0563C1"/>
            <w:sz w:val="24"/>
            <w:szCs w:val="24"/>
            <w:u w:val="single"/>
          </w:rPr>
          <w:t>https://www.instagram.com/reel/Cs6H5UdIP3s/?utm_source=ig_web_copy_link&amp;igshid=MzRlODBiNWFlZA==</w:t>
        </w:r>
      </w:hyperlink>
      <w:r>
        <w:rPr>
          <w:rFonts w:ascii="Cambria" w:eastAsia="Cambria" w:hAnsi="Cambria" w:cs="Cambria"/>
          <w:color w:val="0563C1"/>
          <w:sz w:val="24"/>
          <w:szCs w:val="24"/>
          <w:u w:val="single"/>
        </w:rPr>
        <w:t xml:space="preserve"> </w:t>
      </w:r>
      <w:r>
        <w:rPr>
          <w:rFonts w:ascii="Cambria" w:eastAsia="Cambria" w:hAnsi="Cambria" w:cs="Cambria"/>
          <w:sz w:val="24"/>
          <w:szCs w:val="24"/>
        </w:rPr>
        <w:t>)</w:t>
      </w:r>
    </w:p>
    <w:p w14:paraId="146F3AB5"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 </w:t>
      </w:r>
    </w:p>
    <w:p w14:paraId="0A2BF531" w14:textId="77777777" w:rsidR="00A971B5" w:rsidRDefault="00A971B5">
      <w:pPr>
        <w:pBdr>
          <w:bottom w:val="single" w:sz="4" w:space="1" w:color="000000"/>
        </w:pBdr>
        <w:ind w:left="-426"/>
        <w:rPr>
          <w:rFonts w:ascii="Cambria" w:eastAsia="Cambria" w:hAnsi="Cambria" w:cs="Cambria"/>
          <w:sz w:val="24"/>
          <w:szCs w:val="24"/>
        </w:rPr>
      </w:pPr>
    </w:p>
    <w:p w14:paraId="536A1E8F" w14:textId="77777777" w:rsidR="00A971B5" w:rsidRDefault="00F75C53">
      <w:pPr>
        <w:numPr>
          <w:ilvl w:val="0"/>
          <w:numId w:val="41"/>
        </w:numPr>
        <w:pBdr>
          <w:top w:val="nil"/>
          <w:left w:val="nil"/>
          <w:bottom w:val="nil"/>
          <w:right w:val="nil"/>
          <w:between w:val="nil"/>
        </w:pBdr>
        <w:ind w:left="-426" w:hanging="359"/>
        <w:rPr>
          <w:rFonts w:ascii="Cambria" w:eastAsia="Cambria" w:hAnsi="Cambria" w:cs="Cambria"/>
          <w:b/>
          <w:color w:val="000000"/>
          <w:sz w:val="24"/>
          <w:szCs w:val="24"/>
        </w:rPr>
      </w:pPr>
      <w:r>
        <w:rPr>
          <w:rFonts w:ascii="Cambria" w:eastAsia="Cambria" w:hAnsi="Cambria" w:cs="Cambria"/>
          <w:b/>
          <w:color w:val="000000"/>
          <w:sz w:val="24"/>
          <w:szCs w:val="24"/>
        </w:rPr>
        <w:t>RAGI/NACHNI (FINGER MILLET)</w:t>
      </w:r>
    </w:p>
    <w:p w14:paraId="292331E9"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Ragi masala roti (recipe- </w:t>
      </w:r>
      <w:hyperlink r:id="rId1338">
        <w:r>
          <w:rPr>
            <w:rFonts w:ascii="Cambria" w:eastAsia="Cambria" w:hAnsi="Cambria" w:cs="Cambria"/>
            <w:color w:val="0563C1"/>
            <w:sz w:val="24"/>
            <w:szCs w:val="24"/>
            <w:u w:val="single"/>
          </w:rPr>
          <w:t>https://www.youtube.com/watch?v=gudFjsPCkOs</w:t>
        </w:r>
      </w:hyperlink>
      <w:r>
        <w:rPr>
          <w:rFonts w:ascii="Cambria" w:eastAsia="Cambria" w:hAnsi="Cambria" w:cs="Cambria"/>
          <w:sz w:val="24"/>
          <w:szCs w:val="24"/>
        </w:rPr>
        <w:t xml:space="preserve"> )</w:t>
      </w:r>
    </w:p>
    <w:p w14:paraId="463E88F1"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Ragi kanji (recipe- </w:t>
      </w:r>
      <w:hyperlink r:id="rId1339">
        <w:r>
          <w:rPr>
            <w:rFonts w:ascii="Cambria" w:eastAsia="Cambria" w:hAnsi="Cambria" w:cs="Cambria"/>
            <w:color w:val="0563C1"/>
            <w:sz w:val="24"/>
            <w:szCs w:val="24"/>
            <w:u w:val="single"/>
          </w:rPr>
          <w:t>https://www.youtube.com/watch?v=8c7y5g9jh1g</w:t>
        </w:r>
      </w:hyperlink>
      <w:r>
        <w:rPr>
          <w:rFonts w:ascii="Cambria" w:eastAsia="Cambria" w:hAnsi="Cambria" w:cs="Cambria"/>
          <w:sz w:val="24"/>
          <w:szCs w:val="24"/>
        </w:rPr>
        <w:t xml:space="preserve"> )</w:t>
      </w:r>
    </w:p>
    <w:p w14:paraId="68186276"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Ragi </w:t>
      </w:r>
      <w:proofErr w:type="spellStart"/>
      <w:r>
        <w:rPr>
          <w:rFonts w:ascii="Cambria" w:eastAsia="Cambria" w:hAnsi="Cambria" w:cs="Cambria"/>
          <w:sz w:val="24"/>
          <w:szCs w:val="24"/>
        </w:rPr>
        <w:t>uttapam</w:t>
      </w:r>
      <w:proofErr w:type="spellEnd"/>
      <w:r>
        <w:rPr>
          <w:rFonts w:ascii="Cambria" w:eastAsia="Cambria" w:hAnsi="Cambria" w:cs="Cambria"/>
          <w:sz w:val="24"/>
          <w:szCs w:val="24"/>
        </w:rPr>
        <w:t xml:space="preserve"> (recipe- </w:t>
      </w:r>
      <w:hyperlink r:id="rId1340">
        <w:r>
          <w:rPr>
            <w:rFonts w:ascii="Cambria" w:eastAsia="Cambria" w:hAnsi="Cambria" w:cs="Cambria"/>
            <w:color w:val="0563C1"/>
            <w:sz w:val="24"/>
            <w:szCs w:val="24"/>
            <w:u w:val="single"/>
          </w:rPr>
          <w:t>https://www.youtube.com/watch?v=5J03g5XbR-Q</w:t>
        </w:r>
      </w:hyperlink>
      <w:r>
        <w:rPr>
          <w:rFonts w:ascii="Cambria" w:eastAsia="Cambria" w:hAnsi="Cambria" w:cs="Cambria"/>
          <w:sz w:val="24"/>
          <w:szCs w:val="24"/>
        </w:rPr>
        <w:t xml:space="preserve"> )</w:t>
      </w:r>
    </w:p>
    <w:p w14:paraId="0A862BB4"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Ragi dosa (recipe- </w:t>
      </w:r>
      <w:hyperlink r:id="rId1341">
        <w:r>
          <w:rPr>
            <w:rFonts w:ascii="Cambria" w:eastAsia="Cambria" w:hAnsi="Cambria" w:cs="Cambria"/>
            <w:color w:val="0563C1"/>
            <w:sz w:val="24"/>
            <w:szCs w:val="24"/>
            <w:u w:val="single"/>
          </w:rPr>
          <w:t>https://www.youtube.com/watch?v=jEOtna3oZLo</w:t>
        </w:r>
      </w:hyperlink>
      <w:r>
        <w:rPr>
          <w:rFonts w:ascii="Cambria" w:eastAsia="Cambria" w:hAnsi="Cambria" w:cs="Cambria"/>
          <w:sz w:val="24"/>
          <w:szCs w:val="24"/>
        </w:rPr>
        <w:t xml:space="preserve"> )</w:t>
      </w:r>
    </w:p>
    <w:p w14:paraId="58473BE8" w14:textId="10549559"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Ragi vegetable soup (recipe- </w:t>
      </w:r>
      <w:hyperlink r:id="rId1342">
        <w:r>
          <w:rPr>
            <w:rFonts w:ascii="Cambria" w:eastAsia="Cambria" w:hAnsi="Cambria" w:cs="Cambria"/>
            <w:color w:val="0563C1"/>
            <w:sz w:val="24"/>
            <w:szCs w:val="24"/>
            <w:u w:val="single"/>
          </w:rPr>
          <w:t>https://www.youtube.com/watch?v=RAU8lMkwnpA</w:t>
        </w:r>
      </w:hyperlink>
      <w:r>
        <w:rPr>
          <w:rFonts w:ascii="Cambria" w:eastAsia="Cambria" w:hAnsi="Cambria" w:cs="Cambria"/>
          <w:sz w:val="24"/>
          <w:szCs w:val="24"/>
        </w:rPr>
        <w:t xml:space="preserve"> </w:t>
      </w:r>
      <w:r w:rsidR="008D19B8">
        <w:rPr>
          <w:rFonts w:ascii="Cambria" w:eastAsia="Cambria" w:hAnsi="Cambria" w:cs="Cambria"/>
          <w:sz w:val="24"/>
          <w:szCs w:val="24"/>
        </w:rPr>
        <w:t xml:space="preserve">/ </w:t>
      </w:r>
      <w:hyperlink r:id="rId1343" w:history="1">
        <w:r w:rsidR="008D19B8" w:rsidRPr="000024DD">
          <w:rPr>
            <w:rStyle w:val="Hyperlink"/>
            <w:rFonts w:ascii="Cambria" w:eastAsia="Cambria" w:hAnsi="Cambria" w:cs="Cambria"/>
            <w:sz w:val="24"/>
            <w:szCs w:val="24"/>
          </w:rPr>
          <w:t>https://www.instagram.com/reel/DCTQ8yOO-G8/?igsh=MXV0ZHh2bmg1Y3U5cA==</w:t>
        </w:r>
      </w:hyperlink>
      <w:r w:rsidR="008D19B8">
        <w:rPr>
          <w:rFonts w:ascii="Cambria" w:eastAsia="Cambria" w:hAnsi="Cambria" w:cs="Cambria"/>
          <w:sz w:val="24"/>
          <w:szCs w:val="24"/>
        </w:rPr>
        <w:t xml:space="preserve"> </w:t>
      </w:r>
      <w:r>
        <w:rPr>
          <w:rFonts w:ascii="Cambria" w:eastAsia="Cambria" w:hAnsi="Cambria" w:cs="Cambria"/>
          <w:sz w:val="24"/>
          <w:szCs w:val="24"/>
        </w:rPr>
        <w:t>)</w:t>
      </w:r>
    </w:p>
    <w:p w14:paraId="3FD210DE"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Ragi smoothie (recipe- </w:t>
      </w:r>
      <w:hyperlink r:id="rId1344">
        <w:r>
          <w:rPr>
            <w:rFonts w:ascii="Cambria" w:eastAsia="Cambria" w:hAnsi="Cambria" w:cs="Cambria"/>
            <w:color w:val="0563C1"/>
            <w:sz w:val="24"/>
            <w:szCs w:val="24"/>
            <w:u w:val="single"/>
          </w:rPr>
          <w:t>https://www.youtube.com/watch?v=c9oe9zKGTQk</w:t>
        </w:r>
      </w:hyperlink>
      <w:r>
        <w:rPr>
          <w:rFonts w:ascii="Cambria" w:eastAsia="Cambria" w:hAnsi="Cambria" w:cs="Cambria"/>
          <w:sz w:val="24"/>
          <w:szCs w:val="24"/>
        </w:rPr>
        <w:t xml:space="preserve"> )</w:t>
      </w:r>
    </w:p>
    <w:p w14:paraId="78DDE977"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Ragi vegetable cutlet (recipe- </w:t>
      </w:r>
      <w:hyperlink r:id="rId1345">
        <w:r>
          <w:rPr>
            <w:rFonts w:ascii="Cambria" w:eastAsia="Cambria" w:hAnsi="Cambria" w:cs="Cambria"/>
            <w:color w:val="0563C1"/>
            <w:sz w:val="24"/>
            <w:szCs w:val="24"/>
            <w:u w:val="single"/>
          </w:rPr>
          <w:t>https://www.youtube.com/watch?v=uSwYwdKk8Dw</w:t>
        </w:r>
      </w:hyperlink>
      <w:r>
        <w:rPr>
          <w:rFonts w:ascii="Cambria" w:eastAsia="Cambria" w:hAnsi="Cambria" w:cs="Cambria"/>
          <w:sz w:val="24"/>
          <w:szCs w:val="24"/>
        </w:rPr>
        <w:t xml:space="preserve"> )</w:t>
      </w:r>
    </w:p>
    <w:p w14:paraId="74526BBE"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Ragi </w:t>
      </w:r>
      <w:proofErr w:type="spellStart"/>
      <w:r>
        <w:rPr>
          <w:rFonts w:ascii="Cambria" w:eastAsia="Cambria" w:hAnsi="Cambria" w:cs="Cambria"/>
          <w:sz w:val="24"/>
          <w:szCs w:val="24"/>
        </w:rPr>
        <w:t>rava</w:t>
      </w:r>
      <w:proofErr w:type="spellEnd"/>
      <w:r>
        <w:rPr>
          <w:rFonts w:ascii="Cambria" w:eastAsia="Cambria" w:hAnsi="Cambria" w:cs="Cambria"/>
          <w:sz w:val="24"/>
          <w:szCs w:val="24"/>
        </w:rPr>
        <w:t xml:space="preserve"> upma (recipe- </w:t>
      </w:r>
      <w:hyperlink r:id="rId1346">
        <w:r>
          <w:rPr>
            <w:rFonts w:ascii="Cambria" w:eastAsia="Cambria" w:hAnsi="Cambria" w:cs="Cambria"/>
            <w:color w:val="0563C1"/>
            <w:sz w:val="24"/>
            <w:szCs w:val="24"/>
            <w:u w:val="single"/>
          </w:rPr>
          <w:t>https://www.youtube.com/watch?v=sWvRETZdFCQ</w:t>
        </w:r>
      </w:hyperlink>
      <w:r>
        <w:rPr>
          <w:rFonts w:ascii="Cambria" w:eastAsia="Cambria" w:hAnsi="Cambria" w:cs="Cambria"/>
          <w:sz w:val="24"/>
          <w:szCs w:val="24"/>
        </w:rPr>
        <w:t xml:space="preserve"> )</w:t>
      </w:r>
    </w:p>
    <w:p w14:paraId="18FC5F6C"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Ragi paneer wrap (recipe- </w:t>
      </w:r>
      <w:hyperlink r:id="rId1347">
        <w:r>
          <w:rPr>
            <w:rFonts w:ascii="Cambria" w:eastAsia="Cambria" w:hAnsi="Cambria" w:cs="Cambria"/>
            <w:color w:val="0563C1"/>
            <w:sz w:val="24"/>
            <w:szCs w:val="24"/>
            <w:u w:val="single"/>
          </w:rPr>
          <w:t>https://www.youtube.com/watch?v=Thv7yjMAE5g</w:t>
        </w:r>
      </w:hyperlink>
      <w:r>
        <w:rPr>
          <w:rFonts w:ascii="Cambria" w:eastAsia="Cambria" w:hAnsi="Cambria" w:cs="Cambria"/>
          <w:sz w:val="24"/>
          <w:szCs w:val="24"/>
        </w:rPr>
        <w:t xml:space="preserve"> )</w:t>
      </w:r>
    </w:p>
    <w:p w14:paraId="24E56E67"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Ragi </w:t>
      </w:r>
      <w:proofErr w:type="spellStart"/>
      <w:r>
        <w:rPr>
          <w:rFonts w:ascii="Cambria" w:eastAsia="Cambria" w:hAnsi="Cambria" w:cs="Cambria"/>
          <w:sz w:val="24"/>
          <w:szCs w:val="24"/>
        </w:rPr>
        <w:t>idli</w:t>
      </w:r>
      <w:proofErr w:type="spellEnd"/>
      <w:r>
        <w:rPr>
          <w:rFonts w:ascii="Cambria" w:eastAsia="Cambria" w:hAnsi="Cambria" w:cs="Cambria"/>
          <w:sz w:val="24"/>
          <w:szCs w:val="24"/>
        </w:rPr>
        <w:t xml:space="preserve"> (recipe- </w:t>
      </w:r>
      <w:hyperlink r:id="rId1348">
        <w:r>
          <w:rPr>
            <w:rFonts w:ascii="Cambria" w:eastAsia="Cambria" w:hAnsi="Cambria" w:cs="Cambria"/>
            <w:color w:val="0563C1"/>
            <w:sz w:val="24"/>
            <w:szCs w:val="24"/>
            <w:u w:val="single"/>
          </w:rPr>
          <w:t>https://www.youtube.com/watch?v=jOmLauMxFL0</w:t>
        </w:r>
      </w:hyperlink>
      <w:r>
        <w:rPr>
          <w:rFonts w:ascii="Cambria" w:eastAsia="Cambria" w:hAnsi="Cambria" w:cs="Cambria"/>
          <w:sz w:val="24"/>
          <w:szCs w:val="24"/>
        </w:rPr>
        <w:t xml:space="preserve"> )</w:t>
      </w:r>
    </w:p>
    <w:p w14:paraId="10C939CA"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Ragi porridge (recipe- </w:t>
      </w:r>
      <w:hyperlink r:id="rId1349">
        <w:r>
          <w:rPr>
            <w:rFonts w:ascii="Cambria" w:eastAsia="Cambria" w:hAnsi="Cambria" w:cs="Cambria"/>
            <w:color w:val="0563C1"/>
            <w:sz w:val="24"/>
            <w:szCs w:val="24"/>
            <w:u w:val="single"/>
          </w:rPr>
          <w:t>https://www.youtube.com/watch?v=iUetTGE_0TQ</w:t>
        </w:r>
      </w:hyperlink>
      <w:r>
        <w:rPr>
          <w:rFonts w:ascii="Cambria" w:eastAsia="Cambria" w:hAnsi="Cambria" w:cs="Cambria"/>
          <w:sz w:val="24"/>
          <w:szCs w:val="24"/>
        </w:rPr>
        <w:t xml:space="preserve"> ) </w:t>
      </w:r>
    </w:p>
    <w:p w14:paraId="12BAC218" w14:textId="77777777" w:rsidR="00A971B5" w:rsidRDefault="00A971B5">
      <w:pPr>
        <w:pBdr>
          <w:bottom w:val="single" w:sz="4" w:space="1" w:color="000000"/>
        </w:pBdr>
        <w:ind w:left="-426"/>
        <w:rPr>
          <w:rFonts w:ascii="Cambria" w:eastAsia="Cambria" w:hAnsi="Cambria" w:cs="Cambria"/>
          <w:sz w:val="24"/>
          <w:szCs w:val="24"/>
        </w:rPr>
      </w:pPr>
    </w:p>
    <w:p w14:paraId="21B4BFAE" w14:textId="77777777" w:rsidR="00A971B5" w:rsidRDefault="00F75C53">
      <w:pPr>
        <w:numPr>
          <w:ilvl w:val="0"/>
          <w:numId w:val="41"/>
        </w:numPr>
        <w:pBdr>
          <w:top w:val="nil"/>
          <w:left w:val="nil"/>
          <w:bottom w:val="nil"/>
          <w:right w:val="nil"/>
          <w:between w:val="nil"/>
        </w:pBdr>
        <w:ind w:left="-426" w:hanging="359"/>
        <w:rPr>
          <w:rFonts w:ascii="Cambria" w:eastAsia="Cambria" w:hAnsi="Cambria" w:cs="Cambria"/>
          <w:b/>
          <w:color w:val="000000"/>
          <w:sz w:val="24"/>
          <w:szCs w:val="24"/>
        </w:rPr>
      </w:pPr>
      <w:r>
        <w:rPr>
          <w:rFonts w:ascii="Cambria" w:eastAsia="Cambria" w:hAnsi="Cambria" w:cs="Cambria"/>
          <w:b/>
          <w:color w:val="000000"/>
          <w:sz w:val="24"/>
          <w:szCs w:val="24"/>
        </w:rPr>
        <w:t xml:space="preserve">KUTTU (BUCKWHAET MILLET) </w:t>
      </w:r>
    </w:p>
    <w:p w14:paraId="2E2A2917"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Buckwheat dosa (recipe- </w:t>
      </w:r>
      <w:hyperlink r:id="rId1350">
        <w:r>
          <w:rPr>
            <w:rFonts w:ascii="Cambria" w:eastAsia="Cambria" w:hAnsi="Cambria" w:cs="Cambria"/>
            <w:color w:val="0563C1"/>
            <w:sz w:val="24"/>
            <w:szCs w:val="24"/>
            <w:u w:val="single"/>
          </w:rPr>
          <w:t>https://www.youtube.com/watch?v=lo8LV4DskOc</w:t>
        </w:r>
      </w:hyperlink>
      <w:r>
        <w:rPr>
          <w:rFonts w:ascii="Cambria" w:eastAsia="Cambria" w:hAnsi="Cambria" w:cs="Cambria"/>
          <w:sz w:val="24"/>
          <w:szCs w:val="24"/>
        </w:rPr>
        <w:t xml:space="preserve"> )</w:t>
      </w:r>
    </w:p>
    <w:p w14:paraId="227717A5"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Buckwheat vegetable khichadi (recipe- </w:t>
      </w:r>
      <w:hyperlink r:id="rId1351">
        <w:r>
          <w:rPr>
            <w:rFonts w:ascii="Cambria" w:eastAsia="Cambria" w:hAnsi="Cambria" w:cs="Cambria"/>
            <w:color w:val="0563C1"/>
            <w:sz w:val="24"/>
            <w:szCs w:val="24"/>
            <w:u w:val="single"/>
          </w:rPr>
          <w:t>https://www.youtube.com/shorts/dgGmyozkke4</w:t>
        </w:r>
      </w:hyperlink>
      <w:r>
        <w:rPr>
          <w:rFonts w:ascii="Cambria" w:eastAsia="Cambria" w:hAnsi="Cambria" w:cs="Cambria"/>
          <w:sz w:val="24"/>
          <w:szCs w:val="24"/>
        </w:rPr>
        <w:t xml:space="preserve"> )</w:t>
      </w:r>
    </w:p>
    <w:p w14:paraId="4DD2E8EF"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Buckwheat porridge (recipe- </w:t>
      </w:r>
      <w:hyperlink r:id="rId1352">
        <w:r>
          <w:rPr>
            <w:rFonts w:ascii="Cambria" w:eastAsia="Cambria" w:hAnsi="Cambria" w:cs="Cambria"/>
            <w:color w:val="0563C1"/>
            <w:sz w:val="24"/>
            <w:szCs w:val="24"/>
            <w:u w:val="single"/>
          </w:rPr>
          <w:t>https://www.youtube.com/watch?v=yQX9aAnAK40</w:t>
        </w:r>
      </w:hyperlink>
      <w:r>
        <w:rPr>
          <w:rFonts w:ascii="Cambria" w:eastAsia="Cambria" w:hAnsi="Cambria" w:cs="Cambria"/>
          <w:sz w:val="24"/>
          <w:szCs w:val="24"/>
        </w:rPr>
        <w:t xml:space="preserve"> )</w:t>
      </w:r>
    </w:p>
    <w:p w14:paraId="2F3F0A6B"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Buckwheat salad (recipe- </w:t>
      </w:r>
      <w:hyperlink r:id="rId1353">
        <w:r>
          <w:rPr>
            <w:rFonts w:ascii="Cambria" w:eastAsia="Cambria" w:hAnsi="Cambria" w:cs="Cambria"/>
            <w:color w:val="0563C1"/>
            <w:sz w:val="24"/>
            <w:szCs w:val="24"/>
            <w:u w:val="single"/>
          </w:rPr>
          <w:t>https://www.youtube.com/watch?v=-JVx-SeWisU</w:t>
        </w:r>
      </w:hyperlink>
      <w:r>
        <w:rPr>
          <w:rFonts w:ascii="Cambria" w:eastAsia="Cambria" w:hAnsi="Cambria" w:cs="Cambria"/>
          <w:sz w:val="24"/>
          <w:szCs w:val="24"/>
        </w:rPr>
        <w:t xml:space="preserve"> )</w:t>
      </w:r>
    </w:p>
    <w:p w14:paraId="207F6C70"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Buckwheat soup (recipe- </w:t>
      </w:r>
      <w:hyperlink r:id="rId1354">
        <w:r>
          <w:rPr>
            <w:rFonts w:ascii="Cambria" w:eastAsia="Cambria" w:hAnsi="Cambria" w:cs="Cambria"/>
            <w:color w:val="0563C1"/>
            <w:sz w:val="24"/>
            <w:szCs w:val="24"/>
            <w:u w:val="single"/>
          </w:rPr>
          <w:t>https://www.youtube.com/shorts/ibae-zOxX8Q</w:t>
        </w:r>
      </w:hyperlink>
      <w:r>
        <w:rPr>
          <w:rFonts w:ascii="Cambria" w:eastAsia="Cambria" w:hAnsi="Cambria" w:cs="Cambria"/>
          <w:sz w:val="24"/>
          <w:szCs w:val="24"/>
        </w:rPr>
        <w:t xml:space="preserve"> )</w:t>
      </w:r>
    </w:p>
    <w:p w14:paraId="536FB5B1"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Buckwheat pancake (recipe- </w:t>
      </w:r>
      <w:hyperlink r:id="rId1355">
        <w:r>
          <w:rPr>
            <w:rFonts w:ascii="Cambria" w:eastAsia="Cambria" w:hAnsi="Cambria" w:cs="Cambria"/>
            <w:color w:val="0563C1"/>
            <w:sz w:val="24"/>
            <w:szCs w:val="24"/>
            <w:u w:val="single"/>
          </w:rPr>
          <w:t>https://www.youtube.com/watch?v=uevS19BXvH0</w:t>
        </w:r>
      </w:hyperlink>
      <w:r>
        <w:rPr>
          <w:rFonts w:ascii="Cambria" w:eastAsia="Cambria" w:hAnsi="Cambria" w:cs="Cambria"/>
          <w:sz w:val="24"/>
          <w:szCs w:val="24"/>
        </w:rPr>
        <w:t xml:space="preserve"> )</w:t>
      </w:r>
    </w:p>
    <w:p w14:paraId="7F9A1932"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Buckwheat cutlet (recipe- </w:t>
      </w:r>
      <w:hyperlink r:id="rId1356">
        <w:r>
          <w:rPr>
            <w:rFonts w:ascii="Cambria" w:eastAsia="Cambria" w:hAnsi="Cambria" w:cs="Cambria"/>
            <w:color w:val="0563C1"/>
            <w:sz w:val="24"/>
            <w:szCs w:val="24"/>
            <w:u w:val="single"/>
          </w:rPr>
          <w:t>https://www.youtube.com/watch?v=1FhATXHcTwU</w:t>
        </w:r>
      </w:hyperlink>
      <w:r>
        <w:rPr>
          <w:rFonts w:ascii="Cambria" w:eastAsia="Cambria" w:hAnsi="Cambria" w:cs="Cambria"/>
          <w:sz w:val="24"/>
          <w:szCs w:val="24"/>
        </w:rPr>
        <w:t xml:space="preserve"> ) </w:t>
      </w:r>
    </w:p>
    <w:p w14:paraId="55C58175" w14:textId="77777777" w:rsidR="00A971B5" w:rsidRDefault="00A971B5">
      <w:pPr>
        <w:pBdr>
          <w:bottom w:val="single" w:sz="4" w:space="1" w:color="000000"/>
        </w:pBdr>
        <w:ind w:left="-426"/>
        <w:rPr>
          <w:rFonts w:ascii="Cambria" w:eastAsia="Cambria" w:hAnsi="Cambria" w:cs="Cambria"/>
          <w:sz w:val="24"/>
          <w:szCs w:val="24"/>
        </w:rPr>
      </w:pPr>
    </w:p>
    <w:p w14:paraId="15044DBB" w14:textId="77777777" w:rsidR="00A971B5" w:rsidRDefault="00F75C53">
      <w:pPr>
        <w:numPr>
          <w:ilvl w:val="0"/>
          <w:numId w:val="41"/>
        </w:numPr>
        <w:pBdr>
          <w:top w:val="nil"/>
          <w:left w:val="nil"/>
          <w:bottom w:val="nil"/>
          <w:right w:val="nil"/>
          <w:between w:val="nil"/>
        </w:pBdr>
        <w:ind w:left="-426" w:hanging="359"/>
        <w:rPr>
          <w:rFonts w:ascii="Cambria" w:eastAsia="Cambria" w:hAnsi="Cambria" w:cs="Cambria"/>
          <w:b/>
          <w:color w:val="000000"/>
          <w:sz w:val="24"/>
          <w:szCs w:val="24"/>
        </w:rPr>
      </w:pPr>
      <w:r>
        <w:rPr>
          <w:rFonts w:ascii="Cambria" w:eastAsia="Cambria" w:hAnsi="Cambria" w:cs="Cambria"/>
          <w:b/>
          <w:color w:val="000000"/>
          <w:sz w:val="24"/>
          <w:szCs w:val="24"/>
        </w:rPr>
        <w:t>KANGNI (FOXTAIL MILLET)</w:t>
      </w:r>
    </w:p>
    <w:p w14:paraId="6126CBCF"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lastRenderedPageBreak/>
        <w:t xml:space="preserve">Foxtail millet khichadi (recipe- </w:t>
      </w:r>
      <w:hyperlink r:id="rId1357">
        <w:r>
          <w:rPr>
            <w:rFonts w:ascii="Cambria" w:eastAsia="Cambria" w:hAnsi="Cambria" w:cs="Cambria"/>
            <w:color w:val="0563C1"/>
            <w:sz w:val="24"/>
            <w:szCs w:val="24"/>
            <w:u w:val="single"/>
          </w:rPr>
          <w:t>https://www.youtube.com/watch?v=yhQjLN1JlR0</w:t>
        </w:r>
      </w:hyperlink>
      <w:r>
        <w:rPr>
          <w:rFonts w:ascii="Cambria" w:eastAsia="Cambria" w:hAnsi="Cambria" w:cs="Cambria"/>
          <w:sz w:val="24"/>
          <w:szCs w:val="24"/>
        </w:rPr>
        <w:t xml:space="preserve"> )</w:t>
      </w:r>
    </w:p>
    <w:p w14:paraId="2865ABFA"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Foxtail millet cutlet (recipe- </w:t>
      </w:r>
      <w:hyperlink r:id="rId1358">
        <w:r>
          <w:rPr>
            <w:rFonts w:ascii="Cambria" w:eastAsia="Cambria" w:hAnsi="Cambria" w:cs="Cambria"/>
            <w:color w:val="0563C1"/>
            <w:sz w:val="24"/>
            <w:szCs w:val="24"/>
            <w:u w:val="single"/>
          </w:rPr>
          <w:t>https://www.youtube.com/watch?v=KMPdeuDjn5A</w:t>
        </w:r>
      </w:hyperlink>
      <w:r>
        <w:rPr>
          <w:rFonts w:ascii="Cambria" w:eastAsia="Cambria" w:hAnsi="Cambria" w:cs="Cambria"/>
          <w:sz w:val="24"/>
          <w:szCs w:val="24"/>
        </w:rPr>
        <w:t xml:space="preserve"> )</w:t>
      </w:r>
    </w:p>
    <w:p w14:paraId="5F835F40"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Foxtail millet upma (recipe- </w:t>
      </w:r>
      <w:hyperlink r:id="rId1359">
        <w:r>
          <w:rPr>
            <w:rFonts w:ascii="Cambria" w:eastAsia="Cambria" w:hAnsi="Cambria" w:cs="Cambria"/>
            <w:color w:val="0563C1"/>
            <w:sz w:val="24"/>
            <w:szCs w:val="24"/>
            <w:u w:val="single"/>
          </w:rPr>
          <w:t>https://www.youtube.com/watch?v=gVGlOTCNOZU</w:t>
        </w:r>
      </w:hyperlink>
      <w:r>
        <w:rPr>
          <w:rFonts w:ascii="Cambria" w:eastAsia="Cambria" w:hAnsi="Cambria" w:cs="Cambria"/>
          <w:sz w:val="24"/>
          <w:szCs w:val="24"/>
        </w:rPr>
        <w:t xml:space="preserve"> )</w:t>
      </w:r>
    </w:p>
    <w:p w14:paraId="4DE9F463"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Foxtail millet porridge (recipe- </w:t>
      </w:r>
      <w:hyperlink r:id="rId1360">
        <w:r>
          <w:rPr>
            <w:rFonts w:ascii="Cambria" w:eastAsia="Cambria" w:hAnsi="Cambria" w:cs="Cambria"/>
            <w:color w:val="0563C1"/>
            <w:sz w:val="24"/>
            <w:szCs w:val="24"/>
            <w:u w:val="single"/>
          </w:rPr>
          <w:t>https://www.youtube.com/watch?v=I1aEcfnOdCE</w:t>
        </w:r>
      </w:hyperlink>
      <w:r>
        <w:rPr>
          <w:rFonts w:ascii="Cambria" w:eastAsia="Cambria" w:hAnsi="Cambria" w:cs="Cambria"/>
          <w:sz w:val="24"/>
          <w:szCs w:val="24"/>
        </w:rPr>
        <w:t xml:space="preserve"> )</w:t>
      </w:r>
    </w:p>
    <w:p w14:paraId="23516783"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Foxtail millet </w:t>
      </w:r>
      <w:proofErr w:type="spellStart"/>
      <w:r>
        <w:rPr>
          <w:rFonts w:ascii="Cambria" w:eastAsia="Cambria" w:hAnsi="Cambria" w:cs="Cambria"/>
          <w:sz w:val="24"/>
          <w:szCs w:val="24"/>
        </w:rPr>
        <w:t>methi</w:t>
      </w:r>
      <w:proofErr w:type="spellEnd"/>
      <w:r>
        <w:rPr>
          <w:rFonts w:ascii="Cambria" w:eastAsia="Cambria" w:hAnsi="Cambria" w:cs="Cambria"/>
          <w:sz w:val="24"/>
          <w:szCs w:val="24"/>
        </w:rPr>
        <w:t xml:space="preserve"> paratha (recipe- </w:t>
      </w:r>
      <w:hyperlink r:id="rId1361">
        <w:r>
          <w:rPr>
            <w:rFonts w:ascii="Cambria" w:eastAsia="Cambria" w:hAnsi="Cambria" w:cs="Cambria"/>
            <w:color w:val="0563C1"/>
            <w:sz w:val="24"/>
            <w:szCs w:val="24"/>
            <w:u w:val="single"/>
          </w:rPr>
          <w:t>https://www.youtube.com/watch?v=6os24-jR7xk</w:t>
        </w:r>
      </w:hyperlink>
      <w:r>
        <w:rPr>
          <w:rFonts w:ascii="Cambria" w:eastAsia="Cambria" w:hAnsi="Cambria" w:cs="Cambria"/>
          <w:sz w:val="24"/>
          <w:szCs w:val="24"/>
        </w:rPr>
        <w:t xml:space="preserve"> )</w:t>
      </w:r>
    </w:p>
    <w:p w14:paraId="04FCD580"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Foxtail millet dosa (recipe- </w:t>
      </w:r>
      <w:hyperlink r:id="rId1362">
        <w:r>
          <w:rPr>
            <w:rFonts w:ascii="Cambria" w:eastAsia="Cambria" w:hAnsi="Cambria" w:cs="Cambria"/>
            <w:color w:val="0563C1"/>
            <w:sz w:val="24"/>
            <w:szCs w:val="24"/>
            <w:u w:val="single"/>
          </w:rPr>
          <w:t>https://www.youtube.com/watch?v=mPOL882IZNE</w:t>
        </w:r>
      </w:hyperlink>
      <w:r>
        <w:rPr>
          <w:rFonts w:ascii="Cambria" w:eastAsia="Cambria" w:hAnsi="Cambria" w:cs="Cambria"/>
          <w:sz w:val="24"/>
          <w:szCs w:val="24"/>
        </w:rPr>
        <w:t xml:space="preserve"> )</w:t>
      </w:r>
    </w:p>
    <w:p w14:paraId="729738DC"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Foxtail millet </w:t>
      </w:r>
      <w:proofErr w:type="spellStart"/>
      <w:r>
        <w:rPr>
          <w:rFonts w:ascii="Cambria" w:eastAsia="Cambria" w:hAnsi="Cambria" w:cs="Cambria"/>
          <w:sz w:val="24"/>
          <w:szCs w:val="24"/>
        </w:rPr>
        <w:t>payasam</w:t>
      </w:r>
      <w:proofErr w:type="spellEnd"/>
      <w:r>
        <w:rPr>
          <w:rFonts w:ascii="Cambria" w:eastAsia="Cambria" w:hAnsi="Cambria" w:cs="Cambria"/>
          <w:sz w:val="24"/>
          <w:szCs w:val="24"/>
        </w:rPr>
        <w:t xml:space="preserve"> (recipe- </w:t>
      </w:r>
      <w:hyperlink r:id="rId1363">
        <w:r>
          <w:rPr>
            <w:rFonts w:ascii="Cambria" w:eastAsia="Cambria" w:hAnsi="Cambria" w:cs="Cambria"/>
            <w:color w:val="0563C1"/>
            <w:sz w:val="24"/>
            <w:szCs w:val="24"/>
            <w:u w:val="single"/>
          </w:rPr>
          <w:t>https://www.youtube.com/watch?v=Lco5jKU3Aec</w:t>
        </w:r>
      </w:hyperlink>
      <w:r>
        <w:rPr>
          <w:rFonts w:ascii="Cambria" w:eastAsia="Cambria" w:hAnsi="Cambria" w:cs="Cambria"/>
          <w:sz w:val="24"/>
          <w:szCs w:val="24"/>
        </w:rPr>
        <w:t xml:space="preserve"> )</w:t>
      </w:r>
    </w:p>
    <w:p w14:paraId="2E6D33F4"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Foxtail millet soup (recipe- </w:t>
      </w:r>
      <w:hyperlink r:id="rId1364">
        <w:r>
          <w:rPr>
            <w:rFonts w:ascii="Cambria" w:eastAsia="Cambria" w:hAnsi="Cambria" w:cs="Cambria"/>
            <w:color w:val="0563C1"/>
            <w:sz w:val="24"/>
            <w:szCs w:val="24"/>
            <w:u w:val="single"/>
          </w:rPr>
          <w:t>https://www.youtube.com/watch?v=ng3T5yGPgvc</w:t>
        </w:r>
      </w:hyperlink>
      <w:r>
        <w:rPr>
          <w:rFonts w:ascii="Cambria" w:eastAsia="Cambria" w:hAnsi="Cambria" w:cs="Cambria"/>
          <w:sz w:val="24"/>
          <w:szCs w:val="24"/>
        </w:rPr>
        <w:t xml:space="preserve"> )</w:t>
      </w:r>
    </w:p>
    <w:p w14:paraId="2E6EDE00"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Foxtail millet noodles (recipe- </w:t>
      </w:r>
      <w:hyperlink r:id="rId1365">
        <w:r>
          <w:rPr>
            <w:rFonts w:ascii="Cambria" w:eastAsia="Cambria" w:hAnsi="Cambria" w:cs="Cambria"/>
            <w:color w:val="0563C1"/>
            <w:sz w:val="24"/>
            <w:szCs w:val="24"/>
            <w:u w:val="single"/>
          </w:rPr>
          <w:t>https://www.youtube.com/watch?v=2A--hqXlb4I</w:t>
        </w:r>
      </w:hyperlink>
      <w:r>
        <w:rPr>
          <w:rFonts w:ascii="Cambria" w:eastAsia="Cambria" w:hAnsi="Cambria" w:cs="Cambria"/>
          <w:sz w:val="24"/>
          <w:szCs w:val="24"/>
        </w:rPr>
        <w:t xml:space="preserve"> )</w:t>
      </w:r>
    </w:p>
    <w:p w14:paraId="6E476EFA"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Foxtail millet salad (recipe- </w:t>
      </w:r>
      <w:hyperlink r:id="rId1366">
        <w:r>
          <w:rPr>
            <w:rFonts w:ascii="Cambria" w:eastAsia="Cambria" w:hAnsi="Cambria" w:cs="Cambria"/>
            <w:color w:val="0563C1"/>
            <w:sz w:val="24"/>
            <w:szCs w:val="24"/>
            <w:u w:val="single"/>
          </w:rPr>
          <w:t>https://www.youtube.com/watch?v=1XWP-npjZas</w:t>
        </w:r>
      </w:hyperlink>
      <w:r>
        <w:rPr>
          <w:rFonts w:ascii="Cambria" w:eastAsia="Cambria" w:hAnsi="Cambria" w:cs="Cambria"/>
          <w:sz w:val="24"/>
          <w:szCs w:val="24"/>
        </w:rPr>
        <w:t xml:space="preserve"> ) </w:t>
      </w:r>
    </w:p>
    <w:p w14:paraId="457969E0" w14:textId="77777777" w:rsidR="00A971B5" w:rsidRDefault="00A971B5">
      <w:pPr>
        <w:pBdr>
          <w:bottom w:val="single" w:sz="4" w:space="1" w:color="000000"/>
        </w:pBdr>
        <w:ind w:left="-426"/>
        <w:rPr>
          <w:rFonts w:ascii="Cambria" w:eastAsia="Cambria" w:hAnsi="Cambria" w:cs="Cambria"/>
          <w:sz w:val="24"/>
          <w:szCs w:val="24"/>
        </w:rPr>
      </w:pPr>
    </w:p>
    <w:p w14:paraId="5DDF965B" w14:textId="77777777" w:rsidR="00A971B5" w:rsidRDefault="00F75C53">
      <w:pPr>
        <w:numPr>
          <w:ilvl w:val="0"/>
          <w:numId w:val="41"/>
        </w:numPr>
        <w:pBdr>
          <w:top w:val="nil"/>
          <w:left w:val="nil"/>
          <w:bottom w:val="nil"/>
          <w:right w:val="nil"/>
          <w:between w:val="nil"/>
        </w:pBdr>
        <w:ind w:left="-426" w:hanging="359"/>
        <w:rPr>
          <w:rFonts w:ascii="Cambria" w:eastAsia="Cambria" w:hAnsi="Cambria" w:cs="Cambria"/>
          <w:b/>
          <w:color w:val="000000"/>
          <w:sz w:val="24"/>
          <w:szCs w:val="24"/>
        </w:rPr>
      </w:pPr>
      <w:r>
        <w:rPr>
          <w:rFonts w:ascii="Cambria" w:eastAsia="Cambria" w:hAnsi="Cambria" w:cs="Cambria"/>
          <w:b/>
          <w:color w:val="000000"/>
          <w:sz w:val="24"/>
          <w:szCs w:val="24"/>
        </w:rPr>
        <w:t>LITTLE MILLET (SAMA)</w:t>
      </w:r>
    </w:p>
    <w:p w14:paraId="6598150C"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Little millet upma (recipe- </w:t>
      </w:r>
      <w:hyperlink r:id="rId1367">
        <w:r>
          <w:rPr>
            <w:rFonts w:ascii="Cambria" w:eastAsia="Cambria" w:hAnsi="Cambria" w:cs="Cambria"/>
            <w:color w:val="0563C1"/>
            <w:sz w:val="24"/>
            <w:szCs w:val="24"/>
            <w:u w:val="single"/>
          </w:rPr>
          <w:t>https://www.youtube.com/watch?v=qZZ1_QSJYs8</w:t>
        </w:r>
      </w:hyperlink>
      <w:r>
        <w:rPr>
          <w:rFonts w:ascii="Cambria" w:eastAsia="Cambria" w:hAnsi="Cambria" w:cs="Cambria"/>
          <w:sz w:val="24"/>
          <w:szCs w:val="24"/>
        </w:rPr>
        <w:t xml:space="preserve"> )</w:t>
      </w:r>
    </w:p>
    <w:p w14:paraId="166C4E18"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Little millet dosa (recipe- </w:t>
      </w:r>
      <w:hyperlink r:id="rId1368">
        <w:r>
          <w:rPr>
            <w:rFonts w:ascii="Cambria" w:eastAsia="Cambria" w:hAnsi="Cambria" w:cs="Cambria"/>
            <w:color w:val="0563C1"/>
            <w:sz w:val="24"/>
            <w:szCs w:val="24"/>
            <w:u w:val="single"/>
          </w:rPr>
          <w:t>https://www.youtube.com/watch?v=FInTcW7uhIk</w:t>
        </w:r>
      </w:hyperlink>
      <w:r>
        <w:rPr>
          <w:rFonts w:ascii="Cambria" w:eastAsia="Cambria" w:hAnsi="Cambria" w:cs="Cambria"/>
          <w:sz w:val="24"/>
          <w:szCs w:val="24"/>
        </w:rPr>
        <w:t xml:space="preserve"> ) </w:t>
      </w:r>
    </w:p>
    <w:p w14:paraId="53FCB54D"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Little millet / </w:t>
      </w:r>
      <w:proofErr w:type="spellStart"/>
      <w:r>
        <w:rPr>
          <w:rFonts w:ascii="Cambria" w:eastAsia="Cambria" w:hAnsi="Cambria" w:cs="Cambria"/>
          <w:sz w:val="24"/>
          <w:szCs w:val="24"/>
        </w:rPr>
        <w:t>sama</w:t>
      </w:r>
      <w:proofErr w:type="spellEnd"/>
      <w:r>
        <w:rPr>
          <w:rFonts w:ascii="Cambria" w:eastAsia="Cambria" w:hAnsi="Cambria" w:cs="Cambria"/>
          <w:sz w:val="24"/>
          <w:szCs w:val="24"/>
        </w:rPr>
        <w:t xml:space="preserve"> khichadi (recipe- </w:t>
      </w:r>
      <w:hyperlink r:id="rId1369">
        <w:r>
          <w:rPr>
            <w:rFonts w:ascii="Cambria" w:eastAsia="Cambria" w:hAnsi="Cambria" w:cs="Cambria"/>
            <w:color w:val="0563C1"/>
            <w:sz w:val="24"/>
            <w:szCs w:val="24"/>
            <w:u w:val="single"/>
          </w:rPr>
          <w:t>https://www.youtube.com/watch?v=1zuGlIaddkE</w:t>
        </w:r>
      </w:hyperlink>
      <w:r>
        <w:rPr>
          <w:rFonts w:ascii="Cambria" w:eastAsia="Cambria" w:hAnsi="Cambria" w:cs="Cambria"/>
          <w:sz w:val="24"/>
          <w:szCs w:val="24"/>
        </w:rPr>
        <w:t xml:space="preserve"> )</w:t>
      </w:r>
    </w:p>
    <w:p w14:paraId="20C428DC"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Little millet soup (recipe- </w:t>
      </w:r>
      <w:hyperlink r:id="rId1370">
        <w:r>
          <w:rPr>
            <w:rFonts w:ascii="Cambria" w:eastAsia="Cambria" w:hAnsi="Cambria" w:cs="Cambria"/>
            <w:color w:val="0563C1"/>
            <w:sz w:val="24"/>
            <w:szCs w:val="24"/>
            <w:u w:val="single"/>
          </w:rPr>
          <w:t>https://www.youtube.com/watch?v=Sp5plXRvQ-Y</w:t>
        </w:r>
      </w:hyperlink>
      <w:r>
        <w:rPr>
          <w:rFonts w:ascii="Cambria" w:eastAsia="Cambria" w:hAnsi="Cambria" w:cs="Cambria"/>
          <w:sz w:val="24"/>
          <w:szCs w:val="24"/>
        </w:rPr>
        <w:t xml:space="preserve"> )</w:t>
      </w:r>
    </w:p>
    <w:p w14:paraId="20604A41"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Little millet </w:t>
      </w:r>
      <w:proofErr w:type="spellStart"/>
      <w:r>
        <w:rPr>
          <w:rFonts w:ascii="Cambria" w:eastAsia="Cambria" w:hAnsi="Cambria" w:cs="Cambria"/>
          <w:sz w:val="24"/>
          <w:szCs w:val="24"/>
        </w:rPr>
        <w:t>idli</w:t>
      </w:r>
      <w:proofErr w:type="spellEnd"/>
      <w:r>
        <w:rPr>
          <w:rFonts w:ascii="Cambria" w:eastAsia="Cambria" w:hAnsi="Cambria" w:cs="Cambria"/>
          <w:sz w:val="24"/>
          <w:szCs w:val="24"/>
        </w:rPr>
        <w:t xml:space="preserve"> (recipe- </w:t>
      </w:r>
      <w:hyperlink r:id="rId1371">
        <w:r>
          <w:rPr>
            <w:rFonts w:ascii="Cambria" w:eastAsia="Cambria" w:hAnsi="Cambria" w:cs="Cambria"/>
            <w:color w:val="0563C1"/>
            <w:sz w:val="24"/>
            <w:szCs w:val="24"/>
            <w:u w:val="single"/>
          </w:rPr>
          <w:t>https://www.youtube.com/watch?v=ITouJciirJY</w:t>
        </w:r>
      </w:hyperlink>
      <w:r>
        <w:rPr>
          <w:rFonts w:ascii="Cambria" w:eastAsia="Cambria" w:hAnsi="Cambria" w:cs="Cambria"/>
          <w:sz w:val="24"/>
          <w:szCs w:val="24"/>
        </w:rPr>
        <w:t xml:space="preserve"> )</w:t>
      </w:r>
    </w:p>
    <w:p w14:paraId="290D5A49"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Little millet curd rice (recipe- </w:t>
      </w:r>
      <w:hyperlink r:id="rId1372">
        <w:r>
          <w:rPr>
            <w:rFonts w:ascii="Cambria" w:eastAsia="Cambria" w:hAnsi="Cambria" w:cs="Cambria"/>
            <w:color w:val="0563C1"/>
            <w:sz w:val="24"/>
            <w:szCs w:val="24"/>
            <w:u w:val="single"/>
          </w:rPr>
          <w:t>https://www.youtube.com/watch?v=LohcQkSJccM</w:t>
        </w:r>
      </w:hyperlink>
      <w:r>
        <w:rPr>
          <w:rFonts w:ascii="Cambria" w:eastAsia="Cambria" w:hAnsi="Cambria" w:cs="Cambria"/>
          <w:sz w:val="24"/>
          <w:szCs w:val="24"/>
        </w:rPr>
        <w:t xml:space="preserve"> )</w:t>
      </w:r>
    </w:p>
    <w:p w14:paraId="004D5E9E"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Little millet salad (recipe- </w:t>
      </w:r>
      <w:hyperlink r:id="rId1373">
        <w:r>
          <w:rPr>
            <w:rFonts w:ascii="Cambria" w:eastAsia="Cambria" w:hAnsi="Cambria" w:cs="Cambria"/>
            <w:color w:val="0563C1"/>
            <w:sz w:val="24"/>
            <w:szCs w:val="24"/>
            <w:u w:val="single"/>
          </w:rPr>
          <w:t>https://www.youtube.com/watch?v=UEfe_gktR4s</w:t>
        </w:r>
      </w:hyperlink>
      <w:r>
        <w:rPr>
          <w:rFonts w:ascii="Cambria" w:eastAsia="Cambria" w:hAnsi="Cambria" w:cs="Cambria"/>
          <w:sz w:val="24"/>
          <w:szCs w:val="24"/>
        </w:rPr>
        <w:t xml:space="preserve"> ) </w:t>
      </w:r>
    </w:p>
    <w:p w14:paraId="33337A70"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Little millet </w:t>
      </w:r>
      <w:proofErr w:type="spellStart"/>
      <w:r>
        <w:rPr>
          <w:rFonts w:ascii="Cambria" w:eastAsia="Cambria" w:hAnsi="Cambria" w:cs="Cambria"/>
          <w:sz w:val="24"/>
          <w:szCs w:val="24"/>
        </w:rPr>
        <w:t>dhokhla</w:t>
      </w:r>
      <w:proofErr w:type="spellEnd"/>
      <w:r>
        <w:rPr>
          <w:rFonts w:ascii="Cambria" w:eastAsia="Cambria" w:hAnsi="Cambria" w:cs="Cambria"/>
          <w:sz w:val="24"/>
          <w:szCs w:val="24"/>
        </w:rPr>
        <w:t xml:space="preserve"> (recipe- </w:t>
      </w:r>
      <w:hyperlink r:id="rId1374">
        <w:r>
          <w:rPr>
            <w:rFonts w:ascii="Cambria" w:eastAsia="Cambria" w:hAnsi="Cambria" w:cs="Cambria"/>
            <w:color w:val="0563C1"/>
            <w:sz w:val="24"/>
            <w:szCs w:val="24"/>
            <w:u w:val="single"/>
          </w:rPr>
          <w:t>https://www.youtube.com/watch?v=LjYBOV0QIfI</w:t>
        </w:r>
      </w:hyperlink>
      <w:r>
        <w:rPr>
          <w:rFonts w:ascii="Cambria" w:eastAsia="Cambria" w:hAnsi="Cambria" w:cs="Cambria"/>
          <w:sz w:val="24"/>
          <w:szCs w:val="24"/>
        </w:rPr>
        <w:t xml:space="preserve"> ) </w:t>
      </w:r>
    </w:p>
    <w:p w14:paraId="58ECE684" w14:textId="77777777" w:rsidR="00A971B5" w:rsidRDefault="00A971B5">
      <w:pPr>
        <w:pBdr>
          <w:bottom w:val="single" w:sz="4" w:space="1" w:color="000000"/>
        </w:pBdr>
        <w:ind w:left="-426"/>
        <w:rPr>
          <w:rFonts w:ascii="Cambria" w:eastAsia="Cambria" w:hAnsi="Cambria" w:cs="Cambria"/>
          <w:sz w:val="24"/>
          <w:szCs w:val="24"/>
        </w:rPr>
      </w:pPr>
    </w:p>
    <w:p w14:paraId="1354374A" w14:textId="77777777" w:rsidR="00A971B5" w:rsidRDefault="00F75C53">
      <w:pPr>
        <w:numPr>
          <w:ilvl w:val="0"/>
          <w:numId w:val="41"/>
        </w:numPr>
        <w:pBdr>
          <w:top w:val="nil"/>
          <w:left w:val="nil"/>
          <w:bottom w:val="nil"/>
          <w:right w:val="nil"/>
          <w:between w:val="nil"/>
        </w:pBdr>
        <w:spacing w:after="0"/>
        <w:ind w:left="-426" w:hanging="359"/>
        <w:rPr>
          <w:rFonts w:ascii="Cambria" w:eastAsia="Cambria" w:hAnsi="Cambria" w:cs="Cambria"/>
          <w:b/>
          <w:color w:val="000000"/>
          <w:sz w:val="24"/>
          <w:szCs w:val="24"/>
        </w:rPr>
      </w:pPr>
      <w:r>
        <w:rPr>
          <w:rFonts w:ascii="Cambria" w:eastAsia="Cambria" w:hAnsi="Cambria" w:cs="Cambria"/>
          <w:b/>
          <w:color w:val="000000"/>
          <w:sz w:val="24"/>
          <w:szCs w:val="24"/>
        </w:rPr>
        <w:t>KODU MILLET (KODON)</w:t>
      </w:r>
    </w:p>
    <w:p w14:paraId="20D9C37D" w14:textId="77777777" w:rsidR="00A971B5" w:rsidRDefault="00A971B5">
      <w:pPr>
        <w:pBdr>
          <w:top w:val="nil"/>
          <w:left w:val="nil"/>
          <w:bottom w:val="nil"/>
          <w:right w:val="nil"/>
          <w:between w:val="nil"/>
        </w:pBdr>
        <w:spacing w:after="0"/>
        <w:ind w:left="-426"/>
        <w:rPr>
          <w:rFonts w:ascii="Cambria" w:eastAsia="Cambria" w:hAnsi="Cambria" w:cs="Cambria"/>
          <w:color w:val="000000"/>
          <w:sz w:val="24"/>
          <w:szCs w:val="24"/>
        </w:rPr>
      </w:pPr>
    </w:p>
    <w:p w14:paraId="5D2D4F53" w14:textId="77777777" w:rsidR="00A971B5" w:rsidRDefault="00F75C53">
      <w:p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Kodo millet dosa (recipe- </w:t>
      </w:r>
      <w:hyperlink r:id="rId1375">
        <w:r>
          <w:rPr>
            <w:rFonts w:ascii="Cambria" w:eastAsia="Cambria" w:hAnsi="Cambria" w:cs="Cambria"/>
            <w:color w:val="0563C1"/>
            <w:sz w:val="24"/>
            <w:szCs w:val="24"/>
            <w:u w:val="single"/>
          </w:rPr>
          <w:t>https://www.youtube.com/watch?v=U_PxL_NPq8Y</w:t>
        </w:r>
      </w:hyperlink>
      <w:r>
        <w:rPr>
          <w:rFonts w:ascii="Cambria" w:eastAsia="Cambria" w:hAnsi="Cambria" w:cs="Cambria"/>
          <w:color w:val="000000"/>
          <w:sz w:val="24"/>
          <w:szCs w:val="24"/>
        </w:rPr>
        <w:t xml:space="preserve"> )</w:t>
      </w:r>
    </w:p>
    <w:p w14:paraId="2E4916D8" w14:textId="77777777" w:rsidR="00A971B5" w:rsidRDefault="00A971B5">
      <w:pPr>
        <w:pBdr>
          <w:top w:val="nil"/>
          <w:left w:val="nil"/>
          <w:bottom w:val="nil"/>
          <w:right w:val="nil"/>
          <w:between w:val="nil"/>
        </w:pBdr>
        <w:spacing w:after="0"/>
        <w:ind w:left="-426"/>
        <w:rPr>
          <w:rFonts w:ascii="Cambria" w:eastAsia="Cambria" w:hAnsi="Cambria" w:cs="Cambria"/>
          <w:color w:val="000000"/>
          <w:sz w:val="24"/>
          <w:szCs w:val="24"/>
        </w:rPr>
      </w:pPr>
    </w:p>
    <w:p w14:paraId="44FE2154" w14:textId="77777777" w:rsidR="00A971B5" w:rsidRDefault="00F75C53">
      <w:p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Kodo millet idle (recipe- </w:t>
      </w:r>
      <w:hyperlink r:id="rId1376">
        <w:r>
          <w:rPr>
            <w:rFonts w:ascii="Cambria" w:eastAsia="Cambria" w:hAnsi="Cambria" w:cs="Cambria"/>
            <w:color w:val="0563C1"/>
            <w:sz w:val="24"/>
            <w:szCs w:val="24"/>
            <w:u w:val="single"/>
          </w:rPr>
          <w:t>https://www.youtube.com/watch?v=4W4-cYNpn3Y</w:t>
        </w:r>
      </w:hyperlink>
      <w:r>
        <w:rPr>
          <w:rFonts w:ascii="Cambria" w:eastAsia="Cambria" w:hAnsi="Cambria" w:cs="Cambria"/>
          <w:color w:val="000000"/>
          <w:sz w:val="24"/>
          <w:szCs w:val="24"/>
        </w:rPr>
        <w:t xml:space="preserve"> )</w:t>
      </w:r>
    </w:p>
    <w:p w14:paraId="64516A95" w14:textId="77777777" w:rsidR="00A971B5" w:rsidRDefault="00A971B5">
      <w:pPr>
        <w:pBdr>
          <w:top w:val="nil"/>
          <w:left w:val="nil"/>
          <w:bottom w:val="nil"/>
          <w:right w:val="nil"/>
          <w:between w:val="nil"/>
        </w:pBdr>
        <w:spacing w:after="0"/>
        <w:ind w:left="-426"/>
        <w:rPr>
          <w:rFonts w:ascii="Cambria" w:eastAsia="Cambria" w:hAnsi="Cambria" w:cs="Cambria"/>
          <w:color w:val="000000"/>
          <w:sz w:val="24"/>
          <w:szCs w:val="24"/>
        </w:rPr>
      </w:pPr>
    </w:p>
    <w:p w14:paraId="2272B285" w14:textId="77777777" w:rsidR="00A971B5" w:rsidRDefault="00F75C53">
      <w:p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Kodo millet khichadi (recipe- </w:t>
      </w:r>
      <w:hyperlink r:id="rId1377">
        <w:r>
          <w:rPr>
            <w:rFonts w:ascii="Cambria" w:eastAsia="Cambria" w:hAnsi="Cambria" w:cs="Cambria"/>
            <w:color w:val="0563C1"/>
            <w:sz w:val="24"/>
            <w:szCs w:val="24"/>
            <w:u w:val="single"/>
          </w:rPr>
          <w:t>https://www.youtube.com/watch?v=EdyMG78cTAY</w:t>
        </w:r>
      </w:hyperlink>
      <w:r>
        <w:rPr>
          <w:rFonts w:ascii="Cambria" w:eastAsia="Cambria" w:hAnsi="Cambria" w:cs="Cambria"/>
          <w:color w:val="000000"/>
          <w:sz w:val="24"/>
          <w:szCs w:val="24"/>
        </w:rPr>
        <w:t xml:space="preserve"> )</w:t>
      </w:r>
    </w:p>
    <w:p w14:paraId="25374A5F" w14:textId="77777777" w:rsidR="00A971B5" w:rsidRDefault="00A971B5">
      <w:pPr>
        <w:pBdr>
          <w:top w:val="nil"/>
          <w:left w:val="nil"/>
          <w:bottom w:val="nil"/>
          <w:right w:val="nil"/>
          <w:between w:val="nil"/>
        </w:pBdr>
        <w:spacing w:after="0"/>
        <w:ind w:left="-426"/>
        <w:rPr>
          <w:rFonts w:ascii="Cambria" w:eastAsia="Cambria" w:hAnsi="Cambria" w:cs="Cambria"/>
          <w:color w:val="000000"/>
          <w:sz w:val="24"/>
          <w:szCs w:val="24"/>
        </w:rPr>
      </w:pPr>
    </w:p>
    <w:p w14:paraId="552CDEE0" w14:textId="77777777" w:rsidR="00A971B5" w:rsidRDefault="00F75C53">
      <w:p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Kodo millet upma (recipe- </w:t>
      </w:r>
      <w:hyperlink r:id="rId1378">
        <w:r>
          <w:rPr>
            <w:rFonts w:ascii="Cambria" w:eastAsia="Cambria" w:hAnsi="Cambria" w:cs="Cambria"/>
            <w:color w:val="0563C1"/>
            <w:sz w:val="24"/>
            <w:szCs w:val="24"/>
            <w:u w:val="single"/>
          </w:rPr>
          <w:t>https://www.youtube.com/watch?v=KFO67tHRR2s</w:t>
        </w:r>
      </w:hyperlink>
      <w:r>
        <w:rPr>
          <w:rFonts w:ascii="Cambria" w:eastAsia="Cambria" w:hAnsi="Cambria" w:cs="Cambria"/>
          <w:color w:val="000000"/>
          <w:sz w:val="24"/>
          <w:szCs w:val="24"/>
        </w:rPr>
        <w:t xml:space="preserve"> ) </w:t>
      </w:r>
    </w:p>
    <w:p w14:paraId="356F1257" w14:textId="77777777" w:rsidR="00A971B5" w:rsidRDefault="00A971B5">
      <w:pPr>
        <w:pBdr>
          <w:top w:val="nil"/>
          <w:left w:val="nil"/>
          <w:bottom w:val="nil"/>
          <w:right w:val="nil"/>
          <w:between w:val="nil"/>
        </w:pBdr>
        <w:spacing w:after="0"/>
        <w:ind w:left="-426"/>
        <w:rPr>
          <w:rFonts w:ascii="Cambria" w:eastAsia="Cambria" w:hAnsi="Cambria" w:cs="Cambria"/>
          <w:color w:val="000000"/>
          <w:sz w:val="24"/>
          <w:szCs w:val="24"/>
        </w:rPr>
      </w:pPr>
    </w:p>
    <w:p w14:paraId="011F5AB7" w14:textId="77777777" w:rsidR="00A971B5" w:rsidRDefault="00F75C53">
      <w:p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Kodo millet &amp; barley soup (recipe- </w:t>
      </w:r>
      <w:hyperlink r:id="rId1379">
        <w:r>
          <w:rPr>
            <w:rFonts w:ascii="Cambria" w:eastAsia="Cambria" w:hAnsi="Cambria" w:cs="Cambria"/>
            <w:color w:val="0563C1"/>
            <w:sz w:val="24"/>
            <w:szCs w:val="24"/>
            <w:u w:val="single"/>
          </w:rPr>
          <w:t>https://www.youtube.com/watch?v=1HwzWO-lyj4</w:t>
        </w:r>
      </w:hyperlink>
      <w:r>
        <w:rPr>
          <w:rFonts w:ascii="Cambria" w:eastAsia="Cambria" w:hAnsi="Cambria" w:cs="Cambria"/>
          <w:color w:val="000000"/>
          <w:sz w:val="24"/>
          <w:szCs w:val="24"/>
        </w:rPr>
        <w:t xml:space="preserve"> )</w:t>
      </w:r>
    </w:p>
    <w:p w14:paraId="2AE7E06B" w14:textId="77777777" w:rsidR="00A971B5" w:rsidRDefault="00A971B5">
      <w:pPr>
        <w:pBdr>
          <w:top w:val="nil"/>
          <w:left w:val="nil"/>
          <w:bottom w:val="nil"/>
          <w:right w:val="nil"/>
          <w:between w:val="nil"/>
        </w:pBdr>
        <w:spacing w:after="0"/>
        <w:ind w:left="-426"/>
        <w:rPr>
          <w:rFonts w:ascii="Cambria" w:eastAsia="Cambria" w:hAnsi="Cambria" w:cs="Cambria"/>
          <w:color w:val="000000"/>
          <w:sz w:val="24"/>
          <w:szCs w:val="24"/>
        </w:rPr>
      </w:pPr>
    </w:p>
    <w:p w14:paraId="1C993CB8" w14:textId="77777777" w:rsidR="00A971B5" w:rsidRDefault="00F75C53">
      <w:p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Kodo millet roti (recipe- </w:t>
      </w:r>
      <w:hyperlink r:id="rId1380">
        <w:r>
          <w:rPr>
            <w:rFonts w:ascii="Cambria" w:eastAsia="Cambria" w:hAnsi="Cambria" w:cs="Cambria"/>
            <w:color w:val="0563C1"/>
            <w:sz w:val="24"/>
            <w:szCs w:val="24"/>
            <w:u w:val="single"/>
          </w:rPr>
          <w:t>https://www.youtube.com/watch?v=HlN54fY8aLc</w:t>
        </w:r>
      </w:hyperlink>
      <w:r>
        <w:rPr>
          <w:rFonts w:ascii="Cambria" w:eastAsia="Cambria" w:hAnsi="Cambria" w:cs="Cambria"/>
          <w:color w:val="000000"/>
          <w:sz w:val="24"/>
          <w:szCs w:val="24"/>
        </w:rPr>
        <w:t xml:space="preserve"> )</w:t>
      </w:r>
    </w:p>
    <w:p w14:paraId="3DBB27A3" w14:textId="77777777" w:rsidR="00A971B5" w:rsidRDefault="00A971B5">
      <w:pPr>
        <w:pBdr>
          <w:top w:val="nil"/>
          <w:left w:val="nil"/>
          <w:bottom w:val="nil"/>
          <w:right w:val="nil"/>
          <w:between w:val="nil"/>
        </w:pBdr>
        <w:spacing w:after="0"/>
        <w:ind w:left="-426"/>
        <w:rPr>
          <w:rFonts w:ascii="Cambria" w:eastAsia="Cambria" w:hAnsi="Cambria" w:cs="Cambria"/>
          <w:color w:val="000000"/>
          <w:sz w:val="24"/>
          <w:szCs w:val="24"/>
        </w:rPr>
      </w:pPr>
    </w:p>
    <w:p w14:paraId="4FEC70AB" w14:textId="77777777" w:rsidR="00A971B5" w:rsidRDefault="00F75C53">
      <w:p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 xml:space="preserve">Kodo millet pancake (recipe- </w:t>
      </w:r>
      <w:hyperlink r:id="rId1381">
        <w:r>
          <w:rPr>
            <w:rFonts w:ascii="Cambria" w:eastAsia="Cambria" w:hAnsi="Cambria" w:cs="Cambria"/>
            <w:color w:val="0563C1"/>
            <w:sz w:val="24"/>
            <w:szCs w:val="24"/>
            <w:u w:val="single"/>
          </w:rPr>
          <w:t>https://www.youtube.com/watch?v=rUGbc18VWBI</w:t>
        </w:r>
      </w:hyperlink>
      <w:r>
        <w:rPr>
          <w:rFonts w:ascii="Cambria" w:eastAsia="Cambria" w:hAnsi="Cambria" w:cs="Cambria"/>
          <w:color w:val="000000"/>
          <w:sz w:val="24"/>
          <w:szCs w:val="24"/>
        </w:rPr>
        <w:t xml:space="preserve"> )</w:t>
      </w:r>
    </w:p>
    <w:p w14:paraId="3CAB2730" w14:textId="77777777" w:rsidR="00A971B5" w:rsidRDefault="00A971B5">
      <w:pPr>
        <w:pBdr>
          <w:top w:val="nil"/>
          <w:left w:val="nil"/>
          <w:bottom w:val="nil"/>
          <w:right w:val="nil"/>
          <w:between w:val="nil"/>
        </w:pBdr>
        <w:spacing w:after="0"/>
        <w:ind w:left="-426"/>
        <w:rPr>
          <w:rFonts w:ascii="Cambria" w:eastAsia="Cambria" w:hAnsi="Cambria" w:cs="Cambria"/>
          <w:color w:val="000000"/>
          <w:sz w:val="24"/>
          <w:szCs w:val="24"/>
        </w:rPr>
      </w:pPr>
    </w:p>
    <w:p w14:paraId="0D0B38D4" w14:textId="77777777" w:rsidR="00A971B5" w:rsidRDefault="00A971B5">
      <w:pPr>
        <w:pBdr>
          <w:top w:val="nil"/>
          <w:left w:val="nil"/>
          <w:bottom w:val="single" w:sz="4" w:space="1" w:color="000000"/>
          <w:right w:val="nil"/>
          <w:between w:val="nil"/>
        </w:pBdr>
        <w:spacing w:after="0"/>
        <w:ind w:left="-426"/>
        <w:rPr>
          <w:rFonts w:ascii="Cambria" w:eastAsia="Cambria" w:hAnsi="Cambria" w:cs="Cambria"/>
          <w:color w:val="000000"/>
          <w:sz w:val="24"/>
          <w:szCs w:val="24"/>
        </w:rPr>
      </w:pPr>
    </w:p>
    <w:p w14:paraId="028FCF12" w14:textId="77777777" w:rsidR="00A971B5" w:rsidRDefault="00F75C53">
      <w:pPr>
        <w:numPr>
          <w:ilvl w:val="0"/>
          <w:numId w:val="41"/>
        </w:numPr>
        <w:pBdr>
          <w:top w:val="nil"/>
          <w:left w:val="nil"/>
          <w:bottom w:val="nil"/>
          <w:right w:val="nil"/>
          <w:between w:val="nil"/>
        </w:pBdr>
        <w:spacing w:line="276" w:lineRule="auto"/>
        <w:ind w:left="-426" w:hanging="359"/>
        <w:rPr>
          <w:rFonts w:ascii="Cambria" w:eastAsia="Cambria" w:hAnsi="Cambria" w:cs="Cambria"/>
          <w:b/>
          <w:color w:val="000000"/>
          <w:sz w:val="24"/>
          <w:szCs w:val="24"/>
        </w:rPr>
      </w:pPr>
      <w:r>
        <w:rPr>
          <w:rFonts w:ascii="Cambria" w:eastAsia="Cambria" w:hAnsi="Cambria" w:cs="Cambria"/>
          <w:b/>
          <w:color w:val="000000"/>
          <w:sz w:val="24"/>
          <w:szCs w:val="24"/>
        </w:rPr>
        <w:t xml:space="preserve">PROSO MILLET (CHENA/BARRI) </w:t>
      </w:r>
    </w:p>
    <w:p w14:paraId="6207A5E7"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Proso millet dosa (recipe- </w:t>
      </w:r>
      <w:hyperlink r:id="rId1382">
        <w:r>
          <w:rPr>
            <w:rFonts w:ascii="Cambria" w:eastAsia="Cambria" w:hAnsi="Cambria" w:cs="Cambria"/>
            <w:color w:val="0563C1"/>
            <w:sz w:val="24"/>
            <w:szCs w:val="24"/>
            <w:u w:val="single"/>
          </w:rPr>
          <w:t>https://www.youtube.com/watch?v=4DP590XCwNA</w:t>
        </w:r>
      </w:hyperlink>
      <w:r>
        <w:rPr>
          <w:rFonts w:ascii="Cambria" w:eastAsia="Cambria" w:hAnsi="Cambria" w:cs="Cambria"/>
          <w:sz w:val="24"/>
          <w:szCs w:val="24"/>
        </w:rPr>
        <w:t xml:space="preserve"> ) </w:t>
      </w:r>
    </w:p>
    <w:p w14:paraId="5A7469E2"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Proso millet </w:t>
      </w:r>
      <w:proofErr w:type="spellStart"/>
      <w:r>
        <w:rPr>
          <w:rFonts w:ascii="Cambria" w:eastAsia="Cambria" w:hAnsi="Cambria" w:cs="Cambria"/>
          <w:sz w:val="24"/>
          <w:szCs w:val="24"/>
        </w:rPr>
        <w:t>idli</w:t>
      </w:r>
      <w:proofErr w:type="spellEnd"/>
      <w:r>
        <w:rPr>
          <w:rFonts w:ascii="Cambria" w:eastAsia="Cambria" w:hAnsi="Cambria" w:cs="Cambria"/>
          <w:sz w:val="24"/>
          <w:szCs w:val="24"/>
        </w:rPr>
        <w:t xml:space="preserve"> (recipe- </w:t>
      </w:r>
      <w:hyperlink r:id="rId1383">
        <w:r>
          <w:rPr>
            <w:rFonts w:ascii="Cambria" w:eastAsia="Cambria" w:hAnsi="Cambria" w:cs="Cambria"/>
            <w:color w:val="0563C1"/>
            <w:sz w:val="24"/>
            <w:szCs w:val="24"/>
            <w:u w:val="single"/>
          </w:rPr>
          <w:t>https://www.youtube.com/watch?v=cDiEOJbODfc</w:t>
        </w:r>
      </w:hyperlink>
      <w:r>
        <w:rPr>
          <w:rFonts w:ascii="Cambria" w:eastAsia="Cambria" w:hAnsi="Cambria" w:cs="Cambria"/>
          <w:sz w:val="24"/>
          <w:szCs w:val="24"/>
        </w:rPr>
        <w:t xml:space="preserve"> )</w:t>
      </w:r>
    </w:p>
    <w:p w14:paraId="3F0EE136"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Proso millet upma (recipe- </w:t>
      </w:r>
      <w:hyperlink r:id="rId1384">
        <w:r>
          <w:rPr>
            <w:rFonts w:ascii="Cambria" w:eastAsia="Cambria" w:hAnsi="Cambria" w:cs="Cambria"/>
            <w:color w:val="1155CC"/>
            <w:sz w:val="24"/>
            <w:szCs w:val="24"/>
            <w:u w:val="single"/>
          </w:rPr>
          <w:t>https://youtu.be/1pN9UoPd0Zo?si=VRLz7WchrhdjmsCt</w:t>
        </w:r>
      </w:hyperlink>
      <w:r>
        <w:rPr>
          <w:rFonts w:ascii="Cambria" w:eastAsia="Cambria" w:hAnsi="Cambria" w:cs="Cambria"/>
          <w:sz w:val="24"/>
          <w:szCs w:val="24"/>
        </w:rPr>
        <w:t xml:space="preserve"> )</w:t>
      </w:r>
    </w:p>
    <w:p w14:paraId="38E2B3DA"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Proso millet cutlet (recipe- </w:t>
      </w:r>
      <w:hyperlink r:id="rId1385">
        <w:r>
          <w:rPr>
            <w:rFonts w:ascii="Cambria" w:eastAsia="Cambria" w:hAnsi="Cambria" w:cs="Cambria"/>
            <w:color w:val="0563C1"/>
            <w:sz w:val="24"/>
            <w:szCs w:val="24"/>
            <w:u w:val="single"/>
          </w:rPr>
          <w:t>https://www.youtube.com/watch?v=0fReEeQjws4</w:t>
        </w:r>
      </w:hyperlink>
      <w:r>
        <w:rPr>
          <w:rFonts w:ascii="Cambria" w:eastAsia="Cambria" w:hAnsi="Cambria" w:cs="Cambria"/>
          <w:sz w:val="24"/>
          <w:szCs w:val="24"/>
        </w:rPr>
        <w:t xml:space="preserve"> )</w:t>
      </w:r>
    </w:p>
    <w:p w14:paraId="6C1A86DD"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 Proso millet kanji (recipe- </w:t>
      </w:r>
      <w:hyperlink r:id="rId1386">
        <w:r>
          <w:rPr>
            <w:rFonts w:ascii="Cambria" w:eastAsia="Cambria" w:hAnsi="Cambria" w:cs="Cambria"/>
            <w:color w:val="0563C1"/>
            <w:sz w:val="24"/>
            <w:szCs w:val="24"/>
            <w:u w:val="single"/>
          </w:rPr>
          <w:t>https://www.youtube.com/watch?v=IW7X3BZcUAI</w:t>
        </w:r>
      </w:hyperlink>
      <w:r>
        <w:rPr>
          <w:rFonts w:ascii="Cambria" w:eastAsia="Cambria" w:hAnsi="Cambria" w:cs="Cambria"/>
          <w:sz w:val="24"/>
          <w:szCs w:val="24"/>
        </w:rPr>
        <w:t xml:space="preserve"> )</w:t>
      </w:r>
    </w:p>
    <w:p w14:paraId="50B4AFDD"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Proso millet </w:t>
      </w:r>
      <w:proofErr w:type="spellStart"/>
      <w:r>
        <w:rPr>
          <w:rFonts w:ascii="Cambria" w:eastAsia="Cambria" w:hAnsi="Cambria" w:cs="Cambria"/>
          <w:sz w:val="24"/>
          <w:szCs w:val="24"/>
        </w:rPr>
        <w:t>dhokhla</w:t>
      </w:r>
      <w:proofErr w:type="spellEnd"/>
      <w:r>
        <w:rPr>
          <w:rFonts w:ascii="Cambria" w:eastAsia="Cambria" w:hAnsi="Cambria" w:cs="Cambria"/>
          <w:sz w:val="24"/>
          <w:szCs w:val="24"/>
        </w:rPr>
        <w:t xml:space="preserve"> (recipe- </w:t>
      </w:r>
      <w:hyperlink r:id="rId1387">
        <w:r>
          <w:rPr>
            <w:rFonts w:ascii="Cambria" w:eastAsia="Cambria" w:hAnsi="Cambria" w:cs="Cambria"/>
            <w:color w:val="0563C1"/>
            <w:sz w:val="24"/>
            <w:szCs w:val="24"/>
            <w:u w:val="single"/>
          </w:rPr>
          <w:t>https://www.youtube.com/watch?v=YMcDUXXyo44</w:t>
        </w:r>
      </w:hyperlink>
      <w:r>
        <w:rPr>
          <w:rFonts w:ascii="Cambria" w:eastAsia="Cambria" w:hAnsi="Cambria" w:cs="Cambria"/>
          <w:sz w:val="24"/>
          <w:szCs w:val="24"/>
        </w:rPr>
        <w:t xml:space="preserve"> ) </w:t>
      </w:r>
    </w:p>
    <w:p w14:paraId="3ECB9A8F"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Proso millet salad (recipe- </w:t>
      </w:r>
      <w:hyperlink r:id="rId1388">
        <w:r>
          <w:rPr>
            <w:rFonts w:ascii="Cambria" w:eastAsia="Cambria" w:hAnsi="Cambria" w:cs="Cambria"/>
            <w:color w:val="0563C1"/>
            <w:sz w:val="24"/>
            <w:szCs w:val="24"/>
            <w:u w:val="single"/>
          </w:rPr>
          <w:t>https://www.youtube.com/shorts/hi6LiMwaBPA</w:t>
        </w:r>
      </w:hyperlink>
      <w:r>
        <w:rPr>
          <w:rFonts w:ascii="Cambria" w:eastAsia="Cambria" w:hAnsi="Cambria" w:cs="Cambria"/>
          <w:sz w:val="24"/>
          <w:szCs w:val="24"/>
        </w:rPr>
        <w:t xml:space="preserve"> ) </w:t>
      </w:r>
    </w:p>
    <w:p w14:paraId="23F541A8" w14:textId="77777777" w:rsidR="00A971B5" w:rsidRDefault="00A971B5">
      <w:pPr>
        <w:pBdr>
          <w:bottom w:val="single" w:sz="4" w:space="1" w:color="000000"/>
        </w:pBdr>
        <w:spacing w:line="276" w:lineRule="auto"/>
        <w:ind w:left="-426"/>
        <w:rPr>
          <w:rFonts w:ascii="Cambria" w:eastAsia="Cambria" w:hAnsi="Cambria" w:cs="Cambria"/>
          <w:sz w:val="24"/>
          <w:szCs w:val="24"/>
        </w:rPr>
      </w:pPr>
    </w:p>
    <w:p w14:paraId="12E49E7A" w14:textId="77777777" w:rsidR="00A971B5" w:rsidRDefault="00F75C53">
      <w:pPr>
        <w:numPr>
          <w:ilvl w:val="0"/>
          <w:numId w:val="41"/>
        </w:numPr>
        <w:pBdr>
          <w:top w:val="nil"/>
          <w:left w:val="nil"/>
          <w:bottom w:val="nil"/>
          <w:right w:val="nil"/>
          <w:between w:val="nil"/>
        </w:pBdr>
        <w:spacing w:line="276" w:lineRule="auto"/>
        <w:ind w:left="-426" w:hanging="359"/>
        <w:rPr>
          <w:rFonts w:ascii="Cambria" w:eastAsia="Cambria" w:hAnsi="Cambria" w:cs="Cambria"/>
          <w:b/>
          <w:color w:val="000000"/>
          <w:sz w:val="24"/>
          <w:szCs w:val="24"/>
        </w:rPr>
      </w:pPr>
      <w:r>
        <w:rPr>
          <w:rFonts w:ascii="Cambria" w:eastAsia="Cambria" w:hAnsi="Cambria" w:cs="Cambria"/>
          <w:b/>
          <w:color w:val="000000"/>
          <w:sz w:val="24"/>
          <w:szCs w:val="24"/>
        </w:rPr>
        <w:t xml:space="preserve"> BARNYARD MILLET (SANWA)</w:t>
      </w:r>
    </w:p>
    <w:p w14:paraId="67A07CFE"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Barnyard millet dosa (recipe- </w:t>
      </w:r>
      <w:hyperlink r:id="rId1389">
        <w:r>
          <w:rPr>
            <w:rFonts w:ascii="Cambria" w:eastAsia="Cambria" w:hAnsi="Cambria" w:cs="Cambria"/>
            <w:color w:val="0563C1"/>
            <w:sz w:val="24"/>
            <w:szCs w:val="24"/>
            <w:u w:val="single"/>
          </w:rPr>
          <w:t>https://www.youtube.com/watch?v=VPx6aw8YRTY</w:t>
        </w:r>
      </w:hyperlink>
      <w:r>
        <w:rPr>
          <w:rFonts w:ascii="Cambria" w:eastAsia="Cambria" w:hAnsi="Cambria" w:cs="Cambria"/>
          <w:sz w:val="24"/>
          <w:szCs w:val="24"/>
        </w:rPr>
        <w:t xml:space="preserve"> )</w:t>
      </w:r>
    </w:p>
    <w:p w14:paraId="12E811D7"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Barnyard millet </w:t>
      </w:r>
      <w:proofErr w:type="spellStart"/>
      <w:r>
        <w:rPr>
          <w:rFonts w:ascii="Cambria" w:eastAsia="Cambria" w:hAnsi="Cambria" w:cs="Cambria"/>
          <w:sz w:val="24"/>
          <w:szCs w:val="24"/>
        </w:rPr>
        <w:t>idli</w:t>
      </w:r>
      <w:proofErr w:type="spellEnd"/>
      <w:r>
        <w:rPr>
          <w:rFonts w:ascii="Cambria" w:eastAsia="Cambria" w:hAnsi="Cambria" w:cs="Cambria"/>
          <w:sz w:val="24"/>
          <w:szCs w:val="24"/>
        </w:rPr>
        <w:t xml:space="preserve"> (recipe- </w:t>
      </w:r>
      <w:hyperlink r:id="rId1390">
        <w:r>
          <w:rPr>
            <w:rFonts w:ascii="Cambria" w:eastAsia="Cambria" w:hAnsi="Cambria" w:cs="Cambria"/>
            <w:color w:val="0563C1"/>
            <w:sz w:val="24"/>
            <w:szCs w:val="24"/>
            <w:u w:val="single"/>
          </w:rPr>
          <w:t>https://www.youtube.com/watch?v=VPx6aw8YRTY</w:t>
        </w:r>
      </w:hyperlink>
      <w:r>
        <w:rPr>
          <w:rFonts w:ascii="Cambria" w:eastAsia="Cambria" w:hAnsi="Cambria" w:cs="Cambria"/>
          <w:sz w:val="24"/>
          <w:szCs w:val="24"/>
        </w:rPr>
        <w:t xml:space="preserve"> )</w:t>
      </w:r>
    </w:p>
    <w:p w14:paraId="6C01185B"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Barnyard millet khichadi (recipe- </w:t>
      </w:r>
      <w:hyperlink r:id="rId1391">
        <w:r>
          <w:rPr>
            <w:rFonts w:ascii="Cambria" w:eastAsia="Cambria" w:hAnsi="Cambria" w:cs="Cambria"/>
            <w:color w:val="0563C1"/>
            <w:sz w:val="24"/>
            <w:szCs w:val="24"/>
            <w:u w:val="single"/>
          </w:rPr>
          <w:t>https://www.youtube.com/watch?v=ZcCPUvGmBO8</w:t>
        </w:r>
      </w:hyperlink>
      <w:r>
        <w:rPr>
          <w:rFonts w:ascii="Cambria" w:eastAsia="Cambria" w:hAnsi="Cambria" w:cs="Cambria"/>
          <w:sz w:val="24"/>
          <w:szCs w:val="24"/>
        </w:rPr>
        <w:t xml:space="preserve"> )</w:t>
      </w:r>
    </w:p>
    <w:p w14:paraId="01103E31"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Barnyard millet </w:t>
      </w:r>
      <w:proofErr w:type="spellStart"/>
      <w:r>
        <w:rPr>
          <w:rFonts w:ascii="Cambria" w:eastAsia="Cambria" w:hAnsi="Cambria" w:cs="Cambria"/>
          <w:sz w:val="24"/>
          <w:szCs w:val="24"/>
        </w:rPr>
        <w:t>thalipeeth</w:t>
      </w:r>
      <w:proofErr w:type="spellEnd"/>
      <w:r>
        <w:rPr>
          <w:rFonts w:ascii="Cambria" w:eastAsia="Cambria" w:hAnsi="Cambria" w:cs="Cambria"/>
          <w:sz w:val="24"/>
          <w:szCs w:val="24"/>
        </w:rPr>
        <w:t xml:space="preserve"> (recipe- </w:t>
      </w:r>
      <w:hyperlink r:id="rId1392">
        <w:r>
          <w:rPr>
            <w:rFonts w:ascii="Cambria" w:eastAsia="Cambria" w:hAnsi="Cambria" w:cs="Cambria"/>
            <w:color w:val="0563C1"/>
            <w:sz w:val="24"/>
            <w:szCs w:val="24"/>
            <w:u w:val="single"/>
          </w:rPr>
          <w:t>https://www.youtube.com/watch?v=mPf0Ry12bkg</w:t>
        </w:r>
      </w:hyperlink>
      <w:r>
        <w:rPr>
          <w:rFonts w:ascii="Cambria" w:eastAsia="Cambria" w:hAnsi="Cambria" w:cs="Cambria"/>
          <w:sz w:val="24"/>
          <w:szCs w:val="24"/>
        </w:rPr>
        <w:t xml:space="preserve"> )</w:t>
      </w:r>
    </w:p>
    <w:p w14:paraId="672E9D43"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Barnyard </w:t>
      </w:r>
      <w:proofErr w:type="spellStart"/>
      <w:r>
        <w:rPr>
          <w:rFonts w:ascii="Cambria" w:eastAsia="Cambria" w:hAnsi="Cambria" w:cs="Cambria"/>
          <w:sz w:val="24"/>
          <w:szCs w:val="24"/>
        </w:rPr>
        <w:t>mllet</w:t>
      </w:r>
      <w:proofErr w:type="spellEnd"/>
      <w:r>
        <w:rPr>
          <w:rFonts w:ascii="Cambria" w:eastAsia="Cambria" w:hAnsi="Cambria" w:cs="Cambria"/>
          <w:sz w:val="24"/>
          <w:szCs w:val="24"/>
        </w:rPr>
        <w:t xml:space="preserve"> tomato rice (recipe- </w:t>
      </w:r>
      <w:hyperlink r:id="rId1393">
        <w:r>
          <w:rPr>
            <w:rFonts w:ascii="Cambria" w:eastAsia="Cambria" w:hAnsi="Cambria" w:cs="Cambria"/>
            <w:color w:val="0563C1"/>
            <w:sz w:val="24"/>
            <w:szCs w:val="24"/>
            <w:u w:val="single"/>
          </w:rPr>
          <w:t>https://www.youtube.com/watch?v=a0CJ9MY7i1U</w:t>
        </w:r>
      </w:hyperlink>
      <w:r>
        <w:rPr>
          <w:rFonts w:ascii="Cambria" w:eastAsia="Cambria" w:hAnsi="Cambria" w:cs="Cambria"/>
          <w:sz w:val="24"/>
          <w:szCs w:val="24"/>
        </w:rPr>
        <w:t xml:space="preserve"> ) </w:t>
      </w:r>
    </w:p>
    <w:p w14:paraId="02540DC7"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Barnyard millet kanji (recipe- </w:t>
      </w:r>
      <w:hyperlink r:id="rId1394">
        <w:r>
          <w:rPr>
            <w:rFonts w:ascii="Cambria" w:eastAsia="Cambria" w:hAnsi="Cambria" w:cs="Cambria"/>
            <w:color w:val="0563C1"/>
            <w:sz w:val="24"/>
            <w:szCs w:val="24"/>
            <w:u w:val="single"/>
          </w:rPr>
          <w:t>https://www.youtube.com/watch?v=V3WnGPPBF3Q</w:t>
        </w:r>
      </w:hyperlink>
      <w:r>
        <w:rPr>
          <w:rFonts w:ascii="Cambria" w:eastAsia="Cambria" w:hAnsi="Cambria" w:cs="Cambria"/>
          <w:sz w:val="24"/>
          <w:szCs w:val="24"/>
        </w:rPr>
        <w:t xml:space="preserve"> )</w:t>
      </w:r>
    </w:p>
    <w:p w14:paraId="6DA14296"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Barnyard millet roti (recipe- </w:t>
      </w:r>
      <w:hyperlink r:id="rId1395">
        <w:r>
          <w:rPr>
            <w:rFonts w:ascii="Cambria" w:eastAsia="Cambria" w:hAnsi="Cambria" w:cs="Cambria"/>
            <w:color w:val="0563C1"/>
            <w:sz w:val="24"/>
            <w:szCs w:val="24"/>
            <w:u w:val="single"/>
          </w:rPr>
          <w:t>https://www.youtube.com/watch?v=kmfTP4JAUQA</w:t>
        </w:r>
      </w:hyperlink>
      <w:r>
        <w:rPr>
          <w:rFonts w:ascii="Cambria" w:eastAsia="Cambria" w:hAnsi="Cambria" w:cs="Cambria"/>
          <w:sz w:val="24"/>
          <w:szCs w:val="24"/>
        </w:rPr>
        <w:t xml:space="preserve"> ) </w:t>
      </w:r>
    </w:p>
    <w:p w14:paraId="5E8476A5"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Barnyard millet pancake (recipe- </w:t>
      </w:r>
      <w:hyperlink r:id="rId1396">
        <w:r>
          <w:rPr>
            <w:rFonts w:ascii="Cambria" w:eastAsia="Cambria" w:hAnsi="Cambria" w:cs="Cambria"/>
            <w:color w:val="0563C1"/>
            <w:sz w:val="24"/>
            <w:szCs w:val="24"/>
            <w:u w:val="single"/>
          </w:rPr>
          <w:t>https://www.youtube.com/watch?v=VJXM3tPd1Ac</w:t>
        </w:r>
      </w:hyperlink>
      <w:r>
        <w:rPr>
          <w:rFonts w:ascii="Cambria" w:eastAsia="Cambria" w:hAnsi="Cambria" w:cs="Cambria"/>
          <w:sz w:val="24"/>
          <w:szCs w:val="24"/>
        </w:rPr>
        <w:t xml:space="preserve"> )</w:t>
      </w:r>
    </w:p>
    <w:p w14:paraId="1AC875FB" w14:textId="77777777" w:rsidR="00A971B5" w:rsidRDefault="00F75C53">
      <w:pPr>
        <w:spacing w:line="276" w:lineRule="auto"/>
        <w:ind w:left="-426"/>
        <w:rPr>
          <w:rFonts w:ascii="Cambria" w:eastAsia="Cambria" w:hAnsi="Cambria" w:cs="Cambria"/>
          <w:sz w:val="24"/>
          <w:szCs w:val="24"/>
        </w:rPr>
      </w:pPr>
      <w:r>
        <w:rPr>
          <w:rFonts w:ascii="Cambria" w:eastAsia="Cambria" w:hAnsi="Cambria" w:cs="Cambria"/>
          <w:sz w:val="24"/>
          <w:szCs w:val="24"/>
        </w:rPr>
        <w:t xml:space="preserve">Barnyard millet salad (recipe- </w:t>
      </w:r>
      <w:hyperlink r:id="rId1397">
        <w:r>
          <w:rPr>
            <w:rFonts w:ascii="Cambria" w:eastAsia="Cambria" w:hAnsi="Cambria" w:cs="Cambria"/>
            <w:color w:val="0563C1"/>
            <w:sz w:val="24"/>
            <w:szCs w:val="24"/>
            <w:u w:val="single"/>
          </w:rPr>
          <w:t>https://www.youtube.com/watch?v=Mgddnkzn0ic</w:t>
        </w:r>
      </w:hyperlink>
      <w:r>
        <w:rPr>
          <w:rFonts w:ascii="Cambria" w:eastAsia="Cambria" w:hAnsi="Cambria" w:cs="Cambria"/>
          <w:sz w:val="24"/>
          <w:szCs w:val="24"/>
        </w:rPr>
        <w:t xml:space="preserve"> ) </w:t>
      </w:r>
    </w:p>
    <w:p w14:paraId="1762D017" w14:textId="77777777" w:rsidR="00A971B5" w:rsidRDefault="00A971B5">
      <w:pPr>
        <w:pBdr>
          <w:bottom w:val="single" w:sz="4" w:space="0" w:color="000000"/>
        </w:pBdr>
        <w:spacing w:line="276" w:lineRule="auto"/>
        <w:ind w:left="-426"/>
        <w:rPr>
          <w:rFonts w:ascii="Cambria" w:eastAsia="Cambria" w:hAnsi="Cambria" w:cs="Cambria"/>
          <w:b/>
          <w:sz w:val="24"/>
          <w:szCs w:val="24"/>
        </w:rPr>
      </w:pPr>
    </w:p>
    <w:p w14:paraId="44D5B4C8" w14:textId="77777777" w:rsidR="00A971B5" w:rsidRDefault="00A971B5">
      <w:pPr>
        <w:spacing w:line="276" w:lineRule="auto"/>
        <w:ind w:left="-426"/>
        <w:rPr>
          <w:rFonts w:ascii="Cambria" w:eastAsia="Cambria" w:hAnsi="Cambria" w:cs="Cambria"/>
          <w:sz w:val="24"/>
          <w:szCs w:val="24"/>
        </w:rPr>
      </w:pPr>
    </w:p>
    <w:p w14:paraId="55853FDC" w14:textId="77777777" w:rsidR="00A971B5" w:rsidRDefault="00F75C53">
      <w:pPr>
        <w:numPr>
          <w:ilvl w:val="0"/>
          <w:numId w:val="41"/>
        </w:numPr>
        <w:pBdr>
          <w:top w:val="nil"/>
          <w:left w:val="nil"/>
          <w:bottom w:val="nil"/>
          <w:right w:val="nil"/>
          <w:between w:val="nil"/>
        </w:pBdr>
        <w:spacing w:line="276" w:lineRule="auto"/>
        <w:ind w:left="-426" w:hanging="359"/>
        <w:rPr>
          <w:rFonts w:ascii="Cambria" w:eastAsia="Cambria" w:hAnsi="Cambria" w:cs="Cambria"/>
          <w:b/>
          <w:color w:val="000000"/>
          <w:sz w:val="24"/>
          <w:szCs w:val="24"/>
        </w:rPr>
      </w:pPr>
      <w:r>
        <w:rPr>
          <w:rFonts w:ascii="Cambria" w:eastAsia="Cambria" w:hAnsi="Cambria" w:cs="Cambria"/>
          <w:b/>
          <w:color w:val="000000"/>
          <w:sz w:val="24"/>
          <w:szCs w:val="24"/>
        </w:rPr>
        <w:t xml:space="preserve"> BROWNTOP MILLET (KORLE) </w:t>
      </w:r>
    </w:p>
    <w:p w14:paraId="73EFC7A4" w14:textId="77777777" w:rsidR="00A971B5" w:rsidRDefault="00F75C53">
      <w:pPr>
        <w:spacing w:line="276" w:lineRule="auto"/>
        <w:ind w:left="-426"/>
        <w:rPr>
          <w:rFonts w:ascii="Cambria" w:eastAsia="Cambria" w:hAnsi="Cambria" w:cs="Cambria"/>
          <w:sz w:val="24"/>
          <w:szCs w:val="24"/>
        </w:rPr>
      </w:pPr>
      <w:proofErr w:type="spellStart"/>
      <w:r>
        <w:rPr>
          <w:rFonts w:ascii="Cambria" w:eastAsia="Cambria" w:hAnsi="Cambria" w:cs="Cambria"/>
          <w:sz w:val="24"/>
          <w:szCs w:val="24"/>
        </w:rPr>
        <w:t>Browntop</w:t>
      </w:r>
      <w:proofErr w:type="spellEnd"/>
      <w:r>
        <w:rPr>
          <w:rFonts w:ascii="Cambria" w:eastAsia="Cambria" w:hAnsi="Cambria" w:cs="Cambria"/>
          <w:sz w:val="24"/>
          <w:szCs w:val="24"/>
        </w:rPr>
        <w:t xml:space="preserve"> millet pulao (recipe- </w:t>
      </w:r>
      <w:hyperlink r:id="rId1398">
        <w:r>
          <w:rPr>
            <w:rFonts w:ascii="Cambria" w:eastAsia="Cambria" w:hAnsi="Cambria" w:cs="Cambria"/>
            <w:color w:val="0563C1"/>
            <w:sz w:val="24"/>
            <w:szCs w:val="24"/>
            <w:u w:val="single"/>
          </w:rPr>
          <w:t>https://www.youtube.com/watch?v=IL1qKPIkPMY</w:t>
        </w:r>
      </w:hyperlink>
      <w:r>
        <w:rPr>
          <w:rFonts w:ascii="Cambria" w:eastAsia="Cambria" w:hAnsi="Cambria" w:cs="Cambria"/>
          <w:sz w:val="24"/>
          <w:szCs w:val="24"/>
        </w:rPr>
        <w:t xml:space="preserve"> )</w:t>
      </w:r>
    </w:p>
    <w:p w14:paraId="50CACDEC" w14:textId="77777777" w:rsidR="00A971B5" w:rsidRDefault="00F75C53">
      <w:pPr>
        <w:spacing w:line="276" w:lineRule="auto"/>
        <w:ind w:left="-426"/>
        <w:rPr>
          <w:rFonts w:ascii="Cambria" w:eastAsia="Cambria" w:hAnsi="Cambria" w:cs="Cambria"/>
          <w:sz w:val="24"/>
          <w:szCs w:val="24"/>
        </w:rPr>
      </w:pPr>
      <w:proofErr w:type="spellStart"/>
      <w:r>
        <w:rPr>
          <w:rFonts w:ascii="Cambria" w:eastAsia="Cambria" w:hAnsi="Cambria" w:cs="Cambria"/>
          <w:sz w:val="24"/>
          <w:szCs w:val="24"/>
        </w:rPr>
        <w:t>Browntop</w:t>
      </w:r>
      <w:proofErr w:type="spellEnd"/>
      <w:r>
        <w:rPr>
          <w:rFonts w:ascii="Cambria" w:eastAsia="Cambria" w:hAnsi="Cambria" w:cs="Cambria"/>
          <w:sz w:val="24"/>
          <w:szCs w:val="24"/>
        </w:rPr>
        <w:t xml:space="preserve"> millet dosa (recipe- </w:t>
      </w:r>
      <w:hyperlink r:id="rId1399">
        <w:r>
          <w:rPr>
            <w:rFonts w:ascii="Cambria" w:eastAsia="Cambria" w:hAnsi="Cambria" w:cs="Cambria"/>
            <w:color w:val="0563C1"/>
            <w:sz w:val="24"/>
            <w:szCs w:val="24"/>
            <w:u w:val="single"/>
          </w:rPr>
          <w:t>https://www.youtube.com/watch?v=oPewjyy3ROQ</w:t>
        </w:r>
      </w:hyperlink>
      <w:r>
        <w:rPr>
          <w:rFonts w:ascii="Cambria" w:eastAsia="Cambria" w:hAnsi="Cambria" w:cs="Cambria"/>
          <w:sz w:val="24"/>
          <w:szCs w:val="24"/>
        </w:rPr>
        <w:t xml:space="preserve"> )</w:t>
      </w:r>
    </w:p>
    <w:p w14:paraId="0F4AAD94" w14:textId="77777777" w:rsidR="00A971B5" w:rsidRDefault="00F75C53">
      <w:pPr>
        <w:spacing w:line="276" w:lineRule="auto"/>
        <w:ind w:left="-426"/>
        <w:rPr>
          <w:rFonts w:ascii="Cambria" w:eastAsia="Cambria" w:hAnsi="Cambria" w:cs="Cambria"/>
          <w:sz w:val="24"/>
          <w:szCs w:val="24"/>
        </w:rPr>
      </w:pPr>
      <w:proofErr w:type="spellStart"/>
      <w:r>
        <w:rPr>
          <w:rFonts w:ascii="Cambria" w:eastAsia="Cambria" w:hAnsi="Cambria" w:cs="Cambria"/>
          <w:sz w:val="24"/>
          <w:szCs w:val="24"/>
        </w:rPr>
        <w:t>Browntop</w:t>
      </w:r>
      <w:proofErr w:type="spellEnd"/>
      <w:r>
        <w:rPr>
          <w:rFonts w:ascii="Cambria" w:eastAsia="Cambria" w:hAnsi="Cambria" w:cs="Cambria"/>
          <w:sz w:val="24"/>
          <w:szCs w:val="24"/>
        </w:rPr>
        <w:t xml:space="preserve"> millet soup (recipe- </w:t>
      </w:r>
      <w:hyperlink r:id="rId1400">
        <w:r>
          <w:rPr>
            <w:rFonts w:ascii="Cambria" w:eastAsia="Cambria" w:hAnsi="Cambria" w:cs="Cambria"/>
            <w:color w:val="0563C1"/>
            <w:sz w:val="24"/>
            <w:szCs w:val="24"/>
            <w:u w:val="single"/>
          </w:rPr>
          <w:t>https://www.youtube.com/watch?v=kkhe87SqAH4</w:t>
        </w:r>
      </w:hyperlink>
      <w:r>
        <w:rPr>
          <w:rFonts w:ascii="Cambria" w:eastAsia="Cambria" w:hAnsi="Cambria" w:cs="Cambria"/>
          <w:sz w:val="24"/>
          <w:szCs w:val="24"/>
        </w:rPr>
        <w:t xml:space="preserve"> )</w:t>
      </w:r>
    </w:p>
    <w:p w14:paraId="3EF1CE3F" w14:textId="77777777" w:rsidR="00A971B5" w:rsidRDefault="00F75C53">
      <w:pPr>
        <w:spacing w:line="276" w:lineRule="auto"/>
        <w:ind w:left="-426"/>
        <w:rPr>
          <w:rFonts w:ascii="Cambria" w:eastAsia="Cambria" w:hAnsi="Cambria" w:cs="Cambria"/>
          <w:sz w:val="24"/>
          <w:szCs w:val="24"/>
        </w:rPr>
      </w:pPr>
      <w:proofErr w:type="spellStart"/>
      <w:r>
        <w:rPr>
          <w:rFonts w:ascii="Cambria" w:eastAsia="Cambria" w:hAnsi="Cambria" w:cs="Cambria"/>
          <w:sz w:val="24"/>
          <w:szCs w:val="24"/>
        </w:rPr>
        <w:t>Browntop</w:t>
      </w:r>
      <w:proofErr w:type="spellEnd"/>
      <w:r>
        <w:rPr>
          <w:rFonts w:ascii="Cambria" w:eastAsia="Cambria" w:hAnsi="Cambria" w:cs="Cambria"/>
          <w:sz w:val="24"/>
          <w:szCs w:val="24"/>
        </w:rPr>
        <w:t xml:space="preserve"> millet upma (recipe- </w:t>
      </w:r>
      <w:hyperlink r:id="rId1401">
        <w:r>
          <w:rPr>
            <w:rFonts w:ascii="Cambria" w:eastAsia="Cambria" w:hAnsi="Cambria" w:cs="Cambria"/>
            <w:color w:val="0563C1"/>
            <w:sz w:val="24"/>
            <w:szCs w:val="24"/>
            <w:u w:val="single"/>
          </w:rPr>
          <w:t>https://www.youtube.com/shorts/cjlMT4QijRw</w:t>
        </w:r>
      </w:hyperlink>
      <w:r>
        <w:rPr>
          <w:rFonts w:ascii="Cambria" w:eastAsia="Cambria" w:hAnsi="Cambria" w:cs="Cambria"/>
          <w:sz w:val="24"/>
          <w:szCs w:val="24"/>
        </w:rPr>
        <w:t xml:space="preserve"> )</w:t>
      </w:r>
    </w:p>
    <w:p w14:paraId="5D822BAA" w14:textId="77777777" w:rsidR="00A971B5" w:rsidRDefault="00F75C53">
      <w:pPr>
        <w:spacing w:line="276" w:lineRule="auto"/>
        <w:ind w:left="-426"/>
        <w:rPr>
          <w:rFonts w:ascii="Cambria" w:eastAsia="Cambria" w:hAnsi="Cambria" w:cs="Cambria"/>
          <w:sz w:val="24"/>
          <w:szCs w:val="24"/>
        </w:rPr>
      </w:pPr>
      <w:proofErr w:type="spellStart"/>
      <w:r>
        <w:rPr>
          <w:rFonts w:ascii="Cambria" w:eastAsia="Cambria" w:hAnsi="Cambria" w:cs="Cambria"/>
          <w:sz w:val="24"/>
          <w:szCs w:val="24"/>
        </w:rPr>
        <w:lastRenderedPageBreak/>
        <w:t>Browntop</w:t>
      </w:r>
      <w:proofErr w:type="spellEnd"/>
      <w:r>
        <w:rPr>
          <w:rFonts w:ascii="Cambria" w:eastAsia="Cambria" w:hAnsi="Cambria" w:cs="Cambria"/>
          <w:sz w:val="24"/>
          <w:szCs w:val="24"/>
        </w:rPr>
        <w:t xml:space="preserve"> millet cutlet (recipe- </w:t>
      </w:r>
      <w:hyperlink r:id="rId1402">
        <w:r>
          <w:rPr>
            <w:rFonts w:ascii="Cambria" w:eastAsia="Cambria" w:hAnsi="Cambria" w:cs="Cambria"/>
            <w:color w:val="0563C1"/>
            <w:sz w:val="24"/>
            <w:szCs w:val="24"/>
            <w:u w:val="single"/>
          </w:rPr>
          <w:t>https://www.youtube.com/watch?v=OZVLyDF6dK8</w:t>
        </w:r>
      </w:hyperlink>
      <w:r>
        <w:rPr>
          <w:rFonts w:ascii="Cambria" w:eastAsia="Cambria" w:hAnsi="Cambria" w:cs="Cambria"/>
          <w:sz w:val="24"/>
          <w:szCs w:val="24"/>
        </w:rPr>
        <w:t xml:space="preserve"> ) </w:t>
      </w:r>
    </w:p>
    <w:p w14:paraId="65D1FE5C" w14:textId="77777777" w:rsidR="00A971B5" w:rsidRDefault="00A971B5">
      <w:pPr>
        <w:pBdr>
          <w:bottom w:val="single" w:sz="4" w:space="1" w:color="000000"/>
        </w:pBdr>
        <w:spacing w:line="276" w:lineRule="auto"/>
        <w:ind w:left="-426"/>
        <w:rPr>
          <w:rFonts w:ascii="Cambria" w:eastAsia="Cambria" w:hAnsi="Cambria" w:cs="Cambria"/>
          <w:sz w:val="24"/>
          <w:szCs w:val="24"/>
        </w:rPr>
      </w:pPr>
    </w:p>
    <w:p w14:paraId="4417F4F3" w14:textId="77777777" w:rsidR="00A971B5" w:rsidRDefault="00A971B5">
      <w:pPr>
        <w:spacing w:line="276" w:lineRule="auto"/>
        <w:ind w:left="-426"/>
        <w:rPr>
          <w:rFonts w:ascii="Cambria" w:eastAsia="Cambria" w:hAnsi="Cambria" w:cs="Cambria"/>
          <w:sz w:val="24"/>
          <w:szCs w:val="24"/>
        </w:rPr>
      </w:pPr>
    </w:p>
    <w:p w14:paraId="661CECD6" w14:textId="77777777" w:rsidR="00A971B5" w:rsidRDefault="00A971B5">
      <w:pPr>
        <w:ind w:left="-426"/>
        <w:rPr>
          <w:rFonts w:ascii="Cambria" w:eastAsia="Cambria" w:hAnsi="Cambria" w:cs="Cambria"/>
          <w:b/>
          <w:sz w:val="24"/>
          <w:szCs w:val="24"/>
        </w:rPr>
      </w:pPr>
    </w:p>
    <w:p w14:paraId="7EB6B06B" w14:textId="77777777" w:rsidR="00A971B5" w:rsidRDefault="00A971B5">
      <w:pPr>
        <w:ind w:left="-426"/>
        <w:rPr>
          <w:rFonts w:ascii="Cambria" w:eastAsia="Cambria" w:hAnsi="Cambria" w:cs="Cambria"/>
          <w:sz w:val="24"/>
          <w:szCs w:val="24"/>
        </w:rPr>
      </w:pPr>
    </w:p>
    <w:p w14:paraId="419B018A" w14:textId="77777777" w:rsidR="00A971B5" w:rsidRDefault="00A971B5">
      <w:pPr>
        <w:ind w:left="-426"/>
        <w:rPr>
          <w:rFonts w:ascii="Cambria" w:eastAsia="Cambria" w:hAnsi="Cambria" w:cs="Cambria"/>
          <w:sz w:val="24"/>
          <w:szCs w:val="24"/>
        </w:rPr>
      </w:pPr>
    </w:p>
    <w:p w14:paraId="7296F0F5" w14:textId="77777777" w:rsidR="00A971B5" w:rsidRDefault="00A971B5">
      <w:pPr>
        <w:ind w:left="-426"/>
        <w:rPr>
          <w:rFonts w:ascii="Cambria" w:eastAsia="Cambria" w:hAnsi="Cambria" w:cs="Cambria"/>
          <w:sz w:val="24"/>
          <w:szCs w:val="24"/>
        </w:rPr>
      </w:pPr>
    </w:p>
    <w:p w14:paraId="23A6E170" w14:textId="77777777" w:rsidR="00A971B5" w:rsidRDefault="00A971B5">
      <w:pPr>
        <w:ind w:left="-426"/>
        <w:rPr>
          <w:rFonts w:ascii="Cambria" w:eastAsia="Cambria" w:hAnsi="Cambria" w:cs="Cambria"/>
          <w:sz w:val="24"/>
          <w:szCs w:val="24"/>
        </w:rPr>
      </w:pPr>
    </w:p>
    <w:p w14:paraId="54235808" w14:textId="77777777" w:rsidR="00A971B5" w:rsidRDefault="00A971B5">
      <w:pPr>
        <w:ind w:left="-426"/>
        <w:rPr>
          <w:rFonts w:ascii="Cambria" w:eastAsia="Cambria" w:hAnsi="Cambria" w:cs="Cambria"/>
          <w:sz w:val="24"/>
          <w:szCs w:val="24"/>
        </w:rPr>
      </w:pPr>
    </w:p>
    <w:p w14:paraId="6AF51CA5" w14:textId="77777777" w:rsidR="00A971B5" w:rsidRDefault="00F75C53">
      <w:pPr>
        <w:ind w:left="-426"/>
        <w:rPr>
          <w:rFonts w:ascii="Cambria" w:eastAsia="Cambria" w:hAnsi="Cambria" w:cs="Cambria"/>
          <w:sz w:val="24"/>
          <w:szCs w:val="24"/>
        </w:rPr>
      </w:pPr>
      <w:r>
        <w:rPr>
          <w:noProof/>
        </w:rPr>
        <mc:AlternateContent>
          <mc:Choice Requires="wps">
            <w:drawing>
              <wp:anchor distT="45720" distB="45720" distL="114300" distR="114300" simplePos="0" relativeHeight="251658240" behindDoc="0" locked="0" layoutInCell="1" hidden="0" allowOverlap="1" wp14:anchorId="0B49ED03" wp14:editId="250C0334">
                <wp:simplePos x="0" y="0"/>
                <wp:positionH relativeFrom="column">
                  <wp:posOffset>2226310</wp:posOffset>
                </wp:positionH>
                <wp:positionV relativeFrom="paragraph">
                  <wp:posOffset>130810</wp:posOffset>
                </wp:positionV>
                <wp:extent cx="1571625" cy="321310"/>
                <wp:effectExtent l="0" t="0" r="28575" b="2159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1571625" cy="321310"/>
                        </a:xfrm>
                        <a:prstGeom prst="rect">
                          <a:avLst/>
                        </a:prstGeom>
                        <a:gradFill>
                          <a:gsLst>
                            <a:gs pos="0">
                              <a:srgbClr val="9A9A9A"/>
                            </a:gs>
                            <a:gs pos="50000">
                              <a:srgbClr val="8D8D8D"/>
                            </a:gs>
                            <a:gs pos="100000">
                              <a:srgbClr val="787878"/>
                            </a:gs>
                          </a:gsLst>
                          <a:lin ang="5400000" scaled="0"/>
                        </a:gradFill>
                        <a:ln w="9525" cap="flat" cmpd="sng">
                          <a:solidFill>
                            <a:schemeClr val="dk1"/>
                          </a:solidFill>
                          <a:prstDash val="solid"/>
                          <a:miter lim="800000"/>
                          <a:headEnd type="none" w="sm" len="sm"/>
                          <a:tailEnd type="none" w="sm" len="sm"/>
                        </a:ln>
                      </wps:spPr>
                      <wps:txbx>
                        <w:txbxContent>
                          <w:p w14:paraId="363149AE" w14:textId="77777777" w:rsidR="00A971B5" w:rsidRDefault="00F75C53">
                            <w:pPr>
                              <w:spacing w:line="258" w:lineRule="auto"/>
                              <w:textDirection w:val="btLr"/>
                            </w:pPr>
                            <w:r>
                              <w:rPr>
                                <w:b/>
                                <w:color w:val="000000"/>
                                <w:sz w:val="28"/>
                              </w:rPr>
                              <w:t>EXTRA RECIPES: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B49ED03" id="Rectangle 1" o:spid="_x0000_s1026" style="position:absolute;left:0;text-align:left;margin-left:175.3pt;margin-top:10.3pt;width:123.75pt;height:25.3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" fillcolor="#9a9a9a" strokecolor="black [3200]">
                <v:fill color2="#787878" colors="0 #9a9a9a;.5 #8d8d8d;1 #787878" focus="100%" type="gradient">
                  <o:fill v:ext="view" type="gradientUnscaled"/>
                </v:fill>
                <v:stroke startarrowwidth="narrow" startarrowlength="short" endarrowwidth="narrow" endarrowlength="short"/>
                <v:textbox inset="2.53958mm,1.2694mm,2.53958mm,1.2694mm">
                  <w:txbxContent>
                    <w:p w14:paraId="363149AE" w14:textId="77777777" w:rsidR="00A971B5" w:rsidRDefault="00F75C53">
                      <w:pPr>
                        <w:spacing w:line="258" w:lineRule="auto"/>
                        <w:textDirection w:val="btLr"/>
                      </w:pPr>
                      <w:r>
                        <w:rPr>
                          <w:b/>
                          <w:color w:val="000000"/>
                          <w:sz w:val="28"/>
                        </w:rPr>
                        <w:t>EXTRA RECIPES:</w:t>
                      </w:r>
                    </w:p>
                  </w:txbxContent>
                </v:textbox>
                <w10:wrap type="square"/>
              </v:rect>
            </w:pict>
          </mc:Fallback>
        </mc:AlternateContent>
      </w:r>
    </w:p>
    <w:p w14:paraId="5858DBCD" w14:textId="77777777" w:rsidR="00A971B5" w:rsidRDefault="00A971B5">
      <w:pPr>
        <w:ind w:left="-426"/>
        <w:rPr>
          <w:rFonts w:ascii="Cambria" w:eastAsia="Cambria" w:hAnsi="Cambria" w:cs="Cambria"/>
          <w:sz w:val="24"/>
          <w:szCs w:val="24"/>
        </w:rPr>
      </w:pPr>
    </w:p>
    <w:p w14:paraId="63F53D09" w14:textId="77777777" w:rsidR="00A971B5" w:rsidRDefault="00A971B5">
      <w:pPr>
        <w:ind w:left="-426"/>
        <w:rPr>
          <w:rFonts w:ascii="Cambria" w:eastAsia="Cambria" w:hAnsi="Cambria" w:cs="Cambria"/>
          <w:sz w:val="24"/>
          <w:szCs w:val="24"/>
        </w:rPr>
      </w:pPr>
    </w:p>
    <w:p w14:paraId="7D47FE1D" w14:textId="77777777" w:rsidR="00AD15EC" w:rsidRDefault="00AD15EC" w:rsidP="00AD15EC">
      <w:pPr>
        <w:ind w:left="-426"/>
        <w:rPr>
          <w:rFonts w:ascii="Cambria" w:eastAsia="Cambria" w:hAnsi="Cambria" w:cs="Cambria"/>
          <w:b/>
          <w:bCs/>
          <w:color w:val="000000"/>
          <w:sz w:val="24"/>
          <w:szCs w:val="24"/>
        </w:rPr>
      </w:pPr>
      <w:bookmarkStart w:id="286" w:name="_25b2l0r" w:colFirst="0" w:colLast="0"/>
      <w:bookmarkStart w:id="287" w:name="_Hlk161848072"/>
      <w:bookmarkStart w:id="288" w:name="_Hlk161503384"/>
      <w:bookmarkEnd w:id="286"/>
      <w:r>
        <w:rPr>
          <w:rFonts w:ascii="Cambria" w:eastAsia="Cambria" w:hAnsi="Cambria" w:cs="Cambria"/>
          <w:b/>
          <w:bCs/>
          <w:color w:val="000000"/>
          <w:sz w:val="24"/>
          <w:szCs w:val="24"/>
        </w:rPr>
        <w:t xml:space="preserve">Debloat </w:t>
      </w:r>
      <w:proofErr w:type="spellStart"/>
      <w:r>
        <w:rPr>
          <w:rFonts w:ascii="Cambria" w:eastAsia="Cambria" w:hAnsi="Cambria" w:cs="Cambria"/>
          <w:b/>
          <w:bCs/>
          <w:color w:val="000000"/>
          <w:sz w:val="24"/>
          <w:szCs w:val="24"/>
        </w:rPr>
        <w:t>dahi</w:t>
      </w:r>
      <w:proofErr w:type="spellEnd"/>
      <w:r>
        <w:rPr>
          <w:rFonts w:ascii="Cambria" w:eastAsia="Cambria" w:hAnsi="Cambria" w:cs="Cambria"/>
          <w:b/>
          <w:bCs/>
          <w:color w:val="000000"/>
          <w:sz w:val="24"/>
          <w:szCs w:val="24"/>
        </w:rPr>
        <w:t xml:space="preserve"> mix:</w:t>
      </w:r>
    </w:p>
    <w:p w14:paraId="4DECACF9" w14:textId="77777777" w:rsidR="00AD15EC" w:rsidRPr="00D87916" w:rsidRDefault="00AD15EC" w:rsidP="00AD15EC">
      <w:pPr>
        <w:pStyle w:val="ListParagraph"/>
        <w:numPr>
          <w:ilvl w:val="0"/>
          <w:numId w:val="75"/>
        </w:numPr>
        <w:spacing w:after="200" w:line="276" w:lineRule="auto"/>
        <w:ind w:left="142"/>
        <w:rPr>
          <w:rFonts w:ascii="Cambria" w:eastAsia="Cambria" w:hAnsi="Cambria" w:cs="Cambria"/>
          <w:color w:val="000000"/>
          <w:sz w:val="24"/>
          <w:szCs w:val="24"/>
        </w:rPr>
      </w:pPr>
      <w:r w:rsidRPr="00D87916">
        <w:rPr>
          <w:rFonts w:ascii="Cambria" w:eastAsia="Cambria" w:hAnsi="Cambria" w:cs="Cambria"/>
          <w:color w:val="000000"/>
          <w:sz w:val="24"/>
          <w:szCs w:val="24"/>
        </w:rPr>
        <w:t xml:space="preserve">1 tbsp fresh </w:t>
      </w:r>
      <w:proofErr w:type="spellStart"/>
      <w:r w:rsidRPr="00D87916">
        <w:rPr>
          <w:rFonts w:ascii="Cambria" w:eastAsia="Cambria" w:hAnsi="Cambria" w:cs="Cambria"/>
          <w:color w:val="000000"/>
          <w:sz w:val="24"/>
          <w:szCs w:val="24"/>
        </w:rPr>
        <w:t>dahi</w:t>
      </w:r>
      <w:proofErr w:type="spellEnd"/>
      <w:r w:rsidRPr="00D87916">
        <w:rPr>
          <w:rFonts w:ascii="Cambria" w:eastAsia="Cambria" w:hAnsi="Cambria" w:cs="Cambria"/>
          <w:color w:val="000000"/>
          <w:sz w:val="24"/>
          <w:szCs w:val="24"/>
        </w:rPr>
        <w:t xml:space="preserve"> </w:t>
      </w:r>
    </w:p>
    <w:p w14:paraId="0BB4B1D7" w14:textId="77777777" w:rsidR="00AD15EC" w:rsidRPr="00D87916" w:rsidRDefault="00AD15EC" w:rsidP="00AD15EC">
      <w:pPr>
        <w:pStyle w:val="ListParagraph"/>
        <w:numPr>
          <w:ilvl w:val="0"/>
          <w:numId w:val="75"/>
        </w:numPr>
        <w:spacing w:after="200" w:line="276" w:lineRule="auto"/>
        <w:ind w:left="142"/>
        <w:rPr>
          <w:rFonts w:ascii="Cambria" w:eastAsia="Cambria" w:hAnsi="Cambria" w:cs="Cambria"/>
          <w:color w:val="000000"/>
          <w:sz w:val="24"/>
          <w:szCs w:val="24"/>
        </w:rPr>
      </w:pPr>
      <w:r w:rsidRPr="00D87916">
        <w:rPr>
          <w:rFonts w:ascii="Cambria" w:eastAsia="Cambria" w:hAnsi="Cambria" w:cs="Cambria"/>
          <w:color w:val="000000"/>
          <w:sz w:val="24"/>
          <w:szCs w:val="24"/>
        </w:rPr>
        <w:t xml:space="preserve">A pinch of ginger powder </w:t>
      </w:r>
    </w:p>
    <w:p w14:paraId="2E172F5E" w14:textId="77777777" w:rsidR="00AD15EC" w:rsidRPr="00D87916" w:rsidRDefault="00AD15EC" w:rsidP="00AD15EC">
      <w:pPr>
        <w:pStyle w:val="ListParagraph"/>
        <w:numPr>
          <w:ilvl w:val="0"/>
          <w:numId w:val="75"/>
        </w:numPr>
        <w:spacing w:after="200" w:line="276" w:lineRule="auto"/>
        <w:ind w:left="142"/>
        <w:rPr>
          <w:rFonts w:ascii="Cambria" w:eastAsia="Cambria" w:hAnsi="Cambria" w:cs="Cambria"/>
          <w:color w:val="000000"/>
          <w:sz w:val="24"/>
          <w:szCs w:val="24"/>
        </w:rPr>
      </w:pPr>
      <w:r w:rsidRPr="00D87916">
        <w:rPr>
          <w:rFonts w:ascii="Cambria" w:eastAsia="Cambria" w:hAnsi="Cambria" w:cs="Cambria"/>
          <w:color w:val="000000"/>
          <w:sz w:val="24"/>
          <w:szCs w:val="24"/>
        </w:rPr>
        <w:t xml:space="preserve">A pinch of rock salt </w:t>
      </w:r>
    </w:p>
    <w:p w14:paraId="4A80EDB5" w14:textId="77777777" w:rsidR="00AD15EC" w:rsidRPr="00D87916" w:rsidRDefault="00AD15EC" w:rsidP="00AD15EC">
      <w:pPr>
        <w:pStyle w:val="ListParagraph"/>
        <w:numPr>
          <w:ilvl w:val="0"/>
          <w:numId w:val="75"/>
        </w:numPr>
        <w:spacing w:after="200" w:line="276" w:lineRule="auto"/>
        <w:ind w:left="142"/>
        <w:rPr>
          <w:rFonts w:ascii="Cambria" w:eastAsia="Cambria" w:hAnsi="Cambria" w:cs="Cambria"/>
          <w:color w:val="000000"/>
          <w:sz w:val="24"/>
          <w:szCs w:val="24"/>
        </w:rPr>
      </w:pPr>
      <w:r w:rsidRPr="00D87916">
        <w:rPr>
          <w:rFonts w:ascii="Cambria" w:eastAsia="Cambria" w:hAnsi="Cambria" w:cs="Cambria"/>
          <w:color w:val="000000"/>
          <w:sz w:val="24"/>
          <w:szCs w:val="24"/>
        </w:rPr>
        <w:t xml:space="preserve">¼ tsp roasted cumin powder </w:t>
      </w:r>
    </w:p>
    <w:p w14:paraId="4F2C1A4F" w14:textId="77777777" w:rsidR="00AD15EC" w:rsidRPr="00D87916" w:rsidRDefault="00AD15EC" w:rsidP="00AD15EC">
      <w:pPr>
        <w:ind w:left="-426"/>
        <w:rPr>
          <w:rFonts w:ascii="Cambria" w:eastAsia="Cambria" w:hAnsi="Cambria" w:cs="Cambria"/>
          <w:color w:val="000000"/>
          <w:sz w:val="24"/>
          <w:szCs w:val="24"/>
        </w:rPr>
      </w:pPr>
      <w:r w:rsidRPr="00D87916">
        <w:rPr>
          <w:rFonts w:ascii="Cambria" w:eastAsia="Cambria" w:hAnsi="Cambria" w:cs="Cambria"/>
          <w:b/>
          <w:bCs/>
          <w:color w:val="000000"/>
          <w:sz w:val="24"/>
          <w:szCs w:val="24"/>
        </w:rPr>
        <w:t>Directions:</w:t>
      </w:r>
      <w:r>
        <w:rPr>
          <w:rFonts w:ascii="Cambria" w:eastAsia="Cambria" w:hAnsi="Cambria" w:cs="Cambria"/>
          <w:b/>
          <w:bCs/>
          <w:color w:val="000000"/>
          <w:sz w:val="24"/>
          <w:szCs w:val="24"/>
        </w:rPr>
        <w:t xml:space="preserve"> </w:t>
      </w:r>
      <w:r w:rsidRPr="00D87916">
        <w:rPr>
          <w:rFonts w:ascii="Cambria" w:eastAsia="Cambria" w:hAnsi="Cambria" w:cs="Cambria"/>
          <w:color w:val="000000"/>
          <w:sz w:val="24"/>
          <w:szCs w:val="24"/>
        </w:rPr>
        <w:t>Mix all the ingredients with a little water to make a smooth 150 ml drink</w:t>
      </w:r>
    </w:p>
    <w:p w14:paraId="0A4E6A13" w14:textId="77777777" w:rsidR="00AD15EC" w:rsidRDefault="00AD15EC" w:rsidP="009700D2">
      <w:pPr>
        <w:ind w:left="-426"/>
        <w:rPr>
          <w:rFonts w:ascii="Cambria" w:eastAsia="Cambria" w:hAnsi="Cambria" w:cs="Cambria"/>
          <w:b/>
          <w:bCs/>
          <w:color w:val="000000"/>
          <w:sz w:val="24"/>
          <w:szCs w:val="24"/>
        </w:rPr>
      </w:pPr>
    </w:p>
    <w:p w14:paraId="26E5646C" w14:textId="068A1171" w:rsidR="00CE2E52" w:rsidRPr="00CE2E52" w:rsidRDefault="00CE2E52" w:rsidP="009700D2">
      <w:pPr>
        <w:ind w:left="-426"/>
        <w:rPr>
          <w:rFonts w:ascii="Cambria" w:eastAsia="Cambria" w:hAnsi="Cambria" w:cs="Cambria"/>
          <w:color w:val="000000"/>
          <w:sz w:val="24"/>
          <w:szCs w:val="24"/>
        </w:rPr>
      </w:pPr>
      <w:r w:rsidRPr="00CE2E52">
        <w:rPr>
          <w:rFonts w:ascii="Cambria" w:eastAsia="Cambria" w:hAnsi="Cambria" w:cs="Cambria"/>
          <w:color w:val="000000"/>
          <w:sz w:val="24"/>
          <w:szCs w:val="24"/>
        </w:rPr>
        <w:t xml:space="preserve">1 tsp </w:t>
      </w:r>
      <w:hyperlink r:id="rId1403" w:history="1">
        <w:r w:rsidR="00086E5A">
          <w:rPr>
            <w:rStyle w:val="Hyperlink"/>
            <w:rFonts w:ascii="Cambria" w:eastAsia="Cambria" w:hAnsi="Cambria" w:cs="Cambria"/>
            <w:sz w:val="24"/>
            <w:szCs w:val="24"/>
          </w:rPr>
          <w:t>ajwain + kala namak + hing powder</w:t>
        </w:r>
      </w:hyperlink>
      <w:r>
        <w:rPr>
          <w:rFonts w:ascii="Cambria" w:eastAsia="Cambria" w:hAnsi="Cambria" w:cs="Cambria"/>
          <w:color w:val="000000"/>
          <w:sz w:val="24"/>
          <w:szCs w:val="24"/>
        </w:rPr>
        <w:t xml:space="preserve"> : </w:t>
      </w:r>
      <w:hyperlink r:id="rId1404" w:history="1">
        <w:r w:rsidRPr="00DE0B55">
          <w:rPr>
            <w:rStyle w:val="Hyperlink"/>
            <w:rFonts w:ascii="Cambria" w:eastAsia="Cambria" w:hAnsi="Cambria" w:cs="Cambria"/>
            <w:sz w:val="24"/>
            <w:szCs w:val="24"/>
          </w:rPr>
          <w:t>https://www.youtube.com/shorts/8vv72uS_0kY</w:t>
        </w:r>
      </w:hyperlink>
      <w:r>
        <w:rPr>
          <w:rFonts w:ascii="Cambria" w:eastAsia="Cambria" w:hAnsi="Cambria" w:cs="Cambria"/>
          <w:color w:val="000000"/>
          <w:sz w:val="24"/>
          <w:szCs w:val="24"/>
        </w:rPr>
        <w:t xml:space="preserve"> </w:t>
      </w:r>
    </w:p>
    <w:p w14:paraId="28711955" w14:textId="51553398" w:rsidR="00CE2E52" w:rsidRDefault="00DB307E" w:rsidP="009700D2">
      <w:pPr>
        <w:ind w:left="-426"/>
        <w:rPr>
          <w:rFonts w:ascii="Cambria" w:eastAsia="Cambria" w:hAnsi="Cambria" w:cs="Cambria"/>
          <w:color w:val="000000"/>
          <w:sz w:val="24"/>
          <w:szCs w:val="24"/>
        </w:rPr>
      </w:pPr>
      <w:r w:rsidRPr="00DB307E">
        <w:rPr>
          <w:rFonts w:ascii="Cambria" w:eastAsia="Cambria" w:hAnsi="Cambria" w:cs="Cambria"/>
          <w:color w:val="000000"/>
          <w:sz w:val="24"/>
          <w:szCs w:val="24"/>
        </w:rPr>
        <w:t xml:space="preserve">1 tsp </w:t>
      </w:r>
      <w:hyperlink r:id="rId1405" w:history="1">
        <w:r w:rsidRPr="00DB307E">
          <w:rPr>
            <w:rStyle w:val="Hyperlink"/>
            <w:rFonts w:ascii="Cambria" w:eastAsia="Cambria" w:hAnsi="Cambria" w:cs="Cambria"/>
            <w:sz w:val="24"/>
            <w:szCs w:val="24"/>
          </w:rPr>
          <w:t>black sesame seeds + kalonji + honey paste</w:t>
        </w:r>
      </w:hyperlink>
      <w:r>
        <w:rPr>
          <w:rFonts w:ascii="Cambria" w:eastAsia="Cambria" w:hAnsi="Cambria" w:cs="Cambria"/>
          <w:color w:val="000000"/>
          <w:sz w:val="24"/>
          <w:szCs w:val="24"/>
        </w:rPr>
        <w:t xml:space="preserve">: </w:t>
      </w:r>
      <w:hyperlink r:id="rId1406" w:history="1">
        <w:r w:rsidRPr="00071688">
          <w:rPr>
            <w:rStyle w:val="Hyperlink"/>
            <w:rFonts w:ascii="Cambria" w:eastAsia="Cambria" w:hAnsi="Cambria" w:cs="Cambria"/>
            <w:sz w:val="24"/>
            <w:szCs w:val="24"/>
          </w:rPr>
          <w:t>https://youtu.be/DnrcZ0QUERk?si=b3JHdRGeNlz4oFbr</w:t>
        </w:r>
      </w:hyperlink>
      <w:r>
        <w:rPr>
          <w:rFonts w:ascii="Cambria" w:eastAsia="Cambria" w:hAnsi="Cambria" w:cs="Cambria"/>
          <w:color w:val="000000"/>
          <w:sz w:val="24"/>
          <w:szCs w:val="24"/>
        </w:rPr>
        <w:t xml:space="preserve"> </w:t>
      </w:r>
    </w:p>
    <w:p w14:paraId="2BC68BE0" w14:textId="77777777" w:rsidR="00DB307E" w:rsidRPr="00DB307E" w:rsidRDefault="00DB307E" w:rsidP="009700D2">
      <w:pPr>
        <w:ind w:left="-426"/>
        <w:rPr>
          <w:rFonts w:ascii="Cambria" w:eastAsia="Cambria" w:hAnsi="Cambria" w:cs="Cambria"/>
          <w:color w:val="000000"/>
          <w:sz w:val="24"/>
          <w:szCs w:val="24"/>
        </w:rPr>
      </w:pPr>
    </w:p>
    <w:p w14:paraId="2039648A" w14:textId="226B52A6" w:rsidR="009700D2" w:rsidRPr="009700D2" w:rsidRDefault="009700D2" w:rsidP="00A86F62">
      <w:pPr>
        <w:tabs>
          <w:tab w:val="left" w:pos="2268"/>
        </w:tabs>
        <w:ind w:left="-426"/>
        <w:rPr>
          <w:rFonts w:ascii="Cambria" w:eastAsia="Cambria" w:hAnsi="Cambria" w:cs="Cambria"/>
          <w:b/>
          <w:bCs/>
          <w:color w:val="000000"/>
          <w:sz w:val="24"/>
          <w:szCs w:val="24"/>
        </w:rPr>
      </w:pPr>
      <w:r w:rsidRPr="009700D2">
        <w:rPr>
          <w:rFonts w:ascii="Cambria" w:eastAsia="Cambria" w:hAnsi="Cambria" w:cs="Cambria"/>
          <w:b/>
          <w:bCs/>
          <w:color w:val="000000"/>
          <w:sz w:val="24"/>
          <w:szCs w:val="24"/>
        </w:rPr>
        <w:t>Debloat water:</w:t>
      </w:r>
    </w:p>
    <w:p w14:paraId="54D2BAED" w14:textId="46B861F5" w:rsidR="009700D2" w:rsidRPr="009700D2" w:rsidRDefault="009700D2">
      <w:pPr>
        <w:pStyle w:val="ListParagraph"/>
        <w:numPr>
          <w:ilvl w:val="0"/>
          <w:numId w:val="73"/>
        </w:numPr>
        <w:ind w:left="142"/>
        <w:rPr>
          <w:rFonts w:ascii="Cambria" w:eastAsia="Cambria" w:hAnsi="Cambria" w:cs="Cambria"/>
          <w:color w:val="000000"/>
          <w:sz w:val="24"/>
          <w:szCs w:val="24"/>
        </w:rPr>
      </w:pPr>
      <w:r w:rsidRPr="009700D2">
        <w:rPr>
          <w:rFonts w:ascii="Cambria" w:eastAsia="Cambria" w:hAnsi="Cambria" w:cs="Cambria"/>
          <w:color w:val="000000"/>
          <w:sz w:val="24"/>
          <w:szCs w:val="24"/>
        </w:rPr>
        <w:t>2 tsp- cumin seeds (jeera)</w:t>
      </w:r>
    </w:p>
    <w:p w14:paraId="335A0A2A" w14:textId="5BC79676" w:rsidR="009700D2" w:rsidRPr="009700D2" w:rsidRDefault="009700D2">
      <w:pPr>
        <w:pStyle w:val="ListParagraph"/>
        <w:numPr>
          <w:ilvl w:val="0"/>
          <w:numId w:val="73"/>
        </w:numPr>
        <w:ind w:left="142"/>
        <w:rPr>
          <w:rFonts w:ascii="Cambria" w:eastAsia="Cambria" w:hAnsi="Cambria" w:cs="Cambria"/>
          <w:color w:val="000000"/>
          <w:sz w:val="24"/>
          <w:szCs w:val="24"/>
        </w:rPr>
      </w:pPr>
      <w:r w:rsidRPr="009700D2">
        <w:rPr>
          <w:rFonts w:ascii="Cambria" w:eastAsia="Cambria" w:hAnsi="Cambria" w:cs="Cambria"/>
          <w:color w:val="000000"/>
          <w:sz w:val="24"/>
          <w:szCs w:val="24"/>
        </w:rPr>
        <w:t>1 tsp fennel seeds (</w:t>
      </w:r>
      <w:proofErr w:type="spellStart"/>
      <w:r w:rsidRPr="009700D2">
        <w:rPr>
          <w:rFonts w:ascii="Cambria" w:eastAsia="Cambria" w:hAnsi="Cambria" w:cs="Cambria"/>
          <w:color w:val="000000"/>
          <w:sz w:val="24"/>
          <w:szCs w:val="24"/>
        </w:rPr>
        <w:t>saunf</w:t>
      </w:r>
      <w:proofErr w:type="spellEnd"/>
      <w:r w:rsidRPr="009700D2">
        <w:rPr>
          <w:rFonts w:ascii="Cambria" w:eastAsia="Cambria" w:hAnsi="Cambria" w:cs="Cambria"/>
          <w:color w:val="000000"/>
          <w:sz w:val="24"/>
          <w:szCs w:val="24"/>
        </w:rPr>
        <w:t>)</w:t>
      </w:r>
    </w:p>
    <w:p w14:paraId="2044AE99" w14:textId="512FBBEF" w:rsidR="009700D2" w:rsidRPr="009700D2" w:rsidRDefault="009700D2">
      <w:pPr>
        <w:pStyle w:val="ListParagraph"/>
        <w:numPr>
          <w:ilvl w:val="0"/>
          <w:numId w:val="73"/>
        </w:numPr>
        <w:ind w:left="142"/>
        <w:rPr>
          <w:rFonts w:ascii="Cambria" w:eastAsia="Cambria" w:hAnsi="Cambria" w:cs="Cambria"/>
          <w:color w:val="000000"/>
          <w:sz w:val="24"/>
          <w:szCs w:val="24"/>
        </w:rPr>
      </w:pPr>
      <w:r w:rsidRPr="009700D2">
        <w:rPr>
          <w:rFonts w:ascii="Cambria" w:eastAsia="Cambria" w:hAnsi="Cambria" w:cs="Cambria"/>
          <w:color w:val="000000"/>
          <w:sz w:val="24"/>
          <w:szCs w:val="24"/>
        </w:rPr>
        <w:t>1 tsp carrom seeds (ajwain)</w:t>
      </w:r>
    </w:p>
    <w:p w14:paraId="05EAE60C" w14:textId="361A3A9C" w:rsidR="009700D2" w:rsidRPr="009700D2" w:rsidRDefault="009700D2">
      <w:pPr>
        <w:pStyle w:val="ListParagraph"/>
        <w:numPr>
          <w:ilvl w:val="0"/>
          <w:numId w:val="73"/>
        </w:numPr>
        <w:ind w:left="142"/>
        <w:rPr>
          <w:rFonts w:ascii="Cambria" w:eastAsia="Cambria" w:hAnsi="Cambria" w:cs="Cambria"/>
          <w:color w:val="000000"/>
          <w:sz w:val="24"/>
          <w:szCs w:val="24"/>
        </w:rPr>
      </w:pPr>
      <w:r w:rsidRPr="009700D2">
        <w:rPr>
          <w:rFonts w:ascii="Cambria" w:eastAsia="Cambria" w:hAnsi="Cambria" w:cs="Cambria"/>
          <w:color w:val="000000"/>
          <w:sz w:val="24"/>
          <w:szCs w:val="24"/>
        </w:rPr>
        <w:t>Ginger- to taste</w:t>
      </w:r>
    </w:p>
    <w:p w14:paraId="1F881242" w14:textId="7632250B" w:rsidR="009700D2" w:rsidRPr="009700D2" w:rsidRDefault="009700D2">
      <w:pPr>
        <w:pStyle w:val="ListParagraph"/>
        <w:numPr>
          <w:ilvl w:val="0"/>
          <w:numId w:val="73"/>
        </w:numPr>
        <w:ind w:left="142"/>
        <w:rPr>
          <w:rFonts w:ascii="Cambria" w:eastAsia="Cambria" w:hAnsi="Cambria" w:cs="Cambria"/>
          <w:color w:val="000000"/>
          <w:sz w:val="24"/>
          <w:szCs w:val="24"/>
        </w:rPr>
      </w:pPr>
      <w:r w:rsidRPr="009700D2">
        <w:rPr>
          <w:rFonts w:ascii="Cambria" w:eastAsia="Cambria" w:hAnsi="Cambria" w:cs="Cambria"/>
          <w:color w:val="000000"/>
          <w:sz w:val="24"/>
          <w:szCs w:val="24"/>
        </w:rPr>
        <w:t xml:space="preserve">Lemon- to taste </w:t>
      </w:r>
    </w:p>
    <w:p w14:paraId="423134C9" w14:textId="77777777" w:rsidR="009700D2" w:rsidRPr="009700D2" w:rsidRDefault="009700D2" w:rsidP="009700D2">
      <w:pPr>
        <w:ind w:left="-426"/>
        <w:rPr>
          <w:rFonts w:ascii="Cambria" w:eastAsia="Cambria" w:hAnsi="Cambria" w:cs="Cambria"/>
          <w:b/>
          <w:bCs/>
          <w:color w:val="000000"/>
          <w:sz w:val="24"/>
          <w:szCs w:val="24"/>
        </w:rPr>
      </w:pPr>
      <w:r w:rsidRPr="009700D2">
        <w:rPr>
          <w:rFonts w:ascii="Cambria" w:eastAsia="Cambria" w:hAnsi="Cambria" w:cs="Cambria"/>
          <w:b/>
          <w:bCs/>
          <w:color w:val="000000"/>
          <w:sz w:val="24"/>
          <w:szCs w:val="24"/>
        </w:rPr>
        <w:t>Directions:</w:t>
      </w:r>
    </w:p>
    <w:p w14:paraId="1A6458F0" w14:textId="74C2CF72" w:rsidR="00A971B5" w:rsidRDefault="009700D2" w:rsidP="009700D2">
      <w:pPr>
        <w:ind w:left="-426"/>
        <w:rPr>
          <w:rFonts w:ascii="Cambria" w:eastAsia="Cambria" w:hAnsi="Cambria" w:cs="Cambria"/>
          <w:sz w:val="24"/>
          <w:szCs w:val="24"/>
        </w:rPr>
      </w:pPr>
      <w:r w:rsidRPr="009700D2">
        <w:rPr>
          <w:rFonts w:ascii="Cambria" w:eastAsia="Cambria" w:hAnsi="Cambria" w:cs="Cambria"/>
          <w:color w:val="000000"/>
          <w:sz w:val="24"/>
          <w:szCs w:val="24"/>
        </w:rPr>
        <w:t>Take a glass and add 500 ml water. Add all the ingredients; boil the mixture, reduce it to half and consume it like tea</w:t>
      </w:r>
    </w:p>
    <w:p w14:paraId="06DDD22E" w14:textId="77777777" w:rsidR="009700D2" w:rsidRDefault="009700D2" w:rsidP="001A5ACF">
      <w:pPr>
        <w:ind w:left="-426"/>
        <w:rPr>
          <w:rFonts w:ascii="Cambria" w:hAnsi="Cambria" w:cstheme="majorHAnsi"/>
          <w:b/>
          <w:bCs/>
          <w:sz w:val="24"/>
          <w:szCs w:val="24"/>
        </w:rPr>
      </w:pPr>
      <w:bookmarkStart w:id="289" w:name="_Hlk168504665"/>
      <w:bookmarkStart w:id="290" w:name="_Hlk163128843"/>
      <w:bookmarkStart w:id="291" w:name="_Hlk161158961"/>
      <w:bookmarkEnd w:id="287"/>
    </w:p>
    <w:p w14:paraId="04BCB561" w14:textId="7CC40417" w:rsidR="001A5ACF" w:rsidRPr="009700D2" w:rsidRDefault="001A5ACF" w:rsidP="001A5ACF">
      <w:pPr>
        <w:ind w:left="-426"/>
        <w:rPr>
          <w:rFonts w:ascii="Cambria" w:hAnsi="Cambria" w:cstheme="majorHAnsi"/>
          <w:b/>
          <w:bCs/>
          <w:sz w:val="24"/>
          <w:szCs w:val="24"/>
        </w:rPr>
      </w:pPr>
      <w:bookmarkStart w:id="292" w:name="_Hlk213863041"/>
      <w:r w:rsidRPr="009700D2">
        <w:rPr>
          <w:rFonts w:ascii="Cambria" w:hAnsi="Cambria" w:cstheme="majorHAnsi"/>
          <w:b/>
          <w:bCs/>
          <w:sz w:val="24"/>
          <w:szCs w:val="24"/>
        </w:rPr>
        <w:t xml:space="preserve">Liquid </w:t>
      </w:r>
      <w:proofErr w:type="spellStart"/>
      <w:r w:rsidRPr="009700D2">
        <w:rPr>
          <w:rFonts w:ascii="Cambria" w:hAnsi="Cambria" w:cstheme="majorHAnsi"/>
          <w:b/>
          <w:bCs/>
          <w:sz w:val="24"/>
          <w:szCs w:val="24"/>
        </w:rPr>
        <w:t>Hajmola</w:t>
      </w:r>
      <w:proofErr w:type="spellEnd"/>
      <w:r w:rsidRPr="009700D2">
        <w:rPr>
          <w:rFonts w:ascii="Cambria" w:hAnsi="Cambria" w:cstheme="majorHAnsi"/>
          <w:b/>
          <w:bCs/>
          <w:sz w:val="24"/>
          <w:szCs w:val="24"/>
        </w:rPr>
        <w:t>:</w:t>
      </w:r>
    </w:p>
    <w:p w14:paraId="6CBBE6C7" w14:textId="1B5553C6" w:rsidR="00AC336C" w:rsidRDefault="00AC336C">
      <w:pPr>
        <w:pStyle w:val="ListParagraph"/>
        <w:numPr>
          <w:ilvl w:val="0"/>
          <w:numId w:val="60"/>
        </w:numPr>
        <w:ind w:left="0"/>
        <w:rPr>
          <w:rFonts w:ascii="Cambria" w:hAnsi="Cambria" w:cstheme="majorHAnsi"/>
          <w:sz w:val="24"/>
          <w:szCs w:val="24"/>
        </w:rPr>
      </w:pPr>
      <w:r>
        <w:rPr>
          <w:rFonts w:ascii="Cambria" w:hAnsi="Cambria" w:cstheme="majorHAnsi"/>
          <w:sz w:val="24"/>
          <w:szCs w:val="24"/>
        </w:rPr>
        <w:t xml:space="preserve">½ tsp </w:t>
      </w:r>
      <w:proofErr w:type="spellStart"/>
      <w:r>
        <w:rPr>
          <w:rFonts w:ascii="Cambria" w:hAnsi="Cambria" w:cstheme="majorHAnsi"/>
          <w:sz w:val="24"/>
          <w:szCs w:val="24"/>
        </w:rPr>
        <w:t>hing</w:t>
      </w:r>
      <w:proofErr w:type="spellEnd"/>
      <w:r>
        <w:rPr>
          <w:rFonts w:ascii="Cambria" w:hAnsi="Cambria" w:cstheme="majorHAnsi"/>
          <w:sz w:val="24"/>
          <w:szCs w:val="24"/>
        </w:rPr>
        <w:t xml:space="preserve"> (asafoetida)</w:t>
      </w:r>
    </w:p>
    <w:p w14:paraId="5686F2D9" w14:textId="3B6CBEE3" w:rsidR="001A5ACF" w:rsidRDefault="001A5ACF">
      <w:pPr>
        <w:pStyle w:val="ListParagraph"/>
        <w:numPr>
          <w:ilvl w:val="0"/>
          <w:numId w:val="60"/>
        </w:numPr>
        <w:ind w:left="0"/>
        <w:rPr>
          <w:rFonts w:ascii="Cambria" w:hAnsi="Cambria" w:cstheme="majorHAnsi"/>
          <w:sz w:val="24"/>
          <w:szCs w:val="24"/>
        </w:rPr>
      </w:pPr>
      <w:r w:rsidRPr="00651F98">
        <w:rPr>
          <w:rFonts w:ascii="Cambria" w:hAnsi="Cambria" w:cstheme="majorHAnsi"/>
          <w:sz w:val="24"/>
          <w:szCs w:val="24"/>
        </w:rPr>
        <w:t xml:space="preserve">½ tsp </w:t>
      </w:r>
      <w:r w:rsidR="00AC336C">
        <w:rPr>
          <w:rFonts w:ascii="Cambria" w:hAnsi="Cambria" w:cstheme="majorHAnsi"/>
          <w:sz w:val="24"/>
          <w:szCs w:val="24"/>
        </w:rPr>
        <w:t>fresh ginger grated</w:t>
      </w:r>
    </w:p>
    <w:p w14:paraId="121F59E8" w14:textId="77777777" w:rsidR="001A5ACF" w:rsidRDefault="001A5ACF">
      <w:pPr>
        <w:pStyle w:val="ListParagraph"/>
        <w:numPr>
          <w:ilvl w:val="0"/>
          <w:numId w:val="60"/>
        </w:numPr>
        <w:ind w:left="0"/>
        <w:rPr>
          <w:rFonts w:ascii="Cambria" w:hAnsi="Cambria" w:cstheme="majorHAnsi"/>
          <w:sz w:val="24"/>
          <w:szCs w:val="24"/>
        </w:rPr>
      </w:pPr>
      <w:r>
        <w:rPr>
          <w:rFonts w:ascii="Cambria" w:hAnsi="Cambria" w:cstheme="majorHAnsi"/>
          <w:sz w:val="24"/>
          <w:szCs w:val="24"/>
        </w:rPr>
        <w:t>½ tsp jeera powder</w:t>
      </w:r>
    </w:p>
    <w:p w14:paraId="57C8E269" w14:textId="055990B5" w:rsidR="001A5ACF" w:rsidRDefault="005057D6">
      <w:pPr>
        <w:pStyle w:val="ListParagraph"/>
        <w:numPr>
          <w:ilvl w:val="0"/>
          <w:numId w:val="60"/>
        </w:numPr>
        <w:ind w:left="0"/>
        <w:rPr>
          <w:rFonts w:ascii="Cambria" w:hAnsi="Cambria" w:cstheme="majorHAnsi"/>
          <w:sz w:val="24"/>
          <w:szCs w:val="24"/>
        </w:rPr>
      </w:pPr>
      <w:r>
        <w:rPr>
          <w:rFonts w:ascii="Cambria" w:hAnsi="Cambria" w:cstheme="majorHAnsi"/>
          <w:sz w:val="24"/>
          <w:szCs w:val="24"/>
        </w:rPr>
        <w:t xml:space="preserve">½ </w:t>
      </w:r>
      <w:r w:rsidR="001A5ACF">
        <w:rPr>
          <w:rFonts w:ascii="Cambria" w:hAnsi="Cambria" w:cstheme="majorHAnsi"/>
          <w:sz w:val="24"/>
          <w:szCs w:val="24"/>
        </w:rPr>
        <w:t>tsp ajwain</w:t>
      </w:r>
    </w:p>
    <w:p w14:paraId="50A2BAC6" w14:textId="59180087" w:rsidR="001A5ACF" w:rsidRDefault="005057D6">
      <w:pPr>
        <w:pStyle w:val="ListParagraph"/>
        <w:numPr>
          <w:ilvl w:val="0"/>
          <w:numId w:val="60"/>
        </w:numPr>
        <w:ind w:left="0"/>
        <w:rPr>
          <w:rFonts w:ascii="Cambria" w:hAnsi="Cambria" w:cstheme="majorHAnsi"/>
          <w:sz w:val="24"/>
          <w:szCs w:val="24"/>
        </w:rPr>
      </w:pPr>
      <w:r>
        <w:rPr>
          <w:rFonts w:ascii="Cambria" w:hAnsi="Cambria" w:cstheme="majorHAnsi"/>
          <w:sz w:val="24"/>
          <w:szCs w:val="24"/>
        </w:rPr>
        <w:t>1</w:t>
      </w:r>
      <w:r w:rsidR="001A5ACF">
        <w:rPr>
          <w:rFonts w:ascii="Cambria" w:hAnsi="Cambria" w:cstheme="majorHAnsi"/>
          <w:sz w:val="24"/>
          <w:szCs w:val="24"/>
        </w:rPr>
        <w:t xml:space="preserve"> tsp fresh turmeric </w:t>
      </w:r>
    </w:p>
    <w:p w14:paraId="4AF8B0CD" w14:textId="7DE1DE55" w:rsidR="00B8580F" w:rsidRDefault="00B8580F">
      <w:pPr>
        <w:pStyle w:val="ListParagraph"/>
        <w:numPr>
          <w:ilvl w:val="0"/>
          <w:numId w:val="60"/>
        </w:numPr>
        <w:ind w:left="0"/>
        <w:rPr>
          <w:rFonts w:ascii="Cambria" w:hAnsi="Cambria" w:cstheme="majorHAnsi"/>
          <w:sz w:val="24"/>
          <w:szCs w:val="24"/>
        </w:rPr>
      </w:pPr>
      <w:r>
        <w:rPr>
          <w:rFonts w:ascii="Cambria" w:hAnsi="Cambria" w:cstheme="majorHAnsi"/>
          <w:sz w:val="24"/>
          <w:szCs w:val="24"/>
        </w:rPr>
        <w:t>Pinch of black salt</w:t>
      </w:r>
    </w:p>
    <w:p w14:paraId="0B693C0E" w14:textId="502EBAEB" w:rsidR="00B8580F" w:rsidRDefault="00B8580F">
      <w:pPr>
        <w:pStyle w:val="ListParagraph"/>
        <w:numPr>
          <w:ilvl w:val="0"/>
          <w:numId w:val="60"/>
        </w:numPr>
        <w:ind w:left="0"/>
        <w:rPr>
          <w:rFonts w:ascii="Cambria" w:hAnsi="Cambria" w:cstheme="majorHAnsi"/>
          <w:sz w:val="24"/>
          <w:szCs w:val="24"/>
        </w:rPr>
      </w:pPr>
      <w:r>
        <w:rPr>
          <w:rFonts w:ascii="Cambria" w:hAnsi="Cambria" w:cstheme="majorHAnsi"/>
          <w:sz w:val="24"/>
          <w:szCs w:val="24"/>
        </w:rPr>
        <w:t>Lemon to taste</w:t>
      </w:r>
    </w:p>
    <w:p w14:paraId="0DE41599" w14:textId="77777777" w:rsidR="001A5ACF" w:rsidRPr="009700D2" w:rsidRDefault="001A5ACF" w:rsidP="001A5ACF">
      <w:pPr>
        <w:ind w:left="-426"/>
        <w:rPr>
          <w:rFonts w:ascii="Cambria" w:hAnsi="Cambria" w:cstheme="majorHAnsi"/>
          <w:b/>
          <w:bCs/>
          <w:sz w:val="24"/>
          <w:szCs w:val="24"/>
        </w:rPr>
      </w:pPr>
      <w:r w:rsidRPr="009700D2">
        <w:rPr>
          <w:rFonts w:ascii="Cambria" w:hAnsi="Cambria" w:cstheme="majorHAnsi"/>
          <w:b/>
          <w:bCs/>
          <w:sz w:val="24"/>
          <w:szCs w:val="24"/>
        </w:rPr>
        <w:t>Directions:</w:t>
      </w:r>
    </w:p>
    <w:p w14:paraId="021D55FE" w14:textId="77777777" w:rsidR="001A5ACF" w:rsidRDefault="001A5ACF" w:rsidP="001A5ACF">
      <w:pPr>
        <w:ind w:left="-426"/>
        <w:rPr>
          <w:rFonts w:ascii="Cambria" w:hAnsi="Cambria" w:cstheme="majorHAnsi"/>
          <w:sz w:val="24"/>
          <w:szCs w:val="24"/>
        </w:rPr>
      </w:pPr>
      <w:r w:rsidRPr="00956C4F">
        <w:rPr>
          <w:rFonts w:ascii="Cambria" w:hAnsi="Cambria" w:cstheme="majorHAnsi"/>
          <w:sz w:val="24"/>
          <w:szCs w:val="24"/>
        </w:rPr>
        <w:t>Take a glass and add 500 ml water. Add all the ingredients; boil the mixture, reduce it to half and consume it like tea</w:t>
      </w:r>
    </w:p>
    <w:p w14:paraId="7DB0A721" w14:textId="77777777" w:rsidR="009700D2" w:rsidRDefault="009700D2" w:rsidP="00167B56">
      <w:pPr>
        <w:ind w:left="-426"/>
        <w:rPr>
          <w:rFonts w:ascii="Cambria" w:hAnsi="Cambria" w:cstheme="majorHAnsi"/>
          <w:b/>
          <w:bCs/>
          <w:sz w:val="24"/>
          <w:szCs w:val="24"/>
        </w:rPr>
      </w:pPr>
      <w:bookmarkStart w:id="293" w:name="_Hlk168046821"/>
      <w:bookmarkEnd w:id="289"/>
      <w:bookmarkEnd w:id="292"/>
    </w:p>
    <w:p w14:paraId="26DD734D" w14:textId="322983C3" w:rsidR="00167B56" w:rsidRPr="009700D2" w:rsidRDefault="00167B56" w:rsidP="00167B56">
      <w:pPr>
        <w:ind w:left="-426"/>
        <w:rPr>
          <w:rFonts w:ascii="Cambria" w:hAnsi="Cambria" w:cstheme="majorHAnsi"/>
          <w:b/>
          <w:bCs/>
          <w:sz w:val="24"/>
          <w:szCs w:val="24"/>
        </w:rPr>
      </w:pPr>
      <w:r w:rsidRPr="009700D2">
        <w:rPr>
          <w:rFonts w:ascii="Cambria" w:hAnsi="Cambria" w:cstheme="majorHAnsi"/>
          <w:b/>
          <w:bCs/>
          <w:sz w:val="24"/>
          <w:szCs w:val="24"/>
        </w:rPr>
        <w:t>IMMUNITY BOOSTER</w:t>
      </w:r>
    </w:p>
    <w:p w14:paraId="189D2711" w14:textId="77777777" w:rsidR="00167B56" w:rsidRPr="00167B56" w:rsidRDefault="00167B56">
      <w:pPr>
        <w:pStyle w:val="ListParagraph"/>
        <w:numPr>
          <w:ilvl w:val="0"/>
          <w:numId w:val="63"/>
        </w:numPr>
        <w:ind w:left="0"/>
        <w:rPr>
          <w:rFonts w:ascii="Cambria" w:hAnsi="Cambria" w:cstheme="majorHAnsi"/>
          <w:sz w:val="24"/>
          <w:szCs w:val="24"/>
        </w:rPr>
      </w:pPr>
      <w:proofErr w:type="spellStart"/>
      <w:r w:rsidRPr="00167B56">
        <w:rPr>
          <w:rFonts w:ascii="Cambria" w:hAnsi="Cambria" w:cstheme="majorHAnsi"/>
          <w:sz w:val="24"/>
          <w:szCs w:val="24"/>
        </w:rPr>
        <w:t>Licorice</w:t>
      </w:r>
      <w:proofErr w:type="spellEnd"/>
      <w:r w:rsidRPr="00167B56">
        <w:rPr>
          <w:rFonts w:ascii="Cambria" w:hAnsi="Cambria" w:cstheme="majorHAnsi"/>
          <w:sz w:val="24"/>
          <w:szCs w:val="24"/>
        </w:rPr>
        <w:t xml:space="preserve"> Twig/ </w:t>
      </w:r>
      <w:proofErr w:type="spellStart"/>
      <w:r w:rsidRPr="00167B56">
        <w:rPr>
          <w:rFonts w:ascii="Cambria" w:hAnsi="Cambria" w:cstheme="majorHAnsi"/>
          <w:sz w:val="24"/>
          <w:szCs w:val="24"/>
        </w:rPr>
        <w:t>Mulethi</w:t>
      </w:r>
      <w:proofErr w:type="spellEnd"/>
      <w:r w:rsidRPr="00167B56">
        <w:rPr>
          <w:rFonts w:ascii="Cambria" w:hAnsi="Cambria" w:cstheme="majorHAnsi"/>
          <w:sz w:val="24"/>
          <w:szCs w:val="24"/>
        </w:rPr>
        <w:t>- 2 twigs</w:t>
      </w:r>
    </w:p>
    <w:p w14:paraId="5FF085B3" w14:textId="77777777" w:rsidR="00167B56" w:rsidRPr="00167B56" w:rsidRDefault="00167B56">
      <w:pPr>
        <w:pStyle w:val="ListParagraph"/>
        <w:numPr>
          <w:ilvl w:val="0"/>
          <w:numId w:val="63"/>
        </w:numPr>
        <w:ind w:left="0"/>
        <w:rPr>
          <w:rFonts w:ascii="Cambria" w:hAnsi="Cambria" w:cstheme="majorHAnsi"/>
          <w:sz w:val="24"/>
          <w:szCs w:val="24"/>
        </w:rPr>
      </w:pPr>
      <w:r w:rsidRPr="00167B56">
        <w:rPr>
          <w:rFonts w:ascii="Cambria" w:hAnsi="Cambria" w:cstheme="majorHAnsi"/>
          <w:sz w:val="24"/>
          <w:szCs w:val="24"/>
        </w:rPr>
        <w:t>Star Anise/ Chakra Phul- 2</w:t>
      </w:r>
    </w:p>
    <w:p w14:paraId="29460BA8" w14:textId="77777777" w:rsidR="00167B56" w:rsidRPr="00167B56" w:rsidRDefault="00167B56">
      <w:pPr>
        <w:pStyle w:val="ListParagraph"/>
        <w:numPr>
          <w:ilvl w:val="0"/>
          <w:numId w:val="63"/>
        </w:numPr>
        <w:ind w:left="0"/>
        <w:rPr>
          <w:rFonts w:ascii="Cambria" w:hAnsi="Cambria" w:cstheme="majorHAnsi"/>
          <w:sz w:val="24"/>
          <w:szCs w:val="24"/>
        </w:rPr>
      </w:pPr>
      <w:r w:rsidRPr="00167B56">
        <w:rPr>
          <w:rFonts w:ascii="Cambria" w:hAnsi="Cambria" w:cstheme="majorHAnsi"/>
          <w:sz w:val="24"/>
          <w:szCs w:val="24"/>
        </w:rPr>
        <w:t>Cardamom/ Elaichi- 4 no</w:t>
      </w:r>
    </w:p>
    <w:p w14:paraId="7F39E785" w14:textId="77777777" w:rsidR="00167B56" w:rsidRPr="00167B56" w:rsidRDefault="00167B56">
      <w:pPr>
        <w:pStyle w:val="ListParagraph"/>
        <w:numPr>
          <w:ilvl w:val="0"/>
          <w:numId w:val="63"/>
        </w:numPr>
        <w:ind w:left="0"/>
        <w:rPr>
          <w:rFonts w:ascii="Cambria" w:hAnsi="Cambria" w:cstheme="majorHAnsi"/>
          <w:sz w:val="24"/>
          <w:szCs w:val="24"/>
        </w:rPr>
      </w:pPr>
      <w:r w:rsidRPr="00167B56">
        <w:rPr>
          <w:rFonts w:ascii="Cambria" w:hAnsi="Cambria" w:cstheme="majorHAnsi"/>
          <w:sz w:val="24"/>
          <w:szCs w:val="24"/>
        </w:rPr>
        <w:t>Turmeric- 1 tsp</w:t>
      </w:r>
    </w:p>
    <w:p w14:paraId="6B73E20F" w14:textId="77777777" w:rsidR="00167B56" w:rsidRPr="00167B56" w:rsidRDefault="00167B56">
      <w:pPr>
        <w:pStyle w:val="ListParagraph"/>
        <w:numPr>
          <w:ilvl w:val="0"/>
          <w:numId w:val="63"/>
        </w:numPr>
        <w:ind w:left="0"/>
        <w:rPr>
          <w:rFonts w:ascii="Cambria" w:hAnsi="Cambria" w:cstheme="majorHAnsi"/>
          <w:sz w:val="24"/>
          <w:szCs w:val="24"/>
        </w:rPr>
      </w:pPr>
      <w:r w:rsidRPr="00167B56">
        <w:rPr>
          <w:rFonts w:ascii="Cambria" w:hAnsi="Cambria" w:cstheme="majorHAnsi"/>
          <w:sz w:val="24"/>
          <w:szCs w:val="24"/>
        </w:rPr>
        <w:t>Ginger- ½</w:t>
      </w:r>
    </w:p>
    <w:p w14:paraId="57B44652" w14:textId="77777777" w:rsidR="00167B56" w:rsidRPr="00167B56" w:rsidRDefault="00167B56">
      <w:pPr>
        <w:pStyle w:val="ListParagraph"/>
        <w:numPr>
          <w:ilvl w:val="0"/>
          <w:numId w:val="63"/>
        </w:numPr>
        <w:ind w:left="0"/>
        <w:rPr>
          <w:rFonts w:ascii="Cambria" w:hAnsi="Cambria" w:cstheme="majorHAnsi"/>
          <w:sz w:val="24"/>
          <w:szCs w:val="24"/>
        </w:rPr>
      </w:pPr>
      <w:r w:rsidRPr="00167B56">
        <w:rPr>
          <w:rFonts w:ascii="Cambria" w:hAnsi="Cambria" w:cstheme="majorHAnsi"/>
          <w:sz w:val="24"/>
          <w:szCs w:val="24"/>
        </w:rPr>
        <w:t>Tulsi- 4</w:t>
      </w:r>
    </w:p>
    <w:p w14:paraId="39FA8EC8" w14:textId="77777777" w:rsidR="00167B56" w:rsidRPr="00167B56" w:rsidRDefault="00167B56">
      <w:pPr>
        <w:pStyle w:val="ListParagraph"/>
        <w:numPr>
          <w:ilvl w:val="0"/>
          <w:numId w:val="63"/>
        </w:numPr>
        <w:ind w:left="0"/>
        <w:rPr>
          <w:rFonts w:ascii="Cambria" w:hAnsi="Cambria" w:cstheme="majorHAnsi"/>
          <w:sz w:val="24"/>
          <w:szCs w:val="24"/>
        </w:rPr>
      </w:pPr>
      <w:r w:rsidRPr="00167B56">
        <w:rPr>
          <w:rFonts w:ascii="Cambria" w:hAnsi="Cambria" w:cstheme="majorHAnsi"/>
          <w:sz w:val="24"/>
          <w:szCs w:val="24"/>
        </w:rPr>
        <w:t>Jeera – 2 tsp</w:t>
      </w:r>
    </w:p>
    <w:p w14:paraId="5C446413" w14:textId="77777777" w:rsidR="00167B56" w:rsidRPr="00167B56" w:rsidRDefault="00167B56">
      <w:pPr>
        <w:pStyle w:val="ListParagraph"/>
        <w:numPr>
          <w:ilvl w:val="0"/>
          <w:numId w:val="63"/>
        </w:numPr>
        <w:ind w:left="0"/>
        <w:rPr>
          <w:rFonts w:ascii="Cambria" w:hAnsi="Cambria" w:cstheme="majorHAnsi"/>
          <w:sz w:val="24"/>
          <w:szCs w:val="24"/>
        </w:rPr>
      </w:pPr>
      <w:r w:rsidRPr="00167B56">
        <w:rPr>
          <w:rFonts w:ascii="Cambria" w:hAnsi="Cambria" w:cstheme="majorHAnsi"/>
          <w:sz w:val="24"/>
          <w:szCs w:val="24"/>
        </w:rPr>
        <w:t>Black Peppercorn- 1 tsp</w:t>
      </w:r>
    </w:p>
    <w:p w14:paraId="46C00970" w14:textId="77777777" w:rsidR="00167B56" w:rsidRPr="009700D2" w:rsidRDefault="00167B56" w:rsidP="00167B56">
      <w:pPr>
        <w:ind w:left="-426"/>
        <w:rPr>
          <w:rFonts w:ascii="Cambria" w:hAnsi="Cambria" w:cstheme="majorHAnsi"/>
          <w:b/>
          <w:bCs/>
          <w:sz w:val="24"/>
          <w:szCs w:val="24"/>
        </w:rPr>
      </w:pPr>
      <w:r w:rsidRPr="009700D2">
        <w:rPr>
          <w:rFonts w:ascii="Cambria" w:hAnsi="Cambria" w:cstheme="majorHAnsi"/>
          <w:b/>
          <w:bCs/>
          <w:sz w:val="24"/>
          <w:szCs w:val="24"/>
        </w:rPr>
        <w:t>Direction:</w:t>
      </w:r>
    </w:p>
    <w:p w14:paraId="0C413B22" w14:textId="5036F40A" w:rsidR="00167B56" w:rsidRDefault="00167B56" w:rsidP="00167B56">
      <w:pPr>
        <w:ind w:left="-426"/>
        <w:rPr>
          <w:rFonts w:ascii="Cambria" w:hAnsi="Cambria" w:cstheme="majorHAnsi"/>
          <w:sz w:val="24"/>
          <w:szCs w:val="24"/>
        </w:rPr>
      </w:pPr>
      <w:r w:rsidRPr="00167B56">
        <w:rPr>
          <w:rFonts w:ascii="Cambria" w:hAnsi="Cambria" w:cstheme="majorHAnsi"/>
          <w:sz w:val="24"/>
          <w:szCs w:val="24"/>
        </w:rPr>
        <w:t xml:space="preserve">Boil it all in 500 ml water and reduce it to half. Have it twice </w:t>
      </w:r>
      <w:proofErr w:type="gramStart"/>
      <w:r w:rsidRPr="00167B56">
        <w:rPr>
          <w:rFonts w:ascii="Cambria" w:hAnsi="Cambria" w:cstheme="majorHAnsi"/>
          <w:sz w:val="24"/>
          <w:szCs w:val="24"/>
        </w:rPr>
        <w:t>A day</w:t>
      </w:r>
      <w:proofErr w:type="gramEnd"/>
    </w:p>
    <w:bookmarkEnd w:id="293"/>
    <w:p w14:paraId="70902BA1" w14:textId="77777777" w:rsidR="00E023E7" w:rsidRDefault="00E023E7" w:rsidP="001A5ACF">
      <w:pPr>
        <w:ind w:left="-426"/>
        <w:rPr>
          <w:rFonts w:ascii="Cambria" w:hAnsi="Cambria" w:cstheme="majorHAnsi"/>
          <w:sz w:val="24"/>
          <w:szCs w:val="24"/>
        </w:rPr>
      </w:pPr>
    </w:p>
    <w:p w14:paraId="62529C5D" w14:textId="37A582E1" w:rsidR="00055F9A" w:rsidRPr="00534136" w:rsidRDefault="00A971ED" w:rsidP="00055F9A">
      <w:pPr>
        <w:ind w:left="-426"/>
        <w:rPr>
          <w:rFonts w:ascii="Cambria" w:hAnsi="Cambria" w:cstheme="majorHAnsi"/>
          <w:b/>
          <w:bCs/>
          <w:sz w:val="24"/>
          <w:szCs w:val="24"/>
        </w:rPr>
      </w:pPr>
      <w:bookmarkStart w:id="294" w:name="_Hlk193560342"/>
      <w:bookmarkStart w:id="295" w:name="_Hlk193382028"/>
      <w:bookmarkStart w:id="296" w:name="_Hlk194426928"/>
      <w:r w:rsidRPr="00534136">
        <w:rPr>
          <w:rFonts w:ascii="Cambria" w:hAnsi="Cambria" w:cstheme="majorHAnsi"/>
          <w:b/>
          <w:bCs/>
          <w:sz w:val="24"/>
          <w:szCs w:val="24"/>
        </w:rPr>
        <w:t xml:space="preserve">SUMMER </w:t>
      </w:r>
      <w:r w:rsidR="00055F9A" w:rsidRPr="00534136">
        <w:rPr>
          <w:rFonts w:ascii="Cambria" w:hAnsi="Cambria" w:cstheme="majorHAnsi"/>
          <w:b/>
          <w:bCs/>
          <w:sz w:val="24"/>
          <w:szCs w:val="24"/>
        </w:rPr>
        <w:t>MORNING CORTISOL DRINK RECIPE</w:t>
      </w:r>
    </w:p>
    <w:p w14:paraId="16458BCE" w14:textId="4E5EC647" w:rsidR="00055F9A" w:rsidRPr="00534136" w:rsidRDefault="00055F9A">
      <w:pPr>
        <w:pStyle w:val="ListParagraph"/>
        <w:numPr>
          <w:ilvl w:val="0"/>
          <w:numId w:val="63"/>
        </w:numPr>
        <w:rPr>
          <w:rFonts w:ascii="Cambria" w:hAnsi="Cambria" w:cstheme="majorHAnsi"/>
          <w:sz w:val="24"/>
          <w:szCs w:val="24"/>
        </w:rPr>
      </w:pPr>
      <w:r w:rsidRPr="00534136">
        <w:rPr>
          <w:rFonts w:ascii="Cambria" w:hAnsi="Cambria" w:cstheme="majorHAnsi"/>
          <w:sz w:val="24"/>
          <w:szCs w:val="24"/>
        </w:rPr>
        <w:t xml:space="preserve">1 tsp </w:t>
      </w:r>
      <w:proofErr w:type="gramStart"/>
      <w:r w:rsidRPr="00534136">
        <w:rPr>
          <w:rFonts w:ascii="Cambria" w:hAnsi="Cambria" w:cstheme="majorHAnsi"/>
          <w:sz w:val="24"/>
          <w:szCs w:val="24"/>
        </w:rPr>
        <w:t>Summer</w:t>
      </w:r>
      <w:proofErr w:type="gramEnd"/>
      <w:r w:rsidRPr="00534136">
        <w:rPr>
          <w:rFonts w:ascii="Cambria" w:hAnsi="Cambria" w:cstheme="majorHAnsi"/>
          <w:sz w:val="24"/>
          <w:szCs w:val="24"/>
        </w:rPr>
        <w:t xml:space="preserve"> morning cortisol </w:t>
      </w:r>
      <w:proofErr w:type="gramStart"/>
      <w:r w:rsidRPr="00534136">
        <w:rPr>
          <w:rFonts w:ascii="Cambria" w:hAnsi="Cambria" w:cstheme="majorHAnsi"/>
          <w:sz w:val="24"/>
          <w:szCs w:val="24"/>
        </w:rPr>
        <w:t>Pre-Mix</w:t>
      </w:r>
      <w:proofErr w:type="gramEnd"/>
      <w:r w:rsidRPr="00534136">
        <w:rPr>
          <w:rFonts w:ascii="Cambria" w:hAnsi="Cambria" w:cstheme="majorHAnsi"/>
          <w:sz w:val="24"/>
          <w:szCs w:val="24"/>
        </w:rPr>
        <w:t xml:space="preserve"> (recipe attached below)</w:t>
      </w:r>
    </w:p>
    <w:p w14:paraId="05112685" w14:textId="44AF375D" w:rsidR="00055F9A" w:rsidRPr="00534136" w:rsidRDefault="00055F9A">
      <w:pPr>
        <w:pStyle w:val="ListParagraph"/>
        <w:numPr>
          <w:ilvl w:val="0"/>
          <w:numId w:val="63"/>
        </w:numPr>
        <w:rPr>
          <w:rFonts w:ascii="Cambria" w:hAnsi="Cambria" w:cstheme="majorHAnsi"/>
          <w:sz w:val="24"/>
          <w:szCs w:val="24"/>
        </w:rPr>
      </w:pPr>
      <w:r w:rsidRPr="00534136">
        <w:rPr>
          <w:rFonts w:ascii="Cambria" w:hAnsi="Cambria" w:cstheme="majorHAnsi"/>
          <w:sz w:val="24"/>
          <w:szCs w:val="24"/>
        </w:rPr>
        <w:t>300ml hot water (not boiling)</w:t>
      </w:r>
    </w:p>
    <w:p w14:paraId="7DFF7722" w14:textId="17A0DB48" w:rsidR="00055F9A" w:rsidRPr="00534136" w:rsidRDefault="00055F9A">
      <w:pPr>
        <w:pStyle w:val="ListParagraph"/>
        <w:numPr>
          <w:ilvl w:val="0"/>
          <w:numId w:val="63"/>
        </w:numPr>
        <w:rPr>
          <w:rFonts w:ascii="Cambria" w:hAnsi="Cambria" w:cstheme="majorHAnsi"/>
          <w:sz w:val="24"/>
          <w:szCs w:val="24"/>
        </w:rPr>
      </w:pPr>
      <w:r w:rsidRPr="00534136">
        <w:rPr>
          <w:rFonts w:ascii="Cambria" w:hAnsi="Cambria" w:cstheme="majorHAnsi"/>
          <w:sz w:val="24"/>
          <w:szCs w:val="24"/>
        </w:rPr>
        <w:t>Lemon juice (as per your taste)</w:t>
      </w:r>
    </w:p>
    <w:p w14:paraId="4C8A43BE" w14:textId="637A9BFA" w:rsidR="00055F9A" w:rsidRPr="00534136" w:rsidRDefault="00055F9A">
      <w:pPr>
        <w:pStyle w:val="ListParagraph"/>
        <w:numPr>
          <w:ilvl w:val="0"/>
          <w:numId w:val="63"/>
        </w:numPr>
        <w:rPr>
          <w:rFonts w:ascii="Cambria" w:hAnsi="Cambria" w:cstheme="majorHAnsi"/>
          <w:sz w:val="24"/>
          <w:szCs w:val="24"/>
        </w:rPr>
      </w:pPr>
      <w:r w:rsidRPr="00534136">
        <w:rPr>
          <w:rFonts w:ascii="Cambria" w:hAnsi="Cambria" w:cstheme="majorHAnsi"/>
          <w:sz w:val="24"/>
          <w:szCs w:val="24"/>
        </w:rPr>
        <w:t>1 tsp Apple Cider Vinegar (if available)</w:t>
      </w:r>
    </w:p>
    <w:p w14:paraId="6F55BB8B" w14:textId="55043F2F" w:rsidR="00055F9A" w:rsidRPr="00534136" w:rsidRDefault="00055F9A">
      <w:pPr>
        <w:pStyle w:val="ListParagraph"/>
        <w:numPr>
          <w:ilvl w:val="0"/>
          <w:numId w:val="63"/>
        </w:numPr>
        <w:rPr>
          <w:rFonts w:ascii="Cambria" w:hAnsi="Cambria" w:cstheme="majorHAnsi"/>
          <w:sz w:val="24"/>
          <w:szCs w:val="24"/>
        </w:rPr>
      </w:pPr>
      <w:r w:rsidRPr="00534136">
        <w:rPr>
          <w:rFonts w:ascii="Cambria" w:hAnsi="Cambria" w:cstheme="majorHAnsi"/>
          <w:sz w:val="24"/>
          <w:szCs w:val="24"/>
        </w:rPr>
        <w:t>1 tbsp Organic Honey (avoid if you're diabetic)</w:t>
      </w:r>
    </w:p>
    <w:p w14:paraId="344BB2BE" w14:textId="77777777" w:rsidR="00055F9A" w:rsidRPr="00534136" w:rsidRDefault="00055F9A" w:rsidP="00055F9A">
      <w:pPr>
        <w:ind w:left="-426"/>
        <w:rPr>
          <w:rFonts w:ascii="Cambria" w:hAnsi="Cambria" w:cstheme="majorHAnsi"/>
          <w:b/>
          <w:bCs/>
          <w:sz w:val="24"/>
          <w:szCs w:val="24"/>
        </w:rPr>
      </w:pPr>
      <w:r w:rsidRPr="00534136">
        <w:rPr>
          <w:rFonts w:ascii="Cambria" w:hAnsi="Cambria" w:cstheme="majorHAnsi"/>
          <w:b/>
          <w:bCs/>
          <w:sz w:val="24"/>
          <w:szCs w:val="24"/>
        </w:rPr>
        <w:t>Method</w:t>
      </w:r>
    </w:p>
    <w:p w14:paraId="5714E482" w14:textId="1E635689" w:rsidR="00055F9A" w:rsidRPr="00534136" w:rsidRDefault="00055F9A">
      <w:pPr>
        <w:pStyle w:val="ListParagraph"/>
        <w:numPr>
          <w:ilvl w:val="0"/>
          <w:numId w:val="67"/>
        </w:numPr>
        <w:ind w:left="284"/>
        <w:rPr>
          <w:rFonts w:ascii="Cambria" w:hAnsi="Cambria" w:cstheme="majorHAnsi"/>
          <w:sz w:val="24"/>
          <w:szCs w:val="24"/>
        </w:rPr>
      </w:pPr>
      <w:r w:rsidRPr="00534136">
        <w:rPr>
          <w:rFonts w:ascii="Cambria" w:hAnsi="Cambria" w:cstheme="majorHAnsi"/>
          <w:sz w:val="24"/>
          <w:szCs w:val="24"/>
        </w:rPr>
        <w:t>Add 1 tsp of the pre-mix, lemon juice/ ACV / honey in 300ml hot water and consume it like a tea</w:t>
      </w:r>
    </w:p>
    <w:p w14:paraId="2E7CD0EE" w14:textId="2E33F44E" w:rsidR="00055F9A" w:rsidRPr="00534136" w:rsidRDefault="00055F9A" w:rsidP="00055F9A">
      <w:pPr>
        <w:ind w:left="-426"/>
        <w:rPr>
          <w:rFonts w:ascii="Cambria" w:hAnsi="Cambria" w:cstheme="majorHAnsi"/>
          <w:b/>
          <w:bCs/>
          <w:sz w:val="24"/>
          <w:szCs w:val="24"/>
        </w:rPr>
      </w:pPr>
      <w:r w:rsidRPr="00534136">
        <w:rPr>
          <w:rFonts w:ascii="Cambria" w:hAnsi="Cambria" w:cstheme="majorHAnsi"/>
          <w:b/>
          <w:bCs/>
          <w:sz w:val="24"/>
          <w:szCs w:val="24"/>
        </w:rPr>
        <w:t>Summer morning cortisol pre-mix recipe</w:t>
      </w:r>
    </w:p>
    <w:p w14:paraId="05680205" w14:textId="15A7658F" w:rsidR="00055F9A" w:rsidRPr="00534136" w:rsidRDefault="00055F9A">
      <w:pPr>
        <w:pStyle w:val="ListParagraph"/>
        <w:numPr>
          <w:ilvl w:val="0"/>
          <w:numId w:val="67"/>
        </w:numPr>
        <w:ind w:left="284"/>
        <w:rPr>
          <w:rFonts w:ascii="Cambria" w:hAnsi="Cambria" w:cstheme="majorHAnsi"/>
          <w:sz w:val="24"/>
          <w:szCs w:val="24"/>
        </w:rPr>
      </w:pPr>
      <w:r w:rsidRPr="00534136">
        <w:rPr>
          <w:rFonts w:ascii="Cambria" w:hAnsi="Cambria" w:cstheme="majorHAnsi"/>
          <w:sz w:val="24"/>
          <w:szCs w:val="24"/>
        </w:rPr>
        <w:t>2 tbsp Haldi powder</w:t>
      </w:r>
    </w:p>
    <w:p w14:paraId="02223F34" w14:textId="2EDDB1EF" w:rsidR="00055F9A" w:rsidRPr="00534136" w:rsidRDefault="00055F9A">
      <w:pPr>
        <w:pStyle w:val="ListParagraph"/>
        <w:numPr>
          <w:ilvl w:val="0"/>
          <w:numId w:val="67"/>
        </w:numPr>
        <w:ind w:left="284"/>
        <w:rPr>
          <w:rFonts w:ascii="Cambria" w:hAnsi="Cambria" w:cstheme="majorHAnsi"/>
          <w:sz w:val="24"/>
          <w:szCs w:val="24"/>
        </w:rPr>
      </w:pPr>
      <w:r w:rsidRPr="00534136">
        <w:rPr>
          <w:rFonts w:ascii="Cambria" w:hAnsi="Cambria" w:cstheme="majorHAnsi"/>
          <w:sz w:val="24"/>
          <w:szCs w:val="24"/>
        </w:rPr>
        <w:lastRenderedPageBreak/>
        <w:t>2 tbsp Cinnamon Powder</w:t>
      </w:r>
    </w:p>
    <w:p w14:paraId="76DF6902" w14:textId="73AA5A77" w:rsidR="00055F9A" w:rsidRPr="00534136" w:rsidRDefault="00055F9A">
      <w:pPr>
        <w:pStyle w:val="ListParagraph"/>
        <w:numPr>
          <w:ilvl w:val="0"/>
          <w:numId w:val="67"/>
        </w:numPr>
        <w:ind w:left="284"/>
        <w:rPr>
          <w:rFonts w:ascii="Cambria" w:hAnsi="Cambria" w:cstheme="majorHAnsi"/>
          <w:sz w:val="24"/>
          <w:szCs w:val="24"/>
        </w:rPr>
      </w:pPr>
      <w:r w:rsidRPr="00534136">
        <w:rPr>
          <w:rFonts w:ascii="Cambria" w:hAnsi="Cambria" w:cstheme="majorHAnsi"/>
          <w:sz w:val="24"/>
          <w:szCs w:val="24"/>
        </w:rPr>
        <w:t>2 tbsp Ginger powder</w:t>
      </w:r>
    </w:p>
    <w:p w14:paraId="73CC57A1" w14:textId="01852E7B" w:rsidR="00055F9A" w:rsidRPr="00534136" w:rsidRDefault="00055F9A">
      <w:pPr>
        <w:pStyle w:val="ListParagraph"/>
        <w:numPr>
          <w:ilvl w:val="0"/>
          <w:numId w:val="67"/>
        </w:numPr>
        <w:ind w:left="284"/>
        <w:rPr>
          <w:rFonts w:ascii="Cambria" w:hAnsi="Cambria" w:cstheme="majorHAnsi"/>
          <w:sz w:val="24"/>
          <w:szCs w:val="24"/>
        </w:rPr>
      </w:pPr>
      <w:r w:rsidRPr="00534136">
        <w:rPr>
          <w:rFonts w:ascii="Cambria" w:hAnsi="Cambria" w:cstheme="majorHAnsi"/>
          <w:sz w:val="24"/>
          <w:szCs w:val="24"/>
        </w:rPr>
        <w:t>2 tbsp pink salt</w:t>
      </w:r>
    </w:p>
    <w:p w14:paraId="014AAD9C" w14:textId="2B037FAE" w:rsidR="00055F9A" w:rsidRPr="00534136" w:rsidRDefault="00055F9A">
      <w:pPr>
        <w:pStyle w:val="ListParagraph"/>
        <w:numPr>
          <w:ilvl w:val="0"/>
          <w:numId w:val="67"/>
        </w:numPr>
        <w:ind w:left="284"/>
        <w:rPr>
          <w:rFonts w:ascii="Cambria" w:hAnsi="Cambria" w:cstheme="majorHAnsi"/>
          <w:sz w:val="24"/>
          <w:szCs w:val="24"/>
        </w:rPr>
      </w:pPr>
      <w:r w:rsidRPr="00534136">
        <w:rPr>
          <w:rFonts w:ascii="Cambria" w:hAnsi="Cambria" w:cstheme="majorHAnsi"/>
          <w:sz w:val="24"/>
          <w:szCs w:val="24"/>
        </w:rPr>
        <w:t>2 tbsp fennel powder</w:t>
      </w:r>
    </w:p>
    <w:p w14:paraId="28F2DF5D" w14:textId="59B941AD" w:rsidR="00055F9A" w:rsidRPr="00534136" w:rsidRDefault="00055F9A">
      <w:pPr>
        <w:pStyle w:val="ListParagraph"/>
        <w:numPr>
          <w:ilvl w:val="0"/>
          <w:numId w:val="67"/>
        </w:numPr>
        <w:ind w:left="284"/>
        <w:rPr>
          <w:rFonts w:ascii="Cambria" w:hAnsi="Cambria" w:cstheme="majorHAnsi"/>
          <w:sz w:val="24"/>
          <w:szCs w:val="24"/>
        </w:rPr>
      </w:pPr>
      <w:r w:rsidRPr="00534136">
        <w:rPr>
          <w:rFonts w:ascii="Cambria" w:hAnsi="Cambria" w:cstheme="majorHAnsi"/>
          <w:sz w:val="24"/>
          <w:szCs w:val="24"/>
        </w:rPr>
        <w:t>2 tbsp cumin powder</w:t>
      </w:r>
    </w:p>
    <w:p w14:paraId="086FB447" w14:textId="605C28B3" w:rsidR="00055F9A" w:rsidRPr="00534136" w:rsidRDefault="00055F9A">
      <w:pPr>
        <w:pStyle w:val="ListParagraph"/>
        <w:numPr>
          <w:ilvl w:val="0"/>
          <w:numId w:val="67"/>
        </w:numPr>
        <w:ind w:left="284"/>
        <w:rPr>
          <w:rFonts w:ascii="Cambria" w:hAnsi="Cambria" w:cstheme="majorHAnsi"/>
          <w:sz w:val="24"/>
          <w:szCs w:val="24"/>
        </w:rPr>
      </w:pPr>
      <w:r w:rsidRPr="00534136">
        <w:rPr>
          <w:rFonts w:ascii="Cambria" w:hAnsi="Cambria" w:cstheme="majorHAnsi"/>
          <w:sz w:val="24"/>
          <w:szCs w:val="24"/>
        </w:rPr>
        <w:t>2 tbsp coriander powder</w:t>
      </w:r>
    </w:p>
    <w:p w14:paraId="4063BD54" w14:textId="38B51168" w:rsidR="00055F9A" w:rsidRPr="00534136" w:rsidRDefault="00055F9A">
      <w:pPr>
        <w:pStyle w:val="ListParagraph"/>
        <w:numPr>
          <w:ilvl w:val="0"/>
          <w:numId w:val="67"/>
        </w:numPr>
        <w:ind w:left="284"/>
        <w:rPr>
          <w:rFonts w:ascii="Cambria" w:hAnsi="Cambria" w:cstheme="majorHAnsi"/>
          <w:sz w:val="24"/>
          <w:szCs w:val="24"/>
        </w:rPr>
      </w:pPr>
      <w:r w:rsidRPr="00534136">
        <w:rPr>
          <w:rFonts w:ascii="Cambria" w:hAnsi="Cambria" w:cstheme="majorHAnsi"/>
          <w:sz w:val="24"/>
          <w:szCs w:val="24"/>
        </w:rPr>
        <w:t xml:space="preserve">2 tbsp psyllium husk/ </w:t>
      </w:r>
      <w:proofErr w:type="spellStart"/>
      <w:r w:rsidRPr="00534136">
        <w:rPr>
          <w:rFonts w:ascii="Cambria" w:hAnsi="Cambria" w:cstheme="majorHAnsi"/>
          <w:sz w:val="24"/>
          <w:szCs w:val="24"/>
        </w:rPr>
        <w:t>isabgol</w:t>
      </w:r>
      <w:proofErr w:type="spellEnd"/>
      <w:r w:rsidRPr="00534136">
        <w:rPr>
          <w:rFonts w:ascii="Cambria" w:hAnsi="Cambria" w:cstheme="majorHAnsi"/>
          <w:sz w:val="24"/>
          <w:szCs w:val="24"/>
        </w:rPr>
        <w:t xml:space="preserve"> (unflavoured)</w:t>
      </w:r>
    </w:p>
    <w:p w14:paraId="4D63242E" w14:textId="7E139512" w:rsidR="00055F9A" w:rsidRPr="00534136" w:rsidRDefault="00055F9A">
      <w:pPr>
        <w:pStyle w:val="ListParagraph"/>
        <w:numPr>
          <w:ilvl w:val="0"/>
          <w:numId w:val="67"/>
        </w:numPr>
        <w:ind w:left="284"/>
        <w:rPr>
          <w:rFonts w:ascii="Cambria" w:hAnsi="Cambria" w:cstheme="majorHAnsi"/>
          <w:sz w:val="24"/>
          <w:szCs w:val="24"/>
        </w:rPr>
      </w:pPr>
      <w:r w:rsidRPr="00534136">
        <w:rPr>
          <w:rFonts w:ascii="Cambria" w:hAnsi="Cambria" w:cstheme="majorHAnsi"/>
          <w:sz w:val="24"/>
          <w:szCs w:val="24"/>
        </w:rPr>
        <w:t>½ tsp black pepper powder</w:t>
      </w:r>
    </w:p>
    <w:p w14:paraId="6F6FE701" w14:textId="1544AAB6" w:rsidR="00055F9A" w:rsidRPr="00534136" w:rsidRDefault="00055F9A">
      <w:pPr>
        <w:pStyle w:val="ListParagraph"/>
        <w:numPr>
          <w:ilvl w:val="0"/>
          <w:numId w:val="67"/>
        </w:numPr>
        <w:ind w:left="284"/>
        <w:rPr>
          <w:rFonts w:ascii="Cambria" w:hAnsi="Cambria" w:cstheme="majorHAnsi"/>
          <w:sz w:val="24"/>
          <w:szCs w:val="24"/>
        </w:rPr>
      </w:pPr>
      <w:r w:rsidRPr="00534136">
        <w:rPr>
          <w:rFonts w:ascii="Cambria" w:hAnsi="Cambria" w:cstheme="majorHAnsi"/>
          <w:sz w:val="24"/>
          <w:szCs w:val="24"/>
        </w:rPr>
        <w:t xml:space="preserve">Optional add-ins- tulsi, saffron, </w:t>
      </w:r>
      <w:proofErr w:type="spellStart"/>
      <w:r w:rsidRPr="00534136">
        <w:rPr>
          <w:rFonts w:ascii="Cambria" w:hAnsi="Cambria" w:cstheme="majorHAnsi"/>
          <w:sz w:val="24"/>
          <w:szCs w:val="24"/>
        </w:rPr>
        <w:t>mulethi</w:t>
      </w:r>
      <w:proofErr w:type="spellEnd"/>
      <w:r w:rsidRPr="00534136">
        <w:rPr>
          <w:rFonts w:ascii="Cambria" w:hAnsi="Cambria" w:cstheme="majorHAnsi"/>
          <w:sz w:val="24"/>
          <w:szCs w:val="24"/>
        </w:rPr>
        <w:t xml:space="preserve"> powder</w:t>
      </w:r>
    </w:p>
    <w:p w14:paraId="62CFBAA0" w14:textId="74AC9301" w:rsidR="008E645C" w:rsidRPr="00534136" w:rsidRDefault="008E645C">
      <w:pPr>
        <w:pStyle w:val="ListParagraph"/>
        <w:numPr>
          <w:ilvl w:val="0"/>
          <w:numId w:val="67"/>
        </w:numPr>
        <w:ind w:left="284"/>
        <w:rPr>
          <w:rFonts w:ascii="Cambria" w:hAnsi="Cambria" w:cstheme="majorHAnsi"/>
          <w:sz w:val="24"/>
          <w:szCs w:val="24"/>
        </w:rPr>
      </w:pPr>
      <w:r w:rsidRPr="00534136">
        <w:rPr>
          <w:rFonts w:ascii="Cambria" w:hAnsi="Cambria" w:cstheme="majorHAnsi"/>
          <w:sz w:val="24"/>
          <w:szCs w:val="24"/>
        </w:rPr>
        <w:t>Roast all the spices once before mixing</w:t>
      </w:r>
    </w:p>
    <w:p w14:paraId="51D06CB7" w14:textId="1256A373" w:rsidR="00055F9A" w:rsidRPr="00534136" w:rsidRDefault="00055F9A" w:rsidP="00055F9A">
      <w:pPr>
        <w:ind w:left="-426"/>
        <w:rPr>
          <w:rFonts w:ascii="Cambria" w:hAnsi="Cambria" w:cstheme="majorHAnsi"/>
          <w:b/>
          <w:bCs/>
          <w:sz w:val="24"/>
          <w:szCs w:val="24"/>
        </w:rPr>
      </w:pPr>
      <w:bookmarkStart w:id="297" w:name="_Hlk194403799"/>
      <w:bookmarkEnd w:id="294"/>
      <w:r w:rsidRPr="00534136">
        <w:rPr>
          <w:rFonts w:ascii="Cambria" w:hAnsi="Cambria" w:cstheme="majorHAnsi"/>
          <w:b/>
          <w:bCs/>
          <w:sz w:val="24"/>
          <w:szCs w:val="24"/>
        </w:rPr>
        <w:t>*Mix all the dry powder ingredients</w:t>
      </w:r>
      <w:r w:rsidR="008E645C" w:rsidRPr="00534136">
        <w:rPr>
          <w:rFonts w:ascii="Cambria" w:hAnsi="Cambria" w:cstheme="majorHAnsi"/>
          <w:b/>
          <w:bCs/>
          <w:sz w:val="24"/>
          <w:szCs w:val="24"/>
        </w:rPr>
        <w:t xml:space="preserve"> </w:t>
      </w:r>
      <w:r w:rsidR="009750AB" w:rsidRPr="00534136">
        <w:rPr>
          <w:rFonts w:ascii="Cambria" w:hAnsi="Cambria" w:cstheme="majorHAnsi"/>
          <w:b/>
          <w:bCs/>
          <w:sz w:val="24"/>
          <w:szCs w:val="24"/>
        </w:rPr>
        <w:t>and keep it</w:t>
      </w:r>
      <w:r w:rsidRPr="00534136">
        <w:rPr>
          <w:rFonts w:ascii="Cambria" w:hAnsi="Cambria" w:cstheme="majorHAnsi"/>
          <w:b/>
          <w:bCs/>
          <w:sz w:val="24"/>
          <w:szCs w:val="24"/>
        </w:rPr>
        <w:t xml:space="preserve"> in a jar together*</w:t>
      </w:r>
    </w:p>
    <w:bookmarkEnd w:id="295"/>
    <w:bookmarkEnd w:id="297"/>
    <w:p w14:paraId="2300DB27" w14:textId="77777777" w:rsidR="00055F9A" w:rsidRDefault="00055F9A" w:rsidP="001A5ACF">
      <w:pPr>
        <w:ind w:left="-426"/>
        <w:rPr>
          <w:rFonts w:ascii="Cambria" w:hAnsi="Cambria" w:cstheme="majorHAnsi"/>
          <w:sz w:val="24"/>
          <w:szCs w:val="24"/>
        </w:rPr>
      </w:pPr>
    </w:p>
    <w:bookmarkEnd w:id="296"/>
    <w:p w14:paraId="191F1A0E" w14:textId="4A75DD71" w:rsidR="001B697A" w:rsidRDefault="001B697A" w:rsidP="00DF2A65">
      <w:pPr>
        <w:ind w:left="-284"/>
        <w:rPr>
          <w:rFonts w:ascii="Cambria" w:hAnsi="Cambria" w:cstheme="minorHAnsi"/>
          <w:b/>
          <w:bCs/>
          <w:sz w:val="24"/>
          <w:szCs w:val="24"/>
        </w:rPr>
      </w:pPr>
      <w:r>
        <w:rPr>
          <w:rFonts w:ascii="Cambria" w:hAnsi="Cambria" w:cstheme="minorHAnsi"/>
          <w:b/>
          <w:bCs/>
          <w:sz w:val="24"/>
          <w:szCs w:val="24"/>
        </w:rPr>
        <w:t>High protein homemade protein powder:</w:t>
      </w:r>
    </w:p>
    <w:p w14:paraId="5874616D" w14:textId="77777777" w:rsidR="001B697A" w:rsidRPr="001B697A" w:rsidRDefault="001B697A">
      <w:pPr>
        <w:pStyle w:val="ListParagraph"/>
        <w:numPr>
          <w:ilvl w:val="0"/>
          <w:numId w:val="71"/>
        </w:numPr>
        <w:rPr>
          <w:rFonts w:ascii="Cambria" w:hAnsi="Cambria" w:cstheme="minorHAnsi"/>
          <w:sz w:val="24"/>
          <w:szCs w:val="24"/>
        </w:rPr>
      </w:pPr>
      <w:r w:rsidRPr="001B697A">
        <w:rPr>
          <w:rFonts w:ascii="Cambria" w:hAnsi="Cambria" w:cstheme="minorHAnsi"/>
          <w:sz w:val="24"/>
          <w:szCs w:val="24"/>
        </w:rPr>
        <w:t>Amaranth seeds</w:t>
      </w:r>
    </w:p>
    <w:p w14:paraId="03CA7BCD" w14:textId="77777777" w:rsidR="001B697A" w:rsidRPr="001B697A" w:rsidRDefault="001B697A">
      <w:pPr>
        <w:pStyle w:val="ListParagraph"/>
        <w:numPr>
          <w:ilvl w:val="0"/>
          <w:numId w:val="71"/>
        </w:numPr>
        <w:rPr>
          <w:rFonts w:ascii="Cambria" w:hAnsi="Cambria" w:cstheme="minorHAnsi"/>
          <w:sz w:val="24"/>
          <w:szCs w:val="24"/>
        </w:rPr>
      </w:pPr>
      <w:r w:rsidRPr="001B697A">
        <w:rPr>
          <w:rFonts w:ascii="Cambria" w:hAnsi="Cambria" w:cstheme="minorHAnsi"/>
          <w:sz w:val="24"/>
          <w:szCs w:val="24"/>
        </w:rPr>
        <w:t>Pumpkin</w:t>
      </w:r>
    </w:p>
    <w:p w14:paraId="09FC1BDA" w14:textId="77777777" w:rsidR="001B697A" w:rsidRPr="001B697A" w:rsidRDefault="001B697A">
      <w:pPr>
        <w:pStyle w:val="ListParagraph"/>
        <w:numPr>
          <w:ilvl w:val="0"/>
          <w:numId w:val="71"/>
        </w:numPr>
        <w:rPr>
          <w:rFonts w:ascii="Cambria" w:hAnsi="Cambria" w:cstheme="minorHAnsi"/>
          <w:sz w:val="24"/>
          <w:szCs w:val="24"/>
        </w:rPr>
      </w:pPr>
      <w:r w:rsidRPr="001B697A">
        <w:rPr>
          <w:rFonts w:ascii="Cambria" w:hAnsi="Cambria" w:cstheme="minorHAnsi"/>
          <w:sz w:val="24"/>
          <w:szCs w:val="24"/>
        </w:rPr>
        <w:t>Flax</w:t>
      </w:r>
    </w:p>
    <w:p w14:paraId="27C52C66" w14:textId="77777777" w:rsidR="001B697A" w:rsidRPr="001B697A" w:rsidRDefault="001B697A">
      <w:pPr>
        <w:pStyle w:val="ListParagraph"/>
        <w:numPr>
          <w:ilvl w:val="0"/>
          <w:numId w:val="71"/>
        </w:numPr>
        <w:rPr>
          <w:rFonts w:ascii="Cambria" w:hAnsi="Cambria" w:cstheme="minorHAnsi"/>
          <w:sz w:val="24"/>
          <w:szCs w:val="24"/>
        </w:rPr>
      </w:pPr>
      <w:r w:rsidRPr="001B697A">
        <w:rPr>
          <w:rFonts w:ascii="Cambria" w:hAnsi="Cambria" w:cstheme="minorHAnsi"/>
          <w:sz w:val="24"/>
          <w:szCs w:val="24"/>
        </w:rPr>
        <w:t>Quinoa</w:t>
      </w:r>
    </w:p>
    <w:p w14:paraId="5245135B" w14:textId="77777777" w:rsidR="001B697A" w:rsidRPr="001B697A" w:rsidRDefault="001B697A">
      <w:pPr>
        <w:pStyle w:val="ListParagraph"/>
        <w:numPr>
          <w:ilvl w:val="0"/>
          <w:numId w:val="71"/>
        </w:numPr>
        <w:rPr>
          <w:rFonts w:ascii="Cambria" w:hAnsi="Cambria" w:cstheme="minorHAnsi"/>
          <w:sz w:val="24"/>
          <w:szCs w:val="24"/>
        </w:rPr>
      </w:pPr>
      <w:r w:rsidRPr="001B697A">
        <w:rPr>
          <w:rFonts w:ascii="Cambria" w:hAnsi="Cambria" w:cstheme="minorHAnsi"/>
          <w:sz w:val="24"/>
          <w:szCs w:val="24"/>
        </w:rPr>
        <w:t>Moong dal</w:t>
      </w:r>
    </w:p>
    <w:p w14:paraId="3F045CC8" w14:textId="77777777" w:rsidR="001B697A" w:rsidRPr="001B697A" w:rsidRDefault="001B697A">
      <w:pPr>
        <w:pStyle w:val="ListParagraph"/>
        <w:numPr>
          <w:ilvl w:val="0"/>
          <w:numId w:val="71"/>
        </w:numPr>
        <w:rPr>
          <w:rFonts w:ascii="Cambria" w:hAnsi="Cambria" w:cstheme="minorHAnsi"/>
          <w:sz w:val="24"/>
          <w:szCs w:val="24"/>
        </w:rPr>
      </w:pPr>
      <w:r w:rsidRPr="001B697A">
        <w:rPr>
          <w:rFonts w:ascii="Cambria" w:hAnsi="Cambria" w:cstheme="minorHAnsi"/>
          <w:sz w:val="24"/>
          <w:szCs w:val="24"/>
        </w:rPr>
        <w:t>Sattu</w:t>
      </w:r>
    </w:p>
    <w:p w14:paraId="25682C84" w14:textId="47029E0B" w:rsidR="001B697A" w:rsidRPr="001B697A" w:rsidRDefault="001B697A">
      <w:pPr>
        <w:pStyle w:val="ListParagraph"/>
        <w:numPr>
          <w:ilvl w:val="0"/>
          <w:numId w:val="71"/>
        </w:numPr>
        <w:rPr>
          <w:rFonts w:ascii="Cambria" w:hAnsi="Cambria" w:cstheme="minorHAnsi"/>
          <w:sz w:val="24"/>
          <w:szCs w:val="24"/>
        </w:rPr>
      </w:pPr>
      <w:r w:rsidRPr="001B697A">
        <w:rPr>
          <w:rFonts w:ascii="Cambria" w:hAnsi="Cambria" w:cstheme="minorHAnsi"/>
          <w:sz w:val="24"/>
          <w:szCs w:val="24"/>
        </w:rPr>
        <w:t>Black chan</w:t>
      </w:r>
      <w:r>
        <w:rPr>
          <w:rFonts w:ascii="Cambria" w:hAnsi="Cambria" w:cstheme="minorHAnsi"/>
          <w:sz w:val="24"/>
          <w:szCs w:val="24"/>
        </w:rPr>
        <w:t>a</w:t>
      </w:r>
    </w:p>
    <w:p w14:paraId="28807ED9" w14:textId="77777777" w:rsidR="001B697A" w:rsidRPr="001B697A" w:rsidRDefault="001B697A" w:rsidP="001B697A">
      <w:pPr>
        <w:ind w:left="-284"/>
        <w:rPr>
          <w:rFonts w:ascii="Cambria" w:hAnsi="Cambria" w:cstheme="minorHAnsi"/>
          <w:sz w:val="24"/>
          <w:szCs w:val="24"/>
        </w:rPr>
      </w:pPr>
      <w:r w:rsidRPr="001B697A">
        <w:rPr>
          <w:rFonts w:ascii="Cambria" w:hAnsi="Cambria" w:cstheme="minorHAnsi"/>
          <w:sz w:val="24"/>
          <w:szCs w:val="24"/>
        </w:rPr>
        <w:t>All wash</w:t>
      </w:r>
    </w:p>
    <w:p w14:paraId="11B12181" w14:textId="648F1BD4" w:rsidR="001B697A" w:rsidRPr="001B697A" w:rsidRDefault="001B697A" w:rsidP="001B697A">
      <w:pPr>
        <w:ind w:left="-284"/>
        <w:rPr>
          <w:rFonts w:ascii="Cambria" w:hAnsi="Cambria" w:cstheme="minorHAnsi"/>
          <w:sz w:val="24"/>
          <w:szCs w:val="24"/>
        </w:rPr>
      </w:pPr>
      <w:r w:rsidRPr="001B697A">
        <w:rPr>
          <w:rFonts w:ascii="Cambria" w:hAnsi="Cambria" w:cstheme="minorHAnsi"/>
          <w:sz w:val="24"/>
          <w:szCs w:val="24"/>
        </w:rPr>
        <w:t>Roast and grind</w:t>
      </w:r>
    </w:p>
    <w:p w14:paraId="3B645E13" w14:textId="77777777" w:rsidR="001B697A" w:rsidRDefault="001B697A" w:rsidP="00DF2A65">
      <w:pPr>
        <w:ind w:left="-284"/>
        <w:rPr>
          <w:rFonts w:ascii="Cambria" w:hAnsi="Cambria" w:cstheme="minorHAnsi"/>
          <w:b/>
          <w:bCs/>
          <w:sz w:val="24"/>
          <w:szCs w:val="24"/>
        </w:rPr>
      </w:pPr>
    </w:p>
    <w:p w14:paraId="0364CE81" w14:textId="77777777" w:rsidR="00A348AC" w:rsidRPr="00D52119" w:rsidRDefault="00A348AC" w:rsidP="00A348AC">
      <w:pPr>
        <w:rPr>
          <w:rFonts w:ascii="Cambria" w:hAnsi="Cambria"/>
          <w:sz w:val="24"/>
          <w:szCs w:val="24"/>
        </w:rPr>
      </w:pPr>
      <w:r>
        <w:rPr>
          <w:rFonts w:ascii="Cambria" w:hAnsi="Cambria"/>
          <w:b/>
          <w:bCs/>
          <w:sz w:val="24"/>
          <w:szCs w:val="24"/>
        </w:rPr>
        <w:t>Fertility boost mix</w:t>
      </w:r>
    </w:p>
    <w:p w14:paraId="4D52CCE1" w14:textId="77777777" w:rsidR="00A348AC" w:rsidRPr="00D52119" w:rsidRDefault="00A348AC" w:rsidP="00A348AC">
      <w:pPr>
        <w:pStyle w:val="ListParagraph"/>
        <w:numPr>
          <w:ilvl w:val="0"/>
          <w:numId w:val="76"/>
        </w:numPr>
        <w:spacing w:after="200" w:line="276" w:lineRule="auto"/>
        <w:rPr>
          <w:rFonts w:ascii="Cambria" w:hAnsi="Cambria"/>
          <w:sz w:val="24"/>
          <w:szCs w:val="24"/>
        </w:rPr>
      </w:pPr>
      <w:r w:rsidRPr="00D52119">
        <w:rPr>
          <w:rFonts w:ascii="Cambria" w:hAnsi="Cambria"/>
          <w:sz w:val="24"/>
          <w:szCs w:val="24"/>
        </w:rPr>
        <w:t xml:space="preserve">1 tsp moringa powder </w:t>
      </w:r>
    </w:p>
    <w:p w14:paraId="7C8ABF68" w14:textId="77777777" w:rsidR="00A348AC" w:rsidRPr="00D52119" w:rsidRDefault="00A348AC" w:rsidP="00A348AC">
      <w:pPr>
        <w:pStyle w:val="ListParagraph"/>
        <w:numPr>
          <w:ilvl w:val="0"/>
          <w:numId w:val="76"/>
        </w:numPr>
        <w:spacing w:after="200" w:line="276" w:lineRule="auto"/>
        <w:rPr>
          <w:rFonts w:ascii="Cambria" w:hAnsi="Cambria"/>
          <w:sz w:val="24"/>
          <w:szCs w:val="24"/>
        </w:rPr>
      </w:pPr>
      <w:r w:rsidRPr="00D52119">
        <w:rPr>
          <w:rFonts w:ascii="Cambria" w:hAnsi="Cambria"/>
          <w:sz w:val="24"/>
          <w:szCs w:val="24"/>
        </w:rPr>
        <w:t>1 tsp pomegranate (</w:t>
      </w:r>
      <w:r>
        <w:rPr>
          <w:rFonts w:ascii="Cambria" w:hAnsi="Cambria"/>
          <w:sz w:val="24"/>
          <w:szCs w:val="24"/>
        </w:rPr>
        <w:t xml:space="preserve">blended </w:t>
      </w:r>
      <w:r w:rsidRPr="00D52119">
        <w:rPr>
          <w:rFonts w:ascii="Cambria" w:hAnsi="Cambria"/>
          <w:sz w:val="24"/>
          <w:szCs w:val="24"/>
        </w:rPr>
        <w:t xml:space="preserve">seeds or concentrate) </w:t>
      </w:r>
    </w:p>
    <w:p w14:paraId="71DDF9A8" w14:textId="77777777" w:rsidR="00A348AC" w:rsidRPr="00D52119" w:rsidRDefault="00A348AC" w:rsidP="00A348AC">
      <w:pPr>
        <w:pStyle w:val="ListParagraph"/>
        <w:numPr>
          <w:ilvl w:val="0"/>
          <w:numId w:val="76"/>
        </w:numPr>
        <w:spacing w:after="200" w:line="276" w:lineRule="auto"/>
        <w:rPr>
          <w:rFonts w:ascii="Cambria" w:hAnsi="Cambria"/>
          <w:sz w:val="24"/>
          <w:szCs w:val="24"/>
        </w:rPr>
      </w:pPr>
      <w:r w:rsidRPr="00D52119">
        <w:rPr>
          <w:rFonts w:ascii="Cambria" w:hAnsi="Cambria"/>
          <w:sz w:val="24"/>
          <w:szCs w:val="24"/>
        </w:rPr>
        <w:t>1 tsp roasted sesame (</w:t>
      </w:r>
      <w:proofErr w:type="spellStart"/>
      <w:r w:rsidRPr="00D52119">
        <w:rPr>
          <w:rFonts w:ascii="Cambria" w:hAnsi="Cambria"/>
          <w:sz w:val="24"/>
          <w:szCs w:val="24"/>
        </w:rPr>
        <w:t>til</w:t>
      </w:r>
      <w:proofErr w:type="spellEnd"/>
      <w:r w:rsidRPr="00D52119">
        <w:rPr>
          <w:rFonts w:ascii="Cambria" w:hAnsi="Cambria"/>
          <w:sz w:val="24"/>
          <w:szCs w:val="24"/>
        </w:rPr>
        <w:t xml:space="preserve">) powder </w:t>
      </w:r>
    </w:p>
    <w:p w14:paraId="6BBF8C0D" w14:textId="77777777" w:rsidR="00A348AC" w:rsidRPr="00D52119" w:rsidRDefault="00A348AC" w:rsidP="00A348AC">
      <w:pPr>
        <w:pStyle w:val="ListParagraph"/>
        <w:numPr>
          <w:ilvl w:val="0"/>
          <w:numId w:val="76"/>
        </w:numPr>
        <w:spacing w:after="200" w:line="276" w:lineRule="auto"/>
        <w:rPr>
          <w:rFonts w:ascii="Cambria" w:hAnsi="Cambria"/>
          <w:sz w:val="24"/>
          <w:szCs w:val="24"/>
        </w:rPr>
      </w:pPr>
      <w:r w:rsidRPr="00D52119">
        <w:rPr>
          <w:rFonts w:ascii="Cambria" w:hAnsi="Cambria"/>
          <w:sz w:val="24"/>
          <w:szCs w:val="24"/>
        </w:rPr>
        <w:t xml:space="preserve">¼ tsp turmeric + pinch of black pepper </w:t>
      </w:r>
    </w:p>
    <w:p w14:paraId="2E6CCFD3" w14:textId="77777777" w:rsidR="00A348AC" w:rsidRPr="00D52119" w:rsidRDefault="00A348AC" w:rsidP="00A348AC">
      <w:pPr>
        <w:pStyle w:val="ListParagraph"/>
        <w:numPr>
          <w:ilvl w:val="0"/>
          <w:numId w:val="76"/>
        </w:numPr>
        <w:spacing w:after="200" w:line="276" w:lineRule="auto"/>
        <w:rPr>
          <w:rFonts w:ascii="Cambria" w:hAnsi="Cambria"/>
          <w:sz w:val="24"/>
          <w:szCs w:val="24"/>
        </w:rPr>
      </w:pPr>
      <w:r w:rsidRPr="00D52119">
        <w:rPr>
          <w:rFonts w:ascii="Cambria" w:hAnsi="Cambria"/>
          <w:sz w:val="24"/>
          <w:szCs w:val="24"/>
        </w:rPr>
        <w:t xml:space="preserve">squeeze of fresh lime </w:t>
      </w:r>
    </w:p>
    <w:p w14:paraId="1F6DAA4B" w14:textId="77777777" w:rsidR="00A348AC" w:rsidRPr="00D52119" w:rsidRDefault="00A348AC" w:rsidP="00A348AC">
      <w:pPr>
        <w:rPr>
          <w:rFonts w:ascii="Cambria" w:hAnsi="Cambria"/>
          <w:sz w:val="24"/>
          <w:szCs w:val="24"/>
        </w:rPr>
      </w:pPr>
      <w:r w:rsidRPr="00D52119">
        <w:rPr>
          <w:rFonts w:ascii="Cambria" w:hAnsi="Cambria"/>
          <w:b/>
          <w:bCs/>
          <w:sz w:val="24"/>
          <w:szCs w:val="24"/>
        </w:rPr>
        <w:t>How to have it:</w:t>
      </w:r>
      <w:r w:rsidRPr="00D52119">
        <w:rPr>
          <w:rFonts w:ascii="Cambria" w:hAnsi="Cambria"/>
          <w:sz w:val="24"/>
          <w:szCs w:val="24"/>
        </w:rPr>
        <w:br/>
        <w:t>Just mix everything in 30–50 ml warm water to make a quick shot, stir well and have it fresh. If you don’t like the taste, you can also blend it into a small smoothie or just mix it into a spoonful of curd and have it.</w:t>
      </w:r>
    </w:p>
    <w:p w14:paraId="4D2AD484" w14:textId="77777777" w:rsidR="00A348AC" w:rsidRPr="00D52119" w:rsidRDefault="00A348AC" w:rsidP="00A348AC">
      <w:pPr>
        <w:rPr>
          <w:rFonts w:ascii="Cambria" w:hAnsi="Cambria"/>
          <w:sz w:val="24"/>
          <w:szCs w:val="24"/>
        </w:rPr>
      </w:pPr>
      <w:r w:rsidRPr="00D52119">
        <w:rPr>
          <w:rFonts w:ascii="Cambria" w:hAnsi="Cambria"/>
          <w:b/>
          <w:bCs/>
          <w:sz w:val="24"/>
          <w:szCs w:val="24"/>
        </w:rPr>
        <w:t>Benefits:</w:t>
      </w:r>
      <w:r w:rsidRPr="00D52119">
        <w:rPr>
          <w:rFonts w:ascii="Cambria" w:hAnsi="Cambria"/>
          <w:sz w:val="24"/>
          <w:szCs w:val="24"/>
        </w:rPr>
        <w:t xml:space="preserve"> This mix supports egg quality and ovarian health by improving blood flow and reducing oxidative stress. It also provides key nutrients for better hormone balance and helps create a healthier environment for follicle development over time.</w:t>
      </w:r>
    </w:p>
    <w:p w14:paraId="7B1F64EB" w14:textId="77777777" w:rsidR="00A348AC" w:rsidRDefault="00A348AC" w:rsidP="00DF2A65">
      <w:pPr>
        <w:ind w:left="-284"/>
        <w:rPr>
          <w:rFonts w:ascii="Cambria" w:hAnsi="Cambria" w:cstheme="minorHAnsi"/>
          <w:b/>
          <w:bCs/>
          <w:sz w:val="24"/>
          <w:szCs w:val="24"/>
        </w:rPr>
      </w:pPr>
    </w:p>
    <w:p w14:paraId="159B56FC" w14:textId="77777777" w:rsidR="00A348AC" w:rsidRDefault="00A348AC" w:rsidP="00DF2A65">
      <w:pPr>
        <w:ind w:left="-284"/>
        <w:rPr>
          <w:rFonts w:ascii="Cambria" w:hAnsi="Cambria" w:cstheme="minorHAnsi"/>
          <w:b/>
          <w:bCs/>
          <w:sz w:val="24"/>
          <w:szCs w:val="24"/>
        </w:rPr>
      </w:pPr>
    </w:p>
    <w:p w14:paraId="11F03FFE" w14:textId="1660C2D5" w:rsidR="00DF2A65" w:rsidRPr="002230DC" w:rsidRDefault="00DF2A65" w:rsidP="00DF2A65">
      <w:pPr>
        <w:ind w:left="-284"/>
        <w:rPr>
          <w:rFonts w:ascii="Cambria" w:hAnsi="Cambria" w:cstheme="minorHAnsi"/>
          <w:sz w:val="24"/>
          <w:szCs w:val="24"/>
        </w:rPr>
      </w:pPr>
      <w:r w:rsidRPr="002230DC">
        <w:rPr>
          <w:rFonts w:ascii="Cambria" w:hAnsi="Cambria" w:cstheme="minorHAnsi"/>
          <w:b/>
          <w:bCs/>
          <w:sz w:val="24"/>
          <w:szCs w:val="24"/>
        </w:rPr>
        <w:lastRenderedPageBreak/>
        <w:t>VAVDING VAKUMBA RECIPE:</w:t>
      </w:r>
    </w:p>
    <w:p w14:paraId="48D3AA7F" w14:textId="77777777" w:rsidR="00DF2A65" w:rsidRPr="002230DC" w:rsidRDefault="00DF2A65" w:rsidP="00DF2A65">
      <w:pPr>
        <w:ind w:left="-284"/>
        <w:rPr>
          <w:rStyle w:val="markedcontent"/>
          <w:rFonts w:ascii="Cambria" w:hAnsi="Cambria"/>
          <w:sz w:val="24"/>
          <w:szCs w:val="24"/>
        </w:rPr>
      </w:pPr>
      <w:r w:rsidRPr="002230DC">
        <w:rPr>
          <w:rStyle w:val="markedcontent"/>
          <w:rFonts w:ascii="Cambria" w:hAnsi="Cambria"/>
          <w:b/>
          <w:bCs/>
          <w:sz w:val="24"/>
          <w:szCs w:val="24"/>
          <w:u w:val="single"/>
        </w:rPr>
        <w:t>INGREDIENTS:</w:t>
      </w:r>
      <w:r w:rsidRPr="002230DC">
        <w:rPr>
          <w:rFonts w:ascii="Cambria" w:hAnsi="Cambria"/>
          <w:sz w:val="24"/>
          <w:szCs w:val="24"/>
        </w:rPr>
        <w:br/>
      </w:r>
      <w:r w:rsidRPr="002230DC">
        <w:rPr>
          <w:rStyle w:val="markedcontent"/>
          <w:rFonts w:ascii="Cambria" w:hAnsi="Cambria"/>
          <w:sz w:val="24"/>
          <w:szCs w:val="24"/>
        </w:rPr>
        <w:t xml:space="preserve">8-10 </w:t>
      </w:r>
      <w:proofErr w:type="spellStart"/>
      <w:r w:rsidRPr="002230DC">
        <w:rPr>
          <w:rStyle w:val="markedcontent"/>
          <w:rFonts w:ascii="Cambria" w:hAnsi="Cambria"/>
          <w:sz w:val="24"/>
          <w:szCs w:val="24"/>
        </w:rPr>
        <w:t>vavding</w:t>
      </w:r>
      <w:proofErr w:type="spellEnd"/>
      <w:r w:rsidRPr="002230DC">
        <w:rPr>
          <w:rFonts w:ascii="Cambria" w:hAnsi="Cambria"/>
          <w:sz w:val="24"/>
          <w:szCs w:val="24"/>
        </w:rPr>
        <w:br/>
      </w:r>
      <w:r w:rsidRPr="002230DC">
        <w:rPr>
          <w:rStyle w:val="markedcontent"/>
          <w:rFonts w:ascii="Cambria" w:hAnsi="Cambria"/>
          <w:sz w:val="24"/>
          <w:szCs w:val="24"/>
        </w:rPr>
        <w:t xml:space="preserve">5-8 </w:t>
      </w:r>
      <w:proofErr w:type="spellStart"/>
      <w:r w:rsidRPr="002230DC">
        <w:rPr>
          <w:rStyle w:val="markedcontent"/>
          <w:rFonts w:ascii="Cambria" w:hAnsi="Cambria"/>
          <w:sz w:val="24"/>
          <w:szCs w:val="24"/>
        </w:rPr>
        <w:t>vakumba</w:t>
      </w:r>
      <w:proofErr w:type="spellEnd"/>
      <w:r w:rsidRPr="002230DC">
        <w:rPr>
          <w:rFonts w:ascii="Cambria" w:hAnsi="Cambria"/>
          <w:sz w:val="24"/>
          <w:szCs w:val="24"/>
        </w:rPr>
        <w:br/>
      </w:r>
      <w:r w:rsidRPr="002230DC">
        <w:rPr>
          <w:rStyle w:val="markedcontent"/>
          <w:rFonts w:ascii="Cambria" w:hAnsi="Cambria"/>
          <w:sz w:val="24"/>
          <w:szCs w:val="24"/>
        </w:rPr>
        <w:t>1-2 cinnamon sticks</w:t>
      </w:r>
      <w:r w:rsidRPr="002230DC">
        <w:rPr>
          <w:rFonts w:ascii="Cambria" w:hAnsi="Cambria"/>
          <w:sz w:val="24"/>
          <w:szCs w:val="24"/>
        </w:rPr>
        <w:br/>
      </w:r>
      <w:r w:rsidRPr="002230DC">
        <w:rPr>
          <w:rStyle w:val="markedcontent"/>
          <w:rFonts w:ascii="Cambria" w:hAnsi="Cambria"/>
          <w:sz w:val="24"/>
          <w:szCs w:val="24"/>
        </w:rPr>
        <w:t>4-</w:t>
      </w:r>
      <w:proofErr w:type="gramStart"/>
      <w:r w:rsidRPr="002230DC">
        <w:rPr>
          <w:rStyle w:val="markedcontent"/>
          <w:rFonts w:ascii="Cambria" w:hAnsi="Cambria"/>
          <w:sz w:val="24"/>
          <w:szCs w:val="24"/>
        </w:rPr>
        <w:t>5 star</w:t>
      </w:r>
      <w:proofErr w:type="gramEnd"/>
      <w:r w:rsidRPr="002230DC">
        <w:rPr>
          <w:rStyle w:val="markedcontent"/>
          <w:rFonts w:ascii="Cambria" w:hAnsi="Cambria"/>
          <w:sz w:val="24"/>
          <w:szCs w:val="24"/>
        </w:rPr>
        <w:t xml:space="preserve"> anise</w:t>
      </w:r>
      <w:r w:rsidRPr="002230DC">
        <w:rPr>
          <w:rFonts w:ascii="Cambria" w:hAnsi="Cambria"/>
          <w:sz w:val="24"/>
          <w:szCs w:val="24"/>
        </w:rPr>
        <w:br/>
      </w:r>
      <w:r w:rsidRPr="002230DC">
        <w:rPr>
          <w:rStyle w:val="markedcontent"/>
          <w:rFonts w:ascii="Cambria" w:hAnsi="Cambria"/>
          <w:sz w:val="24"/>
          <w:szCs w:val="24"/>
        </w:rPr>
        <w:t>1 tsp jeera</w:t>
      </w:r>
      <w:r w:rsidRPr="002230DC">
        <w:rPr>
          <w:rFonts w:ascii="Cambria" w:hAnsi="Cambria"/>
          <w:sz w:val="24"/>
          <w:szCs w:val="24"/>
        </w:rPr>
        <w:br/>
      </w:r>
      <w:r w:rsidRPr="002230DC">
        <w:rPr>
          <w:rStyle w:val="markedcontent"/>
          <w:rFonts w:ascii="Cambria" w:hAnsi="Cambria"/>
          <w:sz w:val="24"/>
          <w:szCs w:val="24"/>
        </w:rPr>
        <w:t xml:space="preserve">1 </w:t>
      </w:r>
      <w:proofErr w:type="spellStart"/>
      <w:r w:rsidRPr="002230DC">
        <w:rPr>
          <w:rStyle w:val="markedcontent"/>
          <w:rFonts w:ascii="Cambria" w:hAnsi="Cambria"/>
          <w:sz w:val="24"/>
          <w:szCs w:val="24"/>
        </w:rPr>
        <w:t>liter</w:t>
      </w:r>
      <w:proofErr w:type="spellEnd"/>
      <w:r w:rsidRPr="002230DC">
        <w:rPr>
          <w:rStyle w:val="markedcontent"/>
          <w:rFonts w:ascii="Cambria" w:hAnsi="Cambria"/>
          <w:sz w:val="24"/>
          <w:szCs w:val="24"/>
        </w:rPr>
        <w:t xml:space="preserve"> of drinking water</w:t>
      </w:r>
    </w:p>
    <w:p w14:paraId="7B409EF4" w14:textId="77777777" w:rsidR="00DF2A65" w:rsidRPr="002230DC" w:rsidRDefault="00DF2A65" w:rsidP="00DF2A65">
      <w:pPr>
        <w:ind w:left="-284"/>
        <w:rPr>
          <w:rStyle w:val="markedcontent"/>
          <w:rFonts w:ascii="Cambria" w:hAnsi="Cambria"/>
          <w:sz w:val="24"/>
          <w:szCs w:val="24"/>
        </w:rPr>
      </w:pPr>
      <w:r w:rsidRPr="002230DC">
        <w:rPr>
          <w:rFonts w:ascii="Cambria" w:hAnsi="Cambria"/>
          <w:sz w:val="24"/>
          <w:szCs w:val="24"/>
        </w:rPr>
        <w:br/>
      </w:r>
      <w:r w:rsidRPr="002230DC">
        <w:rPr>
          <w:rStyle w:val="markedcontent"/>
          <w:rFonts w:ascii="Cambria" w:hAnsi="Cambria"/>
          <w:sz w:val="24"/>
          <w:szCs w:val="24"/>
        </w:rPr>
        <w:t>METHOD:</w:t>
      </w:r>
      <w:r w:rsidRPr="002230DC">
        <w:rPr>
          <w:rFonts w:ascii="Cambria" w:hAnsi="Cambria"/>
          <w:sz w:val="24"/>
          <w:szCs w:val="24"/>
        </w:rPr>
        <w:br/>
      </w:r>
      <w:r w:rsidRPr="002230DC">
        <w:rPr>
          <w:rStyle w:val="markedcontent"/>
          <w:rFonts w:ascii="Cambria" w:hAnsi="Cambria" w:cs="Arial"/>
          <w:sz w:val="24"/>
          <w:szCs w:val="24"/>
        </w:rPr>
        <w:t xml:space="preserve">• </w:t>
      </w:r>
      <w:r w:rsidRPr="002230DC">
        <w:rPr>
          <w:rStyle w:val="markedcontent"/>
          <w:rFonts w:ascii="Cambria" w:hAnsi="Cambria"/>
          <w:sz w:val="24"/>
          <w:szCs w:val="24"/>
        </w:rPr>
        <w:t>In a big pot, add water and all other ingredients. Bring the water to boil and boil for few</w:t>
      </w:r>
      <w:r w:rsidRPr="002230DC">
        <w:rPr>
          <w:rFonts w:ascii="Cambria" w:hAnsi="Cambria"/>
          <w:sz w:val="24"/>
          <w:szCs w:val="24"/>
        </w:rPr>
        <w:br/>
      </w:r>
      <w:r w:rsidRPr="002230DC">
        <w:rPr>
          <w:rStyle w:val="markedcontent"/>
          <w:rFonts w:ascii="Cambria" w:hAnsi="Cambria"/>
          <w:sz w:val="24"/>
          <w:szCs w:val="24"/>
        </w:rPr>
        <w:t>minutes so water colour will change to light brown.</w:t>
      </w:r>
      <w:r w:rsidRPr="002230DC">
        <w:rPr>
          <w:rFonts w:ascii="Cambria" w:hAnsi="Cambria"/>
          <w:sz w:val="24"/>
          <w:szCs w:val="24"/>
        </w:rPr>
        <w:br/>
      </w:r>
      <w:r w:rsidRPr="002230DC">
        <w:rPr>
          <w:rStyle w:val="markedcontent"/>
          <w:rFonts w:ascii="Cambria" w:hAnsi="Cambria" w:cs="Arial"/>
          <w:sz w:val="24"/>
          <w:szCs w:val="24"/>
        </w:rPr>
        <w:t xml:space="preserve">• </w:t>
      </w:r>
      <w:r w:rsidRPr="002230DC">
        <w:rPr>
          <w:rStyle w:val="markedcontent"/>
          <w:rFonts w:ascii="Cambria" w:hAnsi="Cambria"/>
          <w:sz w:val="24"/>
          <w:szCs w:val="24"/>
        </w:rPr>
        <w:t>Turn off the heat, when water cools down completely, pass it through clean cheese cloth</w:t>
      </w:r>
      <w:r w:rsidRPr="002230DC">
        <w:rPr>
          <w:rFonts w:ascii="Cambria" w:hAnsi="Cambria"/>
          <w:sz w:val="24"/>
          <w:szCs w:val="24"/>
        </w:rPr>
        <w:br/>
      </w:r>
      <w:r w:rsidRPr="002230DC">
        <w:rPr>
          <w:rStyle w:val="markedcontent"/>
          <w:rFonts w:ascii="Cambria" w:hAnsi="Cambria"/>
          <w:sz w:val="24"/>
          <w:szCs w:val="24"/>
        </w:rPr>
        <w:t>and use it.</w:t>
      </w:r>
    </w:p>
    <w:p w14:paraId="4E069EEE" w14:textId="77777777" w:rsidR="00DF2A65" w:rsidRDefault="00DF2A65" w:rsidP="001A5ACF">
      <w:pPr>
        <w:ind w:left="-426"/>
        <w:rPr>
          <w:rFonts w:ascii="Cambria" w:hAnsi="Cambria" w:cstheme="majorHAnsi"/>
          <w:sz w:val="24"/>
          <w:szCs w:val="24"/>
        </w:rPr>
      </w:pPr>
    </w:p>
    <w:p w14:paraId="17AD188E" w14:textId="77777777" w:rsidR="00DF2A65" w:rsidRDefault="00DF2A65" w:rsidP="001A5ACF">
      <w:pPr>
        <w:ind w:left="-426"/>
        <w:rPr>
          <w:rFonts w:ascii="Cambria" w:hAnsi="Cambria" w:cstheme="majorHAnsi"/>
          <w:sz w:val="24"/>
          <w:szCs w:val="24"/>
        </w:rPr>
      </w:pPr>
    </w:p>
    <w:p w14:paraId="1364D26B" w14:textId="77777777" w:rsidR="00A22932" w:rsidRPr="00A22932" w:rsidRDefault="00A22932" w:rsidP="00A22932">
      <w:pPr>
        <w:ind w:left="-426"/>
        <w:rPr>
          <w:rFonts w:ascii="Cambria" w:hAnsi="Cambria" w:cstheme="minorHAnsi"/>
          <w:b/>
          <w:bCs/>
          <w:sz w:val="24"/>
          <w:szCs w:val="24"/>
        </w:rPr>
      </w:pPr>
      <w:bookmarkStart w:id="298" w:name="_Hlk182326804"/>
      <w:r w:rsidRPr="00A22932">
        <w:rPr>
          <w:rFonts w:ascii="Cambria" w:hAnsi="Cambria" w:cstheme="minorHAnsi"/>
          <w:b/>
          <w:bCs/>
          <w:sz w:val="24"/>
          <w:szCs w:val="24"/>
        </w:rPr>
        <w:t>Healthy Mix spice</w:t>
      </w:r>
    </w:p>
    <w:p w14:paraId="1DE91ACE" w14:textId="77777777" w:rsidR="00A22932" w:rsidRPr="00F770EB" w:rsidRDefault="00A22932" w:rsidP="00A22932">
      <w:pPr>
        <w:ind w:left="-426"/>
        <w:rPr>
          <w:rFonts w:ascii="Cambria" w:hAnsi="Cambria" w:cstheme="minorHAnsi"/>
          <w:sz w:val="24"/>
          <w:szCs w:val="24"/>
        </w:rPr>
      </w:pPr>
      <w:r w:rsidRPr="00F770EB">
        <w:rPr>
          <w:rFonts w:ascii="Cambria" w:hAnsi="Cambria" w:cstheme="minorHAnsi"/>
          <w:sz w:val="24"/>
          <w:szCs w:val="24"/>
        </w:rPr>
        <w:t xml:space="preserve">Ingredients </w:t>
      </w:r>
    </w:p>
    <w:p w14:paraId="12B612B3" w14:textId="04922987" w:rsidR="00A22932" w:rsidRPr="00A22932" w:rsidRDefault="00A22932">
      <w:pPr>
        <w:pStyle w:val="ListParagraph"/>
        <w:numPr>
          <w:ilvl w:val="0"/>
          <w:numId w:val="64"/>
        </w:numPr>
        <w:rPr>
          <w:rFonts w:ascii="Cambria" w:hAnsi="Cambria" w:cstheme="minorHAnsi"/>
          <w:sz w:val="24"/>
          <w:szCs w:val="24"/>
        </w:rPr>
      </w:pPr>
      <w:r w:rsidRPr="00A22932">
        <w:rPr>
          <w:rFonts w:ascii="Cambria" w:hAnsi="Cambria" w:cstheme="minorHAnsi"/>
          <w:sz w:val="24"/>
          <w:szCs w:val="24"/>
        </w:rPr>
        <w:t xml:space="preserve">Kali </w:t>
      </w:r>
      <w:proofErr w:type="spellStart"/>
      <w:r w:rsidRPr="00A22932">
        <w:rPr>
          <w:rFonts w:ascii="Cambria" w:hAnsi="Cambria" w:cstheme="minorHAnsi"/>
          <w:sz w:val="24"/>
          <w:szCs w:val="24"/>
        </w:rPr>
        <w:t>jeeri</w:t>
      </w:r>
      <w:proofErr w:type="spellEnd"/>
      <w:r w:rsidRPr="00A22932">
        <w:rPr>
          <w:rFonts w:ascii="Cambria" w:hAnsi="Cambria" w:cstheme="minorHAnsi"/>
          <w:sz w:val="24"/>
          <w:szCs w:val="24"/>
        </w:rPr>
        <w:t xml:space="preserve"> / black cumin </w:t>
      </w:r>
      <w:proofErr w:type="gramStart"/>
      <w:r w:rsidRPr="00A22932">
        <w:rPr>
          <w:rFonts w:ascii="Cambria" w:hAnsi="Cambria" w:cstheme="minorHAnsi"/>
          <w:sz w:val="24"/>
          <w:szCs w:val="24"/>
        </w:rPr>
        <w:t>seeds:-</w:t>
      </w:r>
      <w:proofErr w:type="gramEnd"/>
      <w:r w:rsidRPr="00A22932">
        <w:rPr>
          <w:rFonts w:ascii="Cambria" w:hAnsi="Cambria" w:cstheme="minorHAnsi"/>
          <w:sz w:val="24"/>
          <w:szCs w:val="24"/>
        </w:rPr>
        <w:t xml:space="preserve"> 10 grams </w:t>
      </w:r>
    </w:p>
    <w:p w14:paraId="6DF829E7" w14:textId="580F1CAF" w:rsidR="00A22932" w:rsidRPr="00A22932" w:rsidRDefault="00A22932">
      <w:pPr>
        <w:pStyle w:val="ListParagraph"/>
        <w:numPr>
          <w:ilvl w:val="0"/>
          <w:numId w:val="64"/>
        </w:numPr>
        <w:rPr>
          <w:rFonts w:ascii="Cambria" w:hAnsi="Cambria" w:cstheme="minorHAnsi"/>
          <w:sz w:val="24"/>
          <w:szCs w:val="24"/>
        </w:rPr>
      </w:pPr>
      <w:proofErr w:type="gramStart"/>
      <w:r w:rsidRPr="00A22932">
        <w:rPr>
          <w:rFonts w:ascii="Cambria" w:hAnsi="Cambria" w:cstheme="minorHAnsi"/>
          <w:sz w:val="24"/>
          <w:szCs w:val="24"/>
        </w:rPr>
        <w:t>Ajwain :</w:t>
      </w:r>
      <w:proofErr w:type="gramEnd"/>
      <w:r w:rsidRPr="00A22932">
        <w:rPr>
          <w:rFonts w:ascii="Cambria" w:hAnsi="Cambria" w:cstheme="minorHAnsi"/>
          <w:sz w:val="24"/>
          <w:szCs w:val="24"/>
        </w:rPr>
        <w:t xml:space="preserve">- 20 grams </w:t>
      </w:r>
    </w:p>
    <w:p w14:paraId="646C6AB1" w14:textId="0F708DAC" w:rsidR="00A22932" w:rsidRPr="00A22932" w:rsidRDefault="00A22932">
      <w:pPr>
        <w:pStyle w:val="ListParagraph"/>
        <w:numPr>
          <w:ilvl w:val="0"/>
          <w:numId w:val="64"/>
        </w:numPr>
        <w:rPr>
          <w:rFonts w:ascii="Cambria" w:hAnsi="Cambria" w:cstheme="minorHAnsi"/>
          <w:sz w:val="24"/>
          <w:szCs w:val="24"/>
        </w:rPr>
      </w:pPr>
      <w:r w:rsidRPr="00A22932">
        <w:rPr>
          <w:rFonts w:ascii="Cambria" w:hAnsi="Cambria" w:cstheme="minorHAnsi"/>
          <w:sz w:val="24"/>
          <w:szCs w:val="24"/>
        </w:rPr>
        <w:t xml:space="preserve">Fenugreek / </w:t>
      </w:r>
      <w:proofErr w:type="spellStart"/>
      <w:r w:rsidRPr="00A22932">
        <w:rPr>
          <w:rFonts w:ascii="Cambria" w:hAnsi="Cambria" w:cstheme="minorHAnsi"/>
          <w:sz w:val="24"/>
          <w:szCs w:val="24"/>
        </w:rPr>
        <w:t>methi</w:t>
      </w:r>
      <w:proofErr w:type="spellEnd"/>
      <w:r w:rsidRPr="00A22932">
        <w:rPr>
          <w:rFonts w:ascii="Cambria" w:hAnsi="Cambria" w:cstheme="minorHAnsi"/>
          <w:sz w:val="24"/>
          <w:szCs w:val="24"/>
        </w:rPr>
        <w:t xml:space="preserve"> </w:t>
      </w:r>
      <w:proofErr w:type="gramStart"/>
      <w:r w:rsidRPr="00A22932">
        <w:rPr>
          <w:rFonts w:ascii="Cambria" w:hAnsi="Cambria" w:cstheme="minorHAnsi"/>
          <w:sz w:val="24"/>
          <w:szCs w:val="24"/>
        </w:rPr>
        <w:t>seeds :</w:t>
      </w:r>
      <w:proofErr w:type="gramEnd"/>
      <w:r w:rsidRPr="00A22932">
        <w:rPr>
          <w:rFonts w:ascii="Cambria" w:hAnsi="Cambria" w:cstheme="minorHAnsi"/>
          <w:sz w:val="24"/>
          <w:szCs w:val="24"/>
        </w:rPr>
        <w:t>- 40 grams</w:t>
      </w:r>
    </w:p>
    <w:p w14:paraId="4D4E6ABA" w14:textId="77777777" w:rsidR="00A22932" w:rsidRPr="00F770EB" w:rsidRDefault="00A22932" w:rsidP="00A22932">
      <w:pPr>
        <w:ind w:left="-426"/>
        <w:rPr>
          <w:rFonts w:ascii="Cambria" w:hAnsi="Cambria" w:cstheme="minorHAnsi"/>
          <w:sz w:val="24"/>
          <w:szCs w:val="24"/>
        </w:rPr>
      </w:pPr>
      <w:r w:rsidRPr="00F770EB">
        <w:rPr>
          <w:rFonts w:ascii="Cambria" w:hAnsi="Cambria" w:cstheme="minorHAnsi"/>
          <w:sz w:val="24"/>
          <w:szCs w:val="24"/>
        </w:rPr>
        <w:t xml:space="preserve">Method </w:t>
      </w:r>
    </w:p>
    <w:p w14:paraId="54614AFE" w14:textId="1903102A" w:rsidR="00A22932" w:rsidRPr="00A22932" w:rsidRDefault="00A22932">
      <w:pPr>
        <w:pStyle w:val="ListParagraph"/>
        <w:numPr>
          <w:ilvl w:val="0"/>
          <w:numId w:val="64"/>
        </w:numPr>
        <w:rPr>
          <w:rFonts w:ascii="Cambria" w:hAnsi="Cambria" w:cstheme="minorHAnsi"/>
          <w:sz w:val="24"/>
          <w:szCs w:val="24"/>
        </w:rPr>
      </w:pPr>
      <w:r w:rsidRPr="00A22932">
        <w:rPr>
          <w:rFonts w:ascii="Cambria" w:hAnsi="Cambria" w:cstheme="minorHAnsi"/>
          <w:sz w:val="24"/>
          <w:szCs w:val="24"/>
        </w:rPr>
        <w:t xml:space="preserve">Dry roast each of them that is Kali </w:t>
      </w:r>
      <w:proofErr w:type="spellStart"/>
      <w:proofErr w:type="gramStart"/>
      <w:r w:rsidRPr="00A22932">
        <w:rPr>
          <w:rFonts w:ascii="Cambria" w:hAnsi="Cambria" w:cstheme="minorHAnsi"/>
          <w:sz w:val="24"/>
          <w:szCs w:val="24"/>
        </w:rPr>
        <w:t>jeeri</w:t>
      </w:r>
      <w:proofErr w:type="spellEnd"/>
      <w:r w:rsidRPr="00A22932">
        <w:rPr>
          <w:rFonts w:ascii="Cambria" w:hAnsi="Cambria" w:cstheme="minorHAnsi"/>
          <w:sz w:val="24"/>
          <w:szCs w:val="24"/>
        </w:rPr>
        <w:t xml:space="preserve"> ,</w:t>
      </w:r>
      <w:proofErr w:type="gramEnd"/>
      <w:r w:rsidRPr="00A22932">
        <w:rPr>
          <w:rFonts w:ascii="Cambria" w:hAnsi="Cambria" w:cstheme="minorHAnsi"/>
          <w:sz w:val="24"/>
          <w:szCs w:val="24"/>
        </w:rPr>
        <w:t xml:space="preserve"> ajwain &amp; </w:t>
      </w:r>
      <w:proofErr w:type="spellStart"/>
      <w:r w:rsidRPr="00A22932">
        <w:rPr>
          <w:rFonts w:ascii="Cambria" w:hAnsi="Cambria" w:cstheme="minorHAnsi"/>
          <w:sz w:val="24"/>
          <w:szCs w:val="24"/>
        </w:rPr>
        <w:t>methi</w:t>
      </w:r>
      <w:proofErr w:type="spellEnd"/>
      <w:r w:rsidRPr="00A22932">
        <w:rPr>
          <w:rFonts w:ascii="Cambria" w:hAnsi="Cambria" w:cstheme="minorHAnsi"/>
          <w:sz w:val="24"/>
          <w:szCs w:val="24"/>
        </w:rPr>
        <w:t xml:space="preserve"> seeds separately. </w:t>
      </w:r>
    </w:p>
    <w:p w14:paraId="3386E1EB" w14:textId="7EE42FCD" w:rsidR="00A22932" w:rsidRPr="00A22932" w:rsidRDefault="00A22932">
      <w:pPr>
        <w:pStyle w:val="ListParagraph"/>
        <w:numPr>
          <w:ilvl w:val="0"/>
          <w:numId w:val="64"/>
        </w:numPr>
        <w:rPr>
          <w:rFonts w:ascii="Cambria" w:hAnsi="Cambria" w:cstheme="minorHAnsi"/>
          <w:sz w:val="24"/>
          <w:szCs w:val="24"/>
        </w:rPr>
      </w:pPr>
      <w:r w:rsidRPr="00A22932">
        <w:rPr>
          <w:rFonts w:ascii="Cambria" w:hAnsi="Cambria" w:cstheme="minorHAnsi"/>
          <w:sz w:val="24"/>
          <w:szCs w:val="24"/>
        </w:rPr>
        <w:t>Cool &amp; grind the mix into a fine powder.</w:t>
      </w:r>
    </w:p>
    <w:p w14:paraId="5895C092" w14:textId="2EAC9C67" w:rsidR="00A22932" w:rsidRPr="00A22932" w:rsidRDefault="00A22932">
      <w:pPr>
        <w:pStyle w:val="ListParagraph"/>
        <w:numPr>
          <w:ilvl w:val="0"/>
          <w:numId w:val="64"/>
        </w:numPr>
        <w:rPr>
          <w:rFonts w:ascii="Cambria" w:hAnsi="Cambria" w:cstheme="minorHAnsi"/>
          <w:sz w:val="24"/>
          <w:szCs w:val="24"/>
        </w:rPr>
      </w:pPr>
      <w:r w:rsidRPr="00A22932">
        <w:rPr>
          <w:rFonts w:ascii="Cambria" w:hAnsi="Cambria" w:cstheme="minorHAnsi"/>
          <w:sz w:val="24"/>
          <w:szCs w:val="24"/>
        </w:rPr>
        <w:t>It can be stored in an air tight container for 2 – 3 months.</w:t>
      </w:r>
    </w:p>
    <w:bookmarkEnd w:id="298"/>
    <w:p w14:paraId="7CB923B8" w14:textId="77777777" w:rsidR="00A22932" w:rsidRDefault="00A22932" w:rsidP="001A5ACF">
      <w:pPr>
        <w:ind w:left="-426"/>
        <w:rPr>
          <w:rFonts w:ascii="Cambria" w:hAnsi="Cambria" w:cstheme="majorHAnsi"/>
          <w:sz w:val="24"/>
          <w:szCs w:val="24"/>
        </w:rPr>
      </w:pPr>
    </w:p>
    <w:p w14:paraId="32DE789B" w14:textId="77777777" w:rsidR="00A22932" w:rsidRDefault="00A22932" w:rsidP="001A5ACF">
      <w:pPr>
        <w:ind w:left="-426"/>
        <w:rPr>
          <w:rFonts w:ascii="Cambria" w:hAnsi="Cambria" w:cstheme="majorHAnsi"/>
          <w:sz w:val="24"/>
          <w:szCs w:val="24"/>
        </w:rPr>
      </w:pPr>
      <w:bookmarkStart w:id="299" w:name="_Hlk195899466"/>
    </w:p>
    <w:p w14:paraId="3B41E3F8" w14:textId="0F41ABCB" w:rsidR="00E023E7" w:rsidRPr="00E023E7" w:rsidRDefault="00E023E7" w:rsidP="00E023E7">
      <w:pPr>
        <w:ind w:left="-426"/>
        <w:rPr>
          <w:rFonts w:ascii="Cambria" w:hAnsi="Cambria" w:cstheme="majorHAnsi"/>
          <w:b/>
          <w:bCs/>
          <w:sz w:val="24"/>
          <w:szCs w:val="24"/>
        </w:rPr>
      </w:pPr>
      <w:bookmarkStart w:id="300" w:name="_Hlk166343439"/>
      <w:r w:rsidRPr="00E023E7">
        <w:rPr>
          <w:rFonts w:ascii="Cambria" w:hAnsi="Cambria" w:cstheme="majorHAnsi"/>
          <w:b/>
          <w:bCs/>
          <w:sz w:val="24"/>
          <w:szCs w:val="24"/>
        </w:rPr>
        <w:t>CONSTIPATION HEALER JUICE</w:t>
      </w:r>
    </w:p>
    <w:p w14:paraId="27394BD2" w14:textId="673E11DA" w:rsidR="00E023E7" w:rsidRPr="00E023E7" w:rsidRDefault="00E023E7">
      <w:pPr>
        <w:pStyle w:val="ListParagraph"/>
        <w:numPr>
          <w:ilvl w:val="0"/>
          <w:numId w:val="61"/>
        </w:numPr>
        <w:rPr>
          <w:rFonts w:ascii="Cambria" w:hAnsi="Cambria" w:cstheme="majorHAnsi"/>
          <w:sz w:val="24"/>
          <w:szCs w:val="24"/>
        </w:rPr>
      </w:pPr>
      <w:r w:rsidRPr="00E023E7">
        <w:rPr>
          <w:rFonts w:ascii="Cambria" w:hAnsi="Cambria" w:cstheme="majorHAnsi"/>
          <w:sz w:val="24"/>
          <w:szCs w:val="24"/>
        </w:rPr>
        <w:t>1 cup prunes juice</w:t>
      </w:r>
      <w:r w:rsidR="008700DB">
        <w:rPr>
          <w:rFonts w:ascii="Cambria" w:hAnsi="Cambria" w:cstheme="majorHAnsi"/>
          <w:sz w:val="24"/>
          <w:szCs w:val="24"/>
        </w:rPr>
        <w:t xml:space="preserve"> / 4-6 soaked prunes overnight </w:t>
      </w:r>
    </w:p>
    <w:p w14:paraId="5C1E8A88" w14:textId="4BDBAC37" w:rsidR="00E023E7" w:rsidRPr="00E023E7" w:rsidRDefault="00E023E7">
      <w:pPr>
        <w:pStyle w:val="ListParagraph"/>
        <w:numPr>
          <w:ilvl w:val="0"/>
          <w:numId w:val="61"/>
        </w:numPr>
        <w:rPr>
          <w:rFonts w:ascii="Cambria" w:hAnsi="Cambria" w:cstheme="majorHAnsi"/>
          <w:sz w:val="24"/>
          <w:szCs w:val="24"/>
        </w:rPr>
      </w:pPr>
      <w:r w:rsidRPr="00E023E7">
        <w:rPr>
          <w:rFonts w:ascii="Cambria" w:hAnsi="Cambria" w:cstheme="majorHAnsi"/>
          <w:sz w:val="24"/>
          <w:szCs w:val="24"/>
        </w:rPr>
        <w:t>2</w:t>
      </w:r>
      <w:r>
        <w:rPr>
          <w:rFonts w:ascii="Cambria" w:hAnsi="Cambria" w:cstheme="majorHAnsi"/>
          <w:sz w:val="24"/>
          <w:szCs w:val="24"/>
        </w:rPr>
        <w:t xml:space="preserve"> </w:t>
      </w:r>
      <w:r w:rsidRPr="00E023E7">
        <w:rPr>
          <w:rFonts w:ascii="Cambria" w:hAnsi="Cambria" w:cstheme="majorHAnsi"/>
          <w:sz w:val="24"/>
          <w:szCs w:val="24"/>
        </w:rPr>
        <w:t>tbsp-soaked chia seeds</w:t>
      </w:r>
    </w:p>
    <w:p w14:paraId="1AB57C0B" w14:textId="77777777" w:rsidR="00E023E7" w:rsidRPr="00E023E7" w:rsidRDefault="00E023E7">
      <w:pPr>
        <w:pStyle w:val="ListParagraph"/>
        <w:numPr>
          <w:ilvl w:val="0"/>
          <w:numId w:val="61"/>
        </w:numPr>
        <w:rPr>
          <w:rFonts w:ascii="Cambria" w:hAnsi="Cambria" w:cstheme="majorHAnsi"/>
          <w:sz w:val="24"/>
          <w:szCs w:val="24"/>
        </w:rPr>
      </w:pPr>
      <w:r w:rsidRPr="00E023E7">
        <w:rPr>
          <w:rFonts w:ascii="Cambria" w:hAnsi="Cambria" w:cstheme="majorHAnsi"/>
          <w:sz w:val="24"/>
          <w:szCs w:val="24"/>
        </w:rPr>
        <w:t>A pinch of black salt</w:t>
      </w:r>
    </w:p>
    <w:p w14:paraId="3F647668" w14:textId="77777777" w:rsidR="00E023E7" w:rsidRPr="00E023E7" w:rsidRDefault="00E023E7">
      <w:pPr>
        <w:pStyle w:val="ListParagraph"/>
        <w:numPr>
          <w:ilvl w:val="0"/>
          <w:numId w:val="61"/>
        </w:numPr>
        <w:rPr>
          <w:rFonts w:ascii="Cambria" w:hAnsi="Cambria" w:cstheme="majorHAnsi"/>
          <w:sz w:val="24"/>
          <w:szCs w:val="24"/>
        </w:rPr>
      </w:pPr>
      <w:r w:rsidRPr="00E023E7">
        <w:rPr>
          <w:rFonts w:ascii="Cambria" w:hAnsi="Cambria" w:cstheme="majorHAnsi"/>
          <w:sz w:val="24"/>
          <w:szCs w:val="24"/>
        </w:rPr>
        <w:t xml:space="preserve">A pinch of baking soda </w:t>
      </w:r>
    </w:p>
    <w:p w14:paraId="35E1783F" w14:textId="1563EB9F" w:rsidR="00E023E7" w:rsidRDefault="00E023E7">
      <w:pPr>
        <w:pStyle w:val="ListParagraph"/>
        <w:numPr>
          <w:ilvl w:val="0"/>
          <w:numId w:val="61"/>
        </w:numPr>
        <w:rPr>
          <w:rFonts w:ascii="Cambria" w:hAnsi="Cambria" w:cstheme="majorHAnsi"/>
          <w:sz w:val="24"/>
          <w:szCs w:val="24"/>
        </w:rPr>
      </w:pPr>
      <w:r w:rsidRPr="00E023E7">
        <w:rPr>
          <w:rFonts w:ascii="Cambria" w:hAnsi="Cambria" w:cstheme="majorHAnsi"/>
          <w:sz w:val="24"/>
          <w:szCs w:val="24"/>
        </w:rPr>
        <w:t>2 tbsp lemon</w:t>
      </w:r>
      <w:r>
        <w:rPr>
          <w:rFonts w:ascii="Cambria" w:hAnsi="Cambria" w:cstheme="majorHAnsi"/>
          <w:sz w:val="24"/>
          <w:szCs w:val="24"/>
        </w:rPr>
        <w:t xml:space="preserve"> juice</w:t>
      </w:r>
    </w:p>
    <w:p w14:paraId="78EE09F6" w14:textId="2FC17A3F" w:rsidR="00E023E7" w:rsidRDefault="00E023E7" w:rsidP="00E023E7">
      <w:pPr>
        <w:ind w:left="-66"/>
        <w:rPr>
          <w:rFonts w:ascii="Cambria" w:hAnsi="Cambria" w:cstheme="majorHAnsi"/>
          <w:sz w:val="24"/>
          <w:szCs w:val="24"/>
        </w:rPr>
      </w:pPr>
      <w:r>
        <w:rPr>
          <w:rFonts w:ascii="Cambria" w:hAnsi="Cambria" w:cstheme="majorHAnsi"/>
          <w:sz w:val="24"/>
          <w:szCs w:val="24"/>
        </w:rPr>
        <w:t>Directions:</w:t>
      </w:r>
    </w:p>
    <w:p w14:paraId="6B2272E6" w14:textId="2F192E21" w:rsidR="00F9044E" w:rsidRDefault="00F9044E">
      <w:pPr>
        <w:pStyle w:val="ListParagraph"/>
        <w:numPr>
          <w:ilvl w:val="0"/>
          <w:numId w:val="62"/>
        </w:numPr>
        <w:ind w:left="284"/>
        <w:rPr>
          <w:rFonts w:ascii="Cambria" w:hAnsi="Cambria" w:cstheme="majorHAnsi"/>
          <w:sz w:val="24"/>
          <w:szCs w:val="24"/>
        </w:rPr>
      </w:pPr>
      <w:r w:rsidRPr="00F9044E">
        <w:rPr>
          <w:rFonts w:ascii="Cambria" w:hAnsi="Cambria" w:cstheme="majorHAnsi"/>
          <w:sz w:val="24"/>
          <w:szCs w:val="24"/>
        </w:rPr>
        <w:t>Soak 2 tbsp chi</w:t>
      </w:r>
      <w:r w:rsidR="008700DB">
        <w:rPr>
          <w:rFonts w:ascii="Cambria" w:hAnsi="Cambria" w:cstheme="majorHAnsi"/>
          <w:sz w:val="24"/>
          <w:szCs w:val="24"/>
        </w:rPr>
        <w:t>a</w:t>
      </w:r>
      <w:r w:rsidRPr="00F9044E">
        <w:rPr>
          <w:rFonts w:ascii="Cambria" w:hAnsi="Cambria" w:cstheme="majorHAnsi"/>
          <w:sz w:val="24"/>
          <w:szCs w:val="24"/>
        </w:rPr>
        <w:t xml:space="preserve"> seeds overnight in 200ml of water. </w:t>
      </w:r>
    </w:p>
    <w:p w14:paraId="2702477C" w14:textId="2B3F79D3" w:rsidR="00DA5E23" w:rsidRPr="00DA5E23" w:rsidRDefault="00DA5E23">
      <w:pPr>
        <w:pStyle w:val="ListParagraph"/>
        <w:numPr>
          <w:ilvl w:val="0"/>
          <w:numId w:val="62"/>
        </w:numPr>
        <w:ind w:left="284"/>
        <w:rPr>
          <w:rFonts w:ascii="Cambria" w:hAnsi="Cambria" w:cstheme="majorHAnsi"/>
          <w:sz w:val="24"/>
          <w:szCs w:val="24"/>
        </w:rPr>
      </w:pPr>
      <w:r>
        <w:rPr>
          <w:rFonts w:ascii="Cambria" w:hAnsi="Cambria" w:cstheme="majorHAnsi"/>
          <w:sz w:val="24"/>
          <w:szCs w:val="24"/>
        </w:rPr>
        <w:t>Blend the soaked prunes (if used the soaking method) and add it in the same mixture</w:t>
      </w:r>
    </w:p>
    <w:p w14:paraId="4350D7C5" w14:textId="588982BC" w:rsidR="00F9044E" w:rsidRPr="00F9044E" w:rsidRDefault="00F9044E">
      <w:pPr>
        <w:pStyle w:val="ListParagraph"/>
        <w:numPr>
          <w:ilvl w:val="0"/>
          <w:numId w:val="62"/>
        </w:numPr>
        <w:ind w:left="284"/>
        <w:rPr>
          <w:rFonts w:ascii="Cambria" w:hAnsi="Cambria" w:cstheme="majorHAnsi"/>
          <w:sz w:val="24"/>
          <w:szCs w:val="24"/>
        </w:rPr>
      </w:pPr>
      <w:r w:rsidRPr="00F9044E">
        <w:rPr>
          <w:rFonts w:ascii="Cambria" w:hAnsi="Cambria" w:cstheme="majorHAnsi"/>
          <w:sz w:val="24"/>
          <w:szCs w:val="24"/>
        </w:rPr>
        <w:t xml:space="preserve">Add all the remaining ingredients in the same water the next </w:t>
      </w:r>
      <w:r>
        <w:rPr>
          <w:rFonts w:ascii="Cambria" w:hAnsi="Cambria" w:cstheme="majorHAnsi"/>
          <w:sz w:val="24"/>
          <w:szCs w:val="24"/>
        </w:rPr>
        <w:t xml:space="preserve">day </w:t>
      </w:r>
      <w:r w:rsidRPr="00F9044E">
        <w:rPr>
          <w:rFonts w:ascii="Cambria" w:hAnsi="Cambria" w:cstheme="majorHAnsi"/>
          <w:sz w:val="24"/>
          <w:szCs w:val="24"/>
        </w:rPr>
        <w:t xml:space="preserve">and </w:t>
      </w:r>
      <w:r>
        <w:rPr>
          <w:rFonts w:ascii="Cambria" w:hAnsi="Cambria" w:cstheme="majorHAnsi"/>
          <w:sz w:val="24"/>
          <w:szCs w:val="24"/>
        </w:rPr>
        <w:t>enjoy</w:t>
      </w:r>
      <w:r w:rsidRPr="00F9044E">
        <w:rPr>
          <w:rFonts w:ascii="Cambria" w:hAnsi="Cambria" w:cstheme="majorHAnsi"/>
          <w:sz w:val="24"/>
          <w:szCs w:val="24"/>
        </w:rPr>
        <w:t xml:space="preserve"> it</w:t>
      </w:r>
      <w:r>
        <w:rPr>
          <w:rFonts w:ascii="Cambria" w:hAnsi="Cambria" w:cstheme="majorHAnsi"/>
          <w:sz w:val="24"/>
          <w:szCs w:val="24"/>
        </w:rPr>
        <w:t>!</w:t>
      </w:r>
    </w:p>
    <w:bookmarkEnd w:id="290"/>
    <w:bookmarkEnd w:id="299"/>
    <w:bookmarkEnd w:id="300"/>
    <w:p w14:paraId="13523357" w14:textId="0E381F00" w:rsidR="008A7D16" w:rsidRDefault="008A7D16" w:rsidP="008A7D16">
      <w:pPr>
        <w:rPr>
          <w:rFonts w:ascii="Cambria" w:hAnsi="Cambria" w:cstheme="majorHAnsi"/>
          <w:sz w:val="24"/>
          <w:szCs w:val="24"/>
        </w:rPr>
      </w:pPr>
    </w:p>
    <w:p w14:paraId="627FB75A" w14:textId="77777777" w:rsidR="00AD47E1" w:rsidRDefault="00AD47E1" w:rsidP="00AD47E1">
      <w:pPr>
        <w:ind w:left="-567"/>
        <w:rPr>
          <w:rFonts w:ascii="Cambria" w:hAnsi="Cambria" w:cstheme="minorHAnsi"/>
          <w:bCs/>
          <w:sz w:val="24"/>
          <w:szCs w:val="24"/>
        </w:rPr>
      </w:pPr>
      <w:bookmarkStart w:id="301" w:name="_Hlk163231585"/>
      <w:bookmarkEnd w:id="291"/>
      <w:r w:rsidRPr="00467C0D">
        <w:rPr>
          <w:rFonts w:ascii="Cambria" w:hAnsi="Cambria" w:cstheme="minorHAnsi"/>
          <w:bCs/>
          <w:sz w:val="24"/>
          <w:szCs w:val="24"/>
        </w:rPr>
        <w:t>1 tsp ginger + nutmeg + honey paste (recipe</w:t>
      </w:r>
      <w:r>
        <w:rPr>
          <w:rFonts w:ascii="Cambria" w:hAnsi="Cambria" w:cstheme="minorHAnsi"/>
          <w:bCs/>
          <w:sz w:val="24"/>
          <w:szCs w:val="24"/>
        </w:rPr>
        <w:t xml:space="preserve">- </w:t>
      </w:r>
      <w:hyperlink r:id="rId1407" w:history="1">
        <w:r w:rsidRPr="004C4A67">
          <w:rPr>
            <w:rStyle w:val="Hyperlink"/>
            <w:rFonts w:ascii="Cambria" w:hAnsi="Cambria" w:cstheme="minorHAnsi"/>
            <w:bCs/>
            <w:sz w:val="24"/>
            <w:szCs w:val="24"/>
          </w:rPr>
          <w:t>https://youtu.be/GUD1uUniCqw?si=onmLQ7ltcCLmgx7j</w:t>
        </w:r>
      </w:hyperlink>
      <w:r>
        <w:rPr>
          <w:rFonts w:ascii="Cambria" w:hAnsi="Cambria" w:cstheme="minorHAnsi"/>
          <w:bCs/>
          <w:sz w:val="24"/>
          <w:szCs w:val="24"/>
        </w:rPr>
        <w:t xml:space="preserve"> )</w:t>
      </w:r>
    </w:p>
    <w:bookmarkEnd w:id="301"/>
    <w:p w14:paraId="2B97F313" w14:textId="2829101E" w:rsidR="00ED106D" w:rsidRPr="00ED106D" w:rsidRDefault="00ED106D" w:rsidP="00ED106D">
      <w:pPr>
        <w:ind w:left="-426"/>
        <w:rPr>
          <w:rFonts w:ascii="Cambria" w:eastAsia="Cambria" w:hAnsi="Cambria" w:cs="Cambria"/>
          <w:b/>
          <w:bCs/>
          <w:sz w:val="24"/>
          <w:szCs w:val="24"/>
        </w:rPr>
      </w:pPr>
      <w:r w:rsidRPr="00ED106D">
        <w:rPr>
          <w:rFonts w:ascii="Cambria" w:eastAsia="Cambria" w:hAnsi="Cambria" w:cs="Cambria"/>
          <w:b/>
          <w:bCs/>
          <w:sz w:val="24"/>
          <w:szCs w:val="24"/>
        </w:rPr>
        <w:t>How to gradually introduce pulses for IBS clients</w:t>
      </w:r>
      <w:r>
        <w:rPr>
          <w:rFonts w:ascii="Cambria" w:eastAsia="Cambria" w:hAnsi="Cambria" w:cs="Cambria"/>
          <w:b/>
          <w:bCs/>
          <w:sz w:val="24"/>
          <w:szCs w:val="24"/>
        </w:rPr>
        <w:t>/ How to cook pulses to avoid gas</w:t>
      </w:r>
      <w:r w:rsidRPr="00ED106D">
        <w:rPr>
          <w:rFonts w:ascii="Cambria" w:eastAsia="Cambria" w:hAnsi="Cambria" w:cs="Cambria"/>
          <w:b/>
          <w:bCs/>
          <w:sz w:val="24"/>
          <w:szCs w:val="24"/>
        </w:rPr>
        <w:t>:</w:t>
      </w:r>
    </w:p>
    <w:p w14:paraId="7F54E98E" w14:textId="7E46D831" w:rsidR="00ED106D" w:rsidRPr="00ED106D" w:rsidRDefault="00ED106D" w:rsidP="00ED106D">
      <w:pPr>
        <w:pStyle w:val="ListParagraph"/>
        <w:numPr>
          <w:ilvl w:val="0"/>
          <w:numId w:val="62"/>
        </w:numPr>
        <w:ind w:left="0"/>
        <w:rPr>
          <w:rFonts w:ascii="Cambria" w:eastAsia="Cambria" w:hAnsi="Cambria" w:cs="Cambria"/>
          <w:sz w:val="24"/>
          <w:szCs w:val="24"/>
        </w:rPr>
      </w:pPr>
      <w:r w:rsidRPr="00ED106D">
        <w:rPr>
          <w:rFonts w:ascii="Cambria" w:eastAsia="Cambria" w:hAnsi="Cambria" w:cs="Cambria"/>
          <w:sz w:val="24"/>
          <w:szCs w:val="24"/>
        </w:rPr>
        <w:t>Soak the dals/ pulses previous night/ for 8 hours with 1 tsp apple cider vinegar in it</w:t>
      </w:r>
    </w:p>
    <w:p w14:paraId="7790DBA0" w14:textId="0E2FB130" w:rsidR="00ED106D" w:rsidRPr="00ED106D" w:rsidRDefault="00ED106D" w:rsidP="00ED106D">
      <w:pPr>
        <w:pStyle w:val="ListParagraph"/>
        <w:numPr>
          <w:ilvl w:val="0"/>
          <w:numId w:val="62"/>
        </w:numPr>
        <w:ind w:left="0"/>
        <w:rPr>
          <w:rFonts w:ascii="Cambria" w:eastAsia="Cambria" w:hAnsi="Cambria" w:cs="Cambria"/>
          <w:sz w:val="24"/>
          <w:szCs w:val="24"/>
        </w:rPr>
      </w:pPr>
      <w:r w:rsidRPr="00ED106D">
        <w:rPr>
          <w:rFonts w:ascii="Cambria" w:eastAsia="Cambria" w:hAnsi="Cambria" w:cs="Cambria"/>
          <w:sz w:val="24"/>
          <w:szCs w:val="24"/>
        </w:rPr>
        <w:t>Make sure that the soaked pulses are soft before eating</w:t>
      </w:r>
    </w:p>
    <w:p w14:paraId="0B4690D3" w14:textId="76B4EFF1" w:rsidR="00ED106D" w:rsidRPr="00ED106D" w:rsidRDefault="00ED106D" w:rsidP="00ED106D">
      <w:pPr>
        <w:pStyle w:val="ListParagraph"/>
        <w:numPr>
          <w:ilvl w:val="0"/>
          <w:numId w:val="62"/>
        </w:numPr>
        <w:ind w:left="0"/>
        <w:rPr>
          <w:rFonts w:ascii="Cambria" w:eastAsia="Cambria" w:hAnsi="Cambria" w:cs="Cambria"/>
          <w:sz w:val="24"/>
          <w:szCs w:val="24"/>
        </w:rPr>
      </w:pPr>
      <w:r w:rsidRPr="00ED106D">
        <w:rPr>
          <w:rFonts w:ascii="Cambria" w:eastAsia="Cambria" w:hAnsi="Cambria" w:cs="Cambria"/>
          <w:sz w:val="24"/>
          <w:szCs w:val="24"/>
        </w:rPr>
        <w:t>Add *1 tsp baking soda* [very imp] while pressure cooking the pulses</w:t>
      </w:r>
    </w:p>
    <w:p w14:paraId="2D2EA055" w14:textId="11A09699" w:rsidR="00ED106D" w:rsidRPr="00ED106D" w:rsidRDefault="00ED106D" w:rsidP="00ED106D">
      <w:pPr>
        <w:pStyle w:val="ListParagraph"/>
        <w:numPr>
          <w:ilvl w:val="0"/>
          <w:numId w:val="62"/>
        </w:numPr>
        <w:ind w:left="0"/>
        <w:rPr>
          <w:rFonts w:ascii="Cambria" w:eastAsia="Cambria" w:hAnsi="Cambria" w:cs="Cambria"/>
          <w:sz w:val="24"/>
          <w:szCs w:val="24"/>
        </w:rPr>
      </w:pPr>
      <w:r w:rsidRPr="00ED106D">
        <w:rPr>
          <w:rFonts w:ascii="Cambria" w:eastAsia="Cambria" w:hAnsi="Cambria" w:cs="Cambria"/>
          <w:sz w:val="24"/>
          <w:szCs w:val="24"/>
        </w:rPr>
        <w:t>Chew the pulses properly to avoid any gases</w:t>
      </w:r>
    </w:p>
    <w:p w14:paraId="1593A675" w14:textId="1B7592C0" w:rsidR="001A5ACF" w:rsidRPr="00ED106D" w:rsidRDefault="00ED106D" w:rsidP="00ED106D">
      <w:pPr>
        <w:pStyle w:val="ListParagraph"/>
        <w:numPr>
          <w:ilvl w:val="0"/>
          <w:numId w:val="62"/>
        </w:numPr>
        <w:ind w:left="0"/>
        <w:rPr>
          <w:rFonts w:ascii="Cambria" w:eastAsia="Cambria" w:hAnsi="Cambria" w:cs="Cambria"/>
          <w:sz w:val="24"/>
          <w:szCs w:val="24"/>
        </w:rPr>
      </w:pPr>
      <w:r w:rsidRPr="00ED106D">
        <w:rPr>
          <w:rFonts w:ascii="Cambria" w:eastAsia="Cambria" w:hAnsi="Cambria" w:cs="Cambria"/>
          <w:sz w:val="24"/>
          <w:szCs w:val="24"/>
        </w:rPr>
        <w:t>Drink a lot of water around this meal and move for 10mins post the meal to avoid bloating</w:t>
      </w:r>
    </w:p>
    <w:p w14:paraId="2538F6AD" w14:textId="77777777" w:rsidR="00ED106D" w:rsidRDefault="00ED106D">
      <w:pPr>
        <w:ind w:left="-426"/>
        <w:rPr>
          <w:rFonts w:ascii="Cambria" w:eastAsia="Cambria" w:hAnsi="Cambria" w:cs="Cambria"/>
          <w:sz w:val="24"/>
          <w:szCs w:val="24"/>
        </w:rPr>
      </w:pPr>
    </w:p>
    <w:bookmarkEnd w:id="288"/>
    <w:p w14:paraId="16B4A0A5" w14:textId="77777777" w:rsidR="00A971B5" w:rsidRDefault="00A971B5">
      <w:pPr>
        <w:pBdr>
          <w:bottom w:val="single" w:sz="4" w:space="1" w:color="000000"/>
        </w:pBdr>
        <w:ind w:left="-426"/>
        <w:rPr>
          <w:rFonts w:ascii="Cambria" w:eastAsia="Cambria" w:hAnsi="Cambria" w:cs="Cambria"/>
          <w:sz w:val="24"/>
          <w:szCs w:val="24"/>
        </w:rPr>
      </w:pPr>
    </w:p>
    <w:p w14:paraId="2A8388EC" w14:textId="77777777" w:rsidR="00A971B5" w:rsidRDefault="00F75C53">
      <w:pPr>
        <w:numPr>
          <w:ilvl w:val="0"/>
          <w:numId w:val="14"/>
        </w:numPr>
        <w:pBdr>
          <w:top w:val="nil"/>
          <w:left w:val="nil"/>
          <w:bottom w:val="nil"/>
          <w:right w:val="nil"/>
          <w:between w:val="nil"/>
        </w:pBdr>
        <w:ind w:left="-426" w:hanging="359"/>
        <w:rPr>
          <w:rFonts w:ascii="Cambria" w:eastAsia="Cambria" w:hAnsi="Cambria" w:cs="Cambria"/>
          <w:color w:val="000000"/>
          <w:sz w:val="24"/>
          <w:szCs w:val="24"/>
        </w:rPr>
      </w:pPr>
      <w:r>
        <w:rPr>
          <w:rFonts w:ascii="Cambria" w:eastAsia="Cambria" w:hAnsi="Cambria" w:cs="Cambria"/>
          <w:color w:val="000000"/>
          <w:sz w:val="24"/>
          <w:szCs w:val="24"/>
        </w:rPr>
        <w:t>Mini Nachni Pancake:</w:t>
      </w:r>
    </w:p>
    <w:p w14:paraId="13289B4E"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 xml:space="preserve">INGREDIENTS </w:t>
      </w:r>
    </w:p>
    <w:p w14:paraId="17DAC373" w14:textId="77777777" w:rsidR="00A971B5" w:rsidRDefault="00F75C53">
      <w:pPr>
        <w:numPr>
          <w:ilvl w:val="0"/>
          <w:numId w:val="13"/>
        </w:numPr>
        <w:shd w:val="clear" w:color="auto" w:fill="FAFAFA"/>
        <w:spacing w:before="280" w:after="0"/>
        <w:ind w:left="-426" w:hanging="359"/>
      </w:pPr>
      <w:r>
        <w:rPr>
          <w:rFonts w:ascii="Cambria" w:eastAsia="Cambria" w:hAnsi="Cambria" w:cs="Cambria"/>
          <w:sz w:val="24"/>
          <w:szCs w:val="24"/>
        </w:rPr>
        <w:t>Ragi flour- 1 tbsp </w:t>
      </w:r>
    </w:p>
    <w:p w14:paraId="3E88CA86" w14:textId="77777777" w:rsidR="00A971B5" w:rsidRDefault="00F75C53">
      <w:pPr>
        <w:numPr>
          <w:ilvl w:val="0"/>
          <w:numId w:val="13"/>
        </w:numPr>
        <w:shd w:val="clear" w:color="auto" w:fill="FAFAFA"/>
        <w:spacing w:after="0"/>
        <w:ind w:left="-426" w:hanging="359"/>
      </w:pPr>
      <w:r>
        <w:rPr>
          <w:rFonts w:ascii="Cambria" w:eastAsia="Cambria" w:hAnsi="Cambria" w:cs="Cambria"/>
          <w:sz w:val="24"/>
          <w:szCs w:val="24"/>
        </w:rPr>
        <w:t>Semolina (</w:t>
      </w:r>
      <w:proofErr w:type="spellStart"/>
      <w:r>
        <w:rPr>
          <w:rFonts w:ascii="Cambria" w:eastAsia="Cambria" w:hAnsi="Cambria" w:cs="Cambria"/>
          <w:sz w:val="24"/>
          <w:szCs w:val="24"/>
        </w:rPr>
        <w:t>rava</w:t>
      </w:r>
      <w:proofErr w:type="spellEnd"/>
      <w:r>
        <w:rPr>
          <w:rFonts w:ascii="Cambria" w:eastAsia="Cambria" w:hAnsi="Cambria" w:cs="Cambria"/>
          <w:sz w:val="24"/>
          <w:szCs w:val="24"/>
        </w:rPr>
        <w:t>)- 1 tbsp</w:t>
      </w:r>
    </w:p>
    <w:p w14:paraId="20CE55EA" w14:textId="77777777" w:rsidR="00A971B5" w:rsidRDefault="00F75C53">
      <w:pPr>
        <w:numPr>
          <w:ilvl w:val="0"/>
          <w:numId w:val="13"/>
        </w:numPr>
        <w:shd w:val="clear" w:color="auto" w:fill="FAFAFA"/>
        <w:spacing w:after="0"/>
        <w:ind w:left="-426" w:hanging="359"/>
      </w:pPr>
      <w:r>
        <w:rPr>
          <w:rFonts w:ascii="Cambria" w:eastAsia="Cambria" w:hAnsi="Cambria" w:cs="Cambria"/>
          <w:sz w:val="24"/>
          <w:szCs w:val="24"/>
        </w:rPr>
        <w:t>Besan- 1 tbsp</w:t>
      </w:r>
    </w:p>
    <w:p w14:paraId="26C2C6AE" w14:textId="77777777" w:rsidR="00A971B5" w:rsidRDefault="00F75C53">
      <w:pPr>
        <w:numPr>
          <w:ilvl w:val="0"/>
          <w:numId w:val="13"/>
        </w:numPr>
        <w:shd w:val="clear" w:color="auto" w:fill="FAFAFA"/>
        <w:spacing w:after="0"/>
        <w:ind w:left="-426" w:hanging="359"/>
      </w:pPr>
      <w:r>
        <w:rPr>
          <w:rFonts w:ascii="Cambria" w:eastAsia="Cambria" w:hAnsi="Cambria" w:cs="Cambria"/>
          <w:sz w:val="24"/>
          <w:szCs w:val="24"/>
        </w:rPr>
        <w:t>Finely chopped onions- 20gm</w:t>
      </w:r>
    </w:p>
    <w:p w14:paraId="194CBE6E" w14:textId="77777777" w:rsidR="00A971B5" w:rsidRDefault="00F75C53">
      <w:pPr>
        <w:numPr>
          <w:ilvl w:val="0"/>
          <w:numId w:val="13"/>
        </w:numPr>
        <w:shd w:val="clear" w:color="auto" w:fill="FAFAFA"/>
        <w:spacing w:after="0"/>
        <w:ind w:left="-426" w:hanging="359"/>
      </w:pPr>
      <w:r>
        <w:rPr>
          <w:rFonts w:ascii="Cambria" w:eastAsia="Cambria" w:hAnsi="Cambria" w:cs="Cambria"/>
          <w:sz w:val="24"/>
          <w:szCs w:val="24"/>
        </w:rPr>
        <w:t>Finely chopped coriander (cilantro) leaves - 1 tbsp</w:t>
      </w:r>
    </w:p>
    <w:p w14:paraId="303244CC" w14:textId="77777777" w:rsidR="00A971B5" w:rsidRDefault="00F75C53">
      <w:pPr>
        <w:numPr>
          <w:ilvl w:val="0"/>
          <w:numId w:val="13"/>
        </w:numPr>
        <w:shd w:val="clear" w:color="auto" w:fill="FAFAFA"/>
        <w:spacing w:after="0"/>
        <w:ind w:left="-426" w:hanging="359"/>
      </w:pPr>
      <w:r>
        <w:rPr>
          <w:rFonts w:ascii="Cambria" w:eastAsia="Cambria" w:hAnsi="Cambria" w:cs="Cambria"/>
          <w:sz w:val="24"/>
          <w:szCs w:val="24"/>
        </w:rPr>
        <w:t>Finely chopped green chillies- 1 tsp</w:t>
      </w:r>
    </w:p>
    <w:p w14:paraId="138620DA" w14:textId="77777777" w:rsidR="00A971B5" w:rsidRDefault="00F75C53">
      <w:pPr>
        <w:numPr>
          <w:ilvl w:val="0"/>
          <w:numId w:val="13"/>
        </w:numPr>
        <w:shd w:val="clear" w:color="auto" w:fill="FAFAFA"/>
        <w:spacing w:after="0"/>
        <w:ind w:left="-426" w:hanging="359"/>
      </w:pPr>
      <w:r>
        <w:rPr>
          <w:rFonts w:ascii="Cambria" w:eastAsia="Cambria" w:hAnsi="Cambria" w:cs="Cambria"/>
          <w:sz w:val="24"/>
          <w:szCs w:val="24"/>
        </w:rPr>
        <w:t>Salt- as per taste</w:t>
      </w:r>
    </w:p>
    <w:p w14:paraId="1BA6FD66" w14:textId="77777777" w:rsidR="00A971B5" w:rsidRDefault="00F75C53">
      <w:pPr>
        <w:numPr>
          <w:ilvl w:val="0"/>
          <w:numId w:val="13"/>
        </w:numPr>
        <w:shd w:val="clear" w:color="auto" w:fill="FAFAFA"/>
        <w:spacing w:after="0"/>
        <w:ind w:left="-426" w:hanging="359"/>
      </w:pPr>
      <w:r>
        <w:rPr>
          <w:rFonts w:ascii="Cambria" w:eastAsia="Cambria" w:hAnsi="Cambria" w:cs="Cambria"/>
          <w:sz w:val="24"/>
          <w:szCs w:val="24"/>
        </w:rPr>
        <w:t>Oil- 1/2 tsp</w:t>
      </w:r>
    </w:p>
    <w:p w14:paraId="7054005A" w14:textId="77777777" w:rsidR="00A971B5" w:rsidRDefault="00F75C53">
      <w:pPr>
        <w:numPr>
          <w:ilvl w:val="0"/>
          <w:numId w:val="13"/>
        </w:numPr>
        <w:shd w:val="clear" w:color="auto" w:fill="FAFAFA"/>
        <w:spacing w:after="280"/>
        <w:ind w:left="-426" w:hanging="359"/>
      </w:pPr>
      <w:r>
        <w:rPr>
          <w:rFonts w:ascii="Cambria" w:eastAsia="Cambria" w:hAnsi="Cambria" w:cs="Cambria"/>
          <w:sz w:val="24"/>
          <w:szCs w:val="24"/>
        </w:rPr>
        <w:t>Water- 1 cup</w:t>
      </w:r>
    </w:p>
    <w:p w14:paraId="619E75C7" w14:textId="77777777" w:rsidR="00A971B5" w:rsidRDefault="00F75C53">
      <w:pPr>
        <w:pBdr>
          <w:bottom w:val="single" w:sz="4" w:space="1" w:color="000000"/>
        </w:pBdr>
        <w:shd w:val="clear" w:color="auto" w:fill="FAFAFA"/>
        <w:ind w:left="-426"/>
        <w:rPr>
          <w:rFonts w:ascii="Cambria" w:eastAsia="Cambria" w:hAnsi="Cambria" w:cs="Cambria"/>
          <w:sz w:val="24"/>
          <w:szCs w:val="24"/>
        </w:rPr>
      </w:pPr>
      <w:r>
        <w:rPr>
          <w:rFonts w:ascii="Cambria" w:eastAsia="Cambria" w:hAnsi="Cambria" w:cs="Cambria"/>
          <w:sz w:val="24"/>
          <w:szCs w:val="24"/>
        </w:rPr>
        <w:t>DIRECTIONS</w:t>
      </w:r>
    </w:p>
    <w:p w14:paraId="17194184" w14:textId="77777777" w:rsidR="00A971B5" w:rsidRDefault="00F75C53">
      <w:pPr>
        <w:pBdr>
          <w:bottom w:val="single" w:sz="4" w:space="1" w:color="000000"/>
        </w:pBdr>
        <w:shd w:val="clear" w:color="auto" w:fill="FAFAFA"/>
        <w:ind w:left="-426"/>
        <w:rPr>
          <w:rFonts w:ascii="Cambria" w:eastAsia="Cambria" w:hAnsi="Cambria" w:cs="Cambria"/>
          <w:sz w:val="24"/>
          <w:szCs w:val="24"/>
        </w:rPr>
      </w:pPr>
      <w:r>
        <w:rPr>
          <w:rFonts w:ascii="Cambria" w:eastAsia="Cambria" w:hAnsi="Cambria" w:cs="Cambria"/>
          <w:sz w:val="24"/>
          <w:szCs w:val="24"/>
          <w:highlight w:val="darkGray"/>
        </w:rPr>
        <w:t>Step 1</w:t>
      </w:r>
      <w:r>
        <w:rPr>
          <w:rFonts w:ascii="Cambria" w:eastAsia="Cambria" w:hAnsi="Cambria" w:cs="Cambria"/>
          <w:sz w:val="24"/>
          <w:szCs w:val="24"/>
        </w:rPr>
        <w:t xml:space="preserve">In a bowl, add ragi flour, semolina, besan, onion, coriander, green </w:t>
      </w:r>
      <w:proofErr w:type="spellStart"/>
      <w:r>
        <w:rPr>
          <w:rFonts w:ascii="Cambria" w:eastAsia="Cambria" w:hAnsi="Cambria" w:cs="Cambria"/>
          <w:sz w:val="24"/>
          <w:szCs w:val="24"/>
        </w:rPr>
        <w:t>chilles</w:t>
      </w:r>
      <w:proofErr w:type="spellEnd"/>
      <w:r>
        <w:rPr>
          <w:rFonts w:ascii="Cambria" w:eastAsia="Cambria" w:hAnsi="Cambria" w:cs="Cambria"/>
          <w:sz w:val="24"/>
          <w:szCs w:val="24"/>
        </w:rPr>
        <w:t xml:space="preserve"> and 1 cup water. When the bubbles appear mix it </w:t>
      </w:r>
      <w:proofErr w:type="spellStart"/>
      <w:r>
        <w:rPr>
          <w:rFonts w:ascii="Cambria" w:eastAsia="Cambria" w:hAnsi="Cambria" w:cs="Cambria"/>
          <w:sz w:val="24"/>
          <w:szCs w:val="24"/>
        </w:rPr>
        <w:t>gently</w:t>
      </w:r>
      <w:r>
        <w:rPr>
          <w:rFonts w:ascii="Cambria" w:eastAsia="Cambria" w:hAnsi="Cambria" w:cs="Cambria"/>
          <w:sz w:val="24"/>
          <w:szCs w:val="24"/>
          <w:highlight w:val="darkGray"/>
        </w:rPr>
        <w:t>Step</w:t>
      </w:r>
      <w:proofErr w:type="spellEnd"/>
      <w:r>
        <w:rPr>
          <w:rFonts w:ascii="Cambria" w:eastAsia="Cambria" w:hAnsi="Cambria" w:cs="Cambria"/>
          <w:sz w:val="24"/>
          <w:szCs w:val="24"/>
          <w:highlight w:val="darkGray"/>
        </w:rPr>
        <w:t xml:space="preserve"> 2</w:t>
      </w:r>
      <w:r>
        <w:rPr>
          <w:rFonts w:ascii="Cambria" w:eastAsia="Cambria" w:hAnsi="Cambria" w:cs="Cambria"/>
          <w:sz w:val="24"/>
          <w:szCs w:val="24"/>
        </w:rPr>
        <w:t xml:space="preserve">Heat 1/2 tsp oil in a non-stick pan, pour the batter into the pan and </w:t>
      </w:r>
      <w:proofErr w:type="spellStart"/>
      <w:r>
        <w:rPr>
          <w:rFonts w:ascii="Cambria" w:eastAsia="Cambria" w:hAnsi="Cambria" w:cs="Cambria"/>
          <w:sz w:val="24"/>
          <w:szCs w:val="24"/>
        </w:rPr>
        <w:t>speard</w:t>
      </w:r>
      <w:proofErr w:type="spellEnd"/>
      <w:r>
        <w:rPr>
          <w:rFonts w:ascii="Cambria" w:eastAsia="Cambria" w:hAnsi="Cambria" w:cs="Cambria"/>
          <w:sz w:val="24"/>
          <w:szCs w:val="24"/>
        </w:rPr>
        <w:t xml:space="preserve"> evenly to make a </w:t>
      </w:r>
      <w:proofErr w:type="spellStart"/>
      <w:proofErr w:type="gramStart"/>
      <w:r>
        <w:rPr>
          <w:rFonts w:ascii="Cambria" w:eastAsia="Cambria" w:hAnsi="Cambria" w:cs="Cambria"/>
          <w:sz w:val="24"/>
          <w:szCs w:val="24"/>
        </w:rPr>
        <w:t>pancake.</w:t>
      </w:r>
      <w:r>
        <w:rPr>
          <w:rFonts w:ascii="Cambria" w:eastAsia="Cambria" w:hAnsi="Cambria" w:cs="Cambria"/>
          <w:sz w:val="24"/>
          <w:szCs w:val="24"/>
          <w:highlight w:val="darkGray"/>
        </w:rPr>
        <w:t>Step</w:t>
      </w:r>
      <w:proofErr w:type="spellEnd"/>
      <w:proofErr w:type="gramEnd"/>
      <w:r>
        <w:rPr>
          <w:rFonts w:ascii="Cambria" w:eastAsia="Cambria" w:hAnsi="Cambria" w:cs="Cambria"/>
          <w:sz w:val="24"/>
          <w:szCs w:val="24"/>
          <w:highlight w:val="darkGray"/>
        </w:rPr>
        <w:t xml:space="preserve"> 3</w:t>
      </w:r>
      <w:r>
        <w:rPr>
          <w:rFonts w:ascii="Cambria" w:eastAsia="Cambria" w:hAnsi="Cambria" w:cs="Cambria"/>
          <w:sz w:val="24"/>
          <w:szCs w:val="24"/>
        </w:rPr>
        <w:t>Once it turns golden brown flip it for the other side to cook. </w:t>
      </w:r>
      <w:r>
        <w:rPr>
          <w:rFonts w:ascii="Cambria" w:eastAsia="Cambria" w:hAnsi="Cambria" w:cs="Cambria"/>
          <w:sz w:val="24"/>
          <w:szCs w:val="24"/>
          <w:highlight w:val="darkGray"/>
        </w:rPr>
        <w:t>Step 4</w:t>
      </w:r>
      <w:r>
        <w:rPr>
          <w:rFonts w:ascii="Cambria" w:eastAsia="Cambria" w:hAnsi="Cambria" w:cs="Cambria"/>
          <w:sz w:val="24"/>
          <w:szCs w:val="24"/>
        </w:rPr>
        <w:t>Place it on a plate. Serve hot.</w:t>
      </w:r>
    </w:p>
    <w:p w14:paraId="3EF31FD9" w14:textId="77777777" w:rsidR="00A971B5" w:rsidRDefault="00A971B5">
      <w:pPr>
        <w:pBdr>
          <w:bottom w:val="single" w:sz="4" w:space="1" w:color="000000"/>
        </w:pBdr>
        <w:shd w:val="clear" w:color="auto" w:fill="FAFAFA"/>
        <w:ind w:left="-426"/>
        <w:rPr>
          <w:rFonts w:ascii="Cambria" w:eastAsia="Cambria" w:hAnsi="Cambria" w:cs="Cambria"/>
          <w:sz w:val="24"/>
          <w:szCs w:val="24"/>
        </w:rPr>
      </w:pPr>
    </w:p>
    <w:p w14:paraId="101998D5" w14:textId="77777777" w:rsidR="00A971B5" w:rsidRDefault="00F75C53">
      <w:pPr>
        <w:tabs>
          <w:tab w:val="left" w:pos="2160"/>
        </w:tabs>
        <w:ind w:left="-426"/>
        <w:rPr>
          <w:rFonts w:ascii="Cambria" w:eastAsia="Cambria" w:hAnsi="Cambria" w:cs="Cambria"/>
          <w:sz w:val="24"/>
          <w:szCs w:val="24"/>
        </w:rPr>
      </w:pPr>
      <w:r>
        <w:rPr>
          <w:rFonts w:ascii="Cambria" w:eastAsia="Cambria" w:hAnsi="Cambria" w:cs="Cambria"/>
          <w:sz w:val="24"/>
          <w:szCs w:val="24"/>
        </w:rPr>
        <w:tab/>
      </w:r>
    </w:p>
    <w:p w14:paraId="4108E46B" w14:textId="77777777" w:rsidR="00A971B5" w:rsidRDefault="00A971B5">
      <w:pPr>
        <w:tabs>
          <w:tab w:val="left" w:pos="2160"/>
        </w:tabs>
        <w:ind w:left="-426"/>
        <w:rPr>
          <w:rFonts w:ascii="Cambria" w:eastAsia="Cambria" w:hAnsi="Cambria" w:cs="Cambria"/>
          <w:sz w:val="24"/>
          <w:szCs w:val="24"/>
        </w:rPr>
      </w:pPr>
    </w:p>
    <w:p w14:paraId="0D2FA9D3" w14:textId="77777777" w:rsidR="00A971B5" w:rsidRDefault="00F75C53">
      <w:pPr>
        <w:numPr>
          <w:ilvl w:val="0"/>
          <w:numId w:val="14"/>
        </w:numPr>
        <w:pBdr>
          <w:top w:val="nil"/>
          <w:left w:val="nil"/>
          <w:bottom w:val="nil"/>
          <w:right w:val="nil"/>
          <w:between w:val="nil"/>
        </w:pBdr>
        <w:tabs>
          <w:tab w:val="left" w:pos="2160"/>
        </w:tabs>
        <w:ind w:left="-426" w:hanging="359"/>
        <w:rPr>
          <w:rFonts w:ascii="Cambria" w:eastAsia="Cambria" w:hAnsi="Cambria" w:cs="Cambria"/>
          <w:color w:val="000000"/>
          <w:sz w:val="24"/>
          <w:szCs w:val="24"/>
        </w:rPr>
      </w:pPr>
      <w:r>
        <w:rPr>
          <w:rFonts w:ascii="Cambria" w:eastAsia="Cambria" w:hAnsi="Cambria" w:cs="Cambria"/>
          <w:color w:val="000000"/>
          <w:sz w:val="24"/>
          <w:szCs w:val="24"/>
        </w:rPr>
        <w:t>Baked Beet Chips:</w:t>
      </w:r>
    </w:p>
    <w:p w14:paraId="7892CC08" w14:textId="77777777" w:rsidR="00A971B5" w:rsidRDefault="00F75C53">
      <w:pPr>
        <w:shd w:val="clear" w:color="auto" w:fill="FFFFFF"/>
        <w:ind w:left="-426"/>
        <w:rPr>
          <w:rFonts w:ascii="Cambria" w:eastAsia="Cambria" w:hAnsi="Cambria" w:cs="Cambria"/>
          <w:sz w:val="24"/>
          <w:szCs w:val="24"/>
        </w:rPr>
      </w:pPr>
      <w:r>
        <w:rPr>
          <w:rFonts w:ascii="Cambria" w:eastAsia="Cambria" w:hAnsi="Cambria" w:cs="Cambria"/>
          <w:sz w:val="24"/>
          <w:szCs w:val="24"/>
        </w:rPr>
        <w:t>Ingredients</w:t>
      </w:r>
    </w:p>
    <w:p w14:paraId="32AA3A94" w14:textId="77777777" w:rsidR="00A971B5" w:rsidRDefault="00F75C53">
      <w:pPr>
        <w:numPr>
          <w:ilvl w:val="0"/>
          <w:numId w:val="1"/>
        </w:numPr>
        <w:shd w:val="clear" w:color="auto" w:fill="FFFFFF"/>
        <w:spacing w:before="280" w:after="0" w:line="240" w:lineRule="auto"/>
        <w:ind w:left="-426" w:hanging="359"/>
      </w:pPr>
      <w:r>
        <w:rPr>
          <w:rFonts w:ascii="Cambria" w:eastAsia="Cambria" w:hAnsi="Cambria" w:cs="Cambria"/>
          <w:sz w:val="24"/>
          <w:szCs w:val="24"/>
        </w:rPr>
        <w:t>Beet root- 1 small no., uncooked</w:t>
      </w:r>
    </w:p>
    <w:p w14:paraId="47961A5B" w14:textId="77777777" w:rsidR="00A971B5" w:rsidRDefault="00F75C53">
      <w:pPr>
        <w:numPr>
          <w:ilvl w:val="0"/>
          <w:numId w:val="1"/>
        </w:numPr>
        <w:shd w:val="clear" w:color="auto" w:fill="FFFFFF"/>
        <w:spacing w:after="0" w:line="240" w:lineRule="auto"/>
        <w:ind w:left="-426" w:hanging="359"/>
      </w:pPr>
      <w:r>
        <w:rPr>
          <w:rFonts w:ascii="Cambria" w:eastAsia="Cambria" w:hAnsi="Cambria" w:cs="Cambria"/>
          <w:sz w:val="24"/>
          <w:szCs w:val="24"/>
        </w:rPr>
        <w:t>Olive oil- 1/4 tsp </w:t>
      </w:r>
    </w:p>
    <w:p w14:paraId="647DDFAF" w14:textId="77777777" w:rsidR="00A971B5" w:rsidRDefault="00F75C53">
      <w:pPr>
        <w:numPr>
          <w:ilvl w:val="0"/>
          <w:numId w:val="1"/>
        </w:numPr>
        <w:shd w:val="clear" w:color="auto" w:fill="FFFFFF"/>
        <w:spacing w:after="280" w:line="240" w:lineRule="auto"/>
        <w:ind w:left="-426" w:hanging="359"/>
      </w:pPr>
      <w:r>
        <w:rPr>
          <w:rFonts w:ascii="Cambria" w:eastAsia="Cambria" w:hAnsi="Cambria" w:cs="Cambria"/>
          <w:sz w:val="24"/>
          <w:szCs w:val="24"/>
        </w:rPr>
        <w:t>Salt- as per taste</w:t>
      </w:r>
    </w:p>
    <w:p w14:paraId="4BFB397B" w14:textId="77777777" w:rsidR="00A971B5" w:rsidRDefault="00F75C53">
      <w:pPr>
        <w:shd w:val="clear" w:color="auto" w:fill="FFFFFF"/>
        <w:ind w:left="-426"/>
        <w:rPr>
          <w:rFonts w:ascii="Cambria" w:eastAsia="Cambria" w:hAnsi="Cambria" w:cs="Cambria"/>
          <w:sz w:val="24"/>
          <w:szCs w:val="24"/>
        </w:rPr>
      </w:pPr>
      <w:r>
        <w:rPr>
          <w:rFonts w:ascii="Cambria" w:eastAsia="Cambria" w:hAnsi="Cambria" w:cs="Cambria"/>
          <w:sz w:val="24"/>
          <w:szCs w:val="24"/>
        </w:rPr>
        <w:lastRenderedPageBreak/>
        <w:t>Method</w:t>
      </w:r>
    </w:p>
    <w:p w14:paraId="7FD8F5A7" w14:textId="77777777" w:rsidR="00A971B5" w:rsidRDefault="00F75C53">
      <w:pPr>
        <w:shd w:val="clear" w:color="auto" w:fill="FFFFFF"/>
        <w:spacing w:after="0"/>
        <w:ind w:left="-426"/>
        <w:rPr>
          <w:rFonts w:ascii="Cambria" w:eastAsia="Cambria" w:hAnsi="Cambria" w:cs="Cambria"/>
          <w:sz w:val="24"/>
          <w:szCs w:val="24"/>
        </w:rPr>
      </w:pPr>
      <w:r>
        <w:rPr>
          <w:rFonts w:ascii="Cambria" w:eastAsia="Cambria" w:hAnsi="Cambria" w:cs="Cambria"/>
          <w:sz w:val="24"/>
          <w:szCs w:val="24"/>
        </w:rPr>
        <w:t>1. Heat oven to 350°F. Peel 1 small uncooked beetroot and cut into thin slices. Toss with 1/4 olive oil and salt.</w:t>
      </w:r>
      <w:r>
        <w:rPr>
          <w:rFonts w:ascii="Cambria" w:eastAsia="Cambria" w:hAnsi="Cambria" w:cs="Cambria"/>
          <w:sz w:val="24"/>
          <w:szCs w:val="24"/>
        </w:rPr>
        <w:br/>
        <w:t>2. Spread slices onto baking sheet in a single layer and bake for about 15 minutes. </w:t>
      </w:r>
      <w:r>
        <w:rPr>
          <w:rFonts w:ascii="Cambria" w:eastAsia="Cambria" w:hAnsi="Cambria" w:cs="Cambria"/>
          <w:sz w:val="24"/>
          <w:szCs w:val="24"/>
        </w:rPr>
        <w:br/>
        <w:t>3. Flip beet root slices and bake for an additional 10 to 15 minutes, or until beet root slices have dried out and become crisp. </w:t>
      </w:r>
      <w:r>
        <w:rPr>
          <w:rFonts w:ascii="Cambria" w:eastAsia="Cambria" w:hAnsi="Cambria" w:cs="Cambria"/>
          <w:sz w:val="24"/>
          <w:szCs w:val="24"/>
        </w:rPr>
        <w:br/>
        <w:t>4.Cool before serving. Chips can be stored in an airtight container for up to three days.</w:t>
      </w:r>
    </w:p>
    <w:p w14:paraId="4154FCEE" w14:textId="77777777" w:rsidR="00A971B5" w:rsidRDefault="00A971B5">
      <w:pPr>
        <w:tabs>
          <w:tab w:val="left" w:pos="2160"/>
        </w:tabs>
        <w:ind w:left="-426"/>
        <w:rPr>
          <w:rFonts w:ascii="Cambria" w:eastAsia="Cambria" w:hAnsi="Cambria" w:cs="Cambria"/>
          <w:sz w:val="24"/>
          <w:szCs w:val="24"/>
        </w:rPr>
      </w:pPr>
    </w:p>
    <w:p w14:paraId="74781AA3" w14:textId="77777777" w:rsidR="00A971B5" w:rsidRDefault="00A971B5">
      <w:pPr>
        <w:pBdr>
          <w:bottom w:val="single" w:sz="4" w:space="1" w:color="000000"/>
        </w:pBdr>
        <w:tabs>
          <w:tab w:val="left" w:pos="2160"/>
        </w:tabs>
        <w:ind w:left="-426"/>
        <w:rPr>
          <w:rFonts w:ascii="Cambria" w:eastAsia="Cambria" w:hAnsi="Cambria" w:cs="Cambria"/>
          <w:sz w:val="24"/>
          <w:szCs w:val="24"/>
        </w:rPr>
      </w:pPr>
    </w:p>
    <w:p w14:paraId="3EA2D9CC" w14:textId="77777777" w:rsidR="00A971B5" w:rsidRDefault="00F75C53">
      <w:pPr>
        <w:numPr>
          <w:ilvl w:val="0"/>
          <w:numId w:val="14"/>
        </w:numPr>
        <w:pBdr>
          <w:top w:val="nil"/>
          <w:left w:val="nil"/>
          <w:bottom w:val="nil"/>
          <w:right w:val="nil"/>
          <w:between w:val="nil"/>
        </w:pBdr>
        <w:tabs>
          <w:tab w:val="left" w:pos="2160"/>
        </w:tabs>
        <w:ind w:left="-426" w:hanging="359"/>
        <w:rPr>
          <w:rFonts w:ascii="Cambria" w:eastAsia="Cambria" w:hAnsi="Cambria" w:cs="Cambria"/>
          <w:color w:val="000000"/>
          <w:sz w:val="24"/>
          <w:szCs w:val="24"/>
        </w:rPr>
      </w:pPr>
      <w:r>
        <w:rPr>
          <w:rFonts w:ascii="Cambria" w:eastAsia="Cambria" w:hAnsi="Cambria" w:cs="Cambria"/>
          <w:color w:val="000000"/>
          <w:sz w:val="24"/>
          <w:szCs w:val="24"/>
        </w:rPr>
        <w:t>Multigrain Bhel:</w:t>
      </w:r>
    </w:p>
    <w:p w14:paraId="088A473F" w14:textId="77777777" w:rsidR="00A971B5" w:rsidRDefault="00F75C53">
      <w:pPr>
        <w:shd w:val="clear" w:color="auto" w:fill="FFFFFF"/>
        <w:ind w:left="-426"/>
        <w:rPr>
          <w:rFonts w:ascii="Cambria" w:eastAsia="Cambria" w:hAnsi="Cambria" w:cs="Cambria"/>
          <w:sz w:val="24"/>
          <w:szCs w:val="24"/>
        </w:rPr>
      </w:pPr>
      <w:r>
        <w:rPr>
          <w:rFonts w:ascii="Cambria" w:eastAsia="Cambria" w:hAnsi="Cambria" w:cs="Cambria"/>
          <w:sz w:val="24"/>
          <w:szCs w:val="24"/>
        </w:rPr>
        <w:t>Ingredients</w:t>
      </w:r>
    </w:p>
    <w:p w14:paraId="3BDBF116" w14:textId="77777777" w:rsidR="00A971B5" w:rsidRDefault="00F75C53">
      <w:pPr>
        <w:numPr>
          <w:ilvl w:val="0"/>
          <w:numId w:val="3"/>
        </w:numPr>
        <w:spacing w:before="280" w:after="0" w:line="240" w:lineRule="auto"/>
        <w:ind w:left="-426" w:hanging="359"/>
      </w:pPr>
      <w:r>
        <w:rPr>
          <w:rFonts w:ascii="Cambria" w:eastAsia="Cambria" w:hAnsi="Cambria" w:cs="Cambria"/>
          <w:sz w:val="24"/>
          <w:szCs w:val="24"/>
        </w:rPr>
        <w:t>Pumpkin seeds - 1 tsp </w:t>
      </w:r>
    </w:p>
    <w:p w14:paraId="7FBCB17B" w14:textId="77777777" w:rsidR="00A971B5" w:rsidRDefault="00F75C53">
      <w:pPr>
        <w:numPr>
          <w:ilvl w:val="0"/>
          <w:numId w:val="3"/>
        </w:numPr>
        <w:spacing w:after="0" w:line="240" w:lineRule="auto"/>
        <w:ind w:left="-426" w:hanging="359"/>
      </w:pPr>
      <w:r>
        <w:rPr>
          <w:rFonts w:ascii="Cambria" w:eastAsia="Cambria" w:hAnsi="Cambria" w:cs="Cambria"/>
          <w:sz w:val="24"/>
          <w:szCs w:val="24"/>
        </w:rPr>
        <w:t>Lotus seeds 1/2 katori </w:t>
      </w:r>
    </w:p>
    <w:p w14:paraId="04F1A962" w14:textId="77777777" w:rsidR="00A971B5" w:rsidRDefault="00F75C53">
      <w:pPr>
        <w:numPr>
          <w:ilvl w:val="0"/>
          <w:numId w:val="3"/>
        </w:numPr>
        <w:spacing w:after="0" w:line="240" w:lineRule="auto"/>
        <w:ind w:left="-426" w:hanging="359"/>
      </w:pPr>
      <w:r>
        <w:rPr>
          <w:rFonts w:ascii="Cambria" w:eastAsia="Cambria" w:hAnsi="Cambria" w:cs="Cambria"/>
          <w:sz w:val="24"/>
          <w:szCs w:val="24"/>
        </w:rPr>
        <w:t>Roasted peanuts 1 tbsp </w:t>
      </w:r>
    </w:p>
    <w:p w14:paraId="45FBC515" w14:textId="77777777" w:rsidR="00A971B5" w:rsidRDefault="00F75C53">
      <w:pPr>
        <w:numPr>
          <w:ilvl w:val="0"/>
          <w:numId w:val="3"/>
        </w:numPr>
        <w:spacing w:after="0" w:line="240" w:lineRule="auto"/>
        <w:ind w:left="-426" w:hanging="359"/>
      </w:pPr>
      <w:r>
        <w:rPr>
          <w:rFonts w:ascii="Cambria" w:eastAsia="Cambria" w:hAnsi="Cambria" w:cs="Cambria"/>
          <w:sz w:val="24"/>
          <w:szCs w:val="24"/>
        </w:rPr>
        <w:t>Roasted chana 1 tbsp </w:t>
      </w:r>
    </w:p>
    <w:p w14:paraId="66C47E1C" w14:textId="77777777" w:rsidR="00A971B5" w:rsidRDefault="00F75C53">
      <w:pPr>
        <w:numPr>
          <w:ilvl w:val="0"/>
          <w:numId w:val="3"/>
        </w:numPr>
        <w:spacing w:after="0" w:line="240" w:lineRule="auto"/>
        <w:ind w:left="-426" w:hanging="359"/>
      </w:pPr>
      <w:r>
        <w:rPr>
          <w:rFonts w:ascii="Cambria" w:eastAsia="Cambria" w:hAnsi="Cambria" w:cs="Cambria"/>
          <w:sz w:val="24"/>
          <w:szCs w:val="24"/>
        </w:rPr>
        <w:t>Puffed rice 1 tbsp </w:t>
      </w:r>
    </w:p>
    <w:p w14:paraId="1B26DCF4" w14:textId="77777777" w:rsidR="00A971B5" w:rsidRDefault="00F75C53">
      <w:pPr>
        <w:numPr>
          <w:ilvl w:val="0"/>
          <w:numId w:val="3"/>
        </w:numPr>
        <w:spacing w:after="0" w:line="240" w:lineRule="auto"/>
        <w:ind w:left="-426" w:hanging="359"/>
      </w:pPr>
      <w:r>
        <w:rPr>
          <w:rFonts w:ascii="Cambria" w:eastAsia="Cambria" w:hAnsi="Cambria" w:cs="Cambria"/>
          <w:sz w:val="24"/>
          <w:szCs w:val="24"/>
        </w:rPr>
        <w:t>Chopped onions 1 1/2 tbsp </w:t>
      </w:r>
    </w:p>
    <w:p w14:paraId="3CF73BE1" w14:textId="77777777" w:rsidR="00A971B5" w:rsidRDefault="00F75C53">
      <w:pPr>
        <w:numPr>
          <w:ilvl w:val="0"/>
          <w:numId w:val="3"/>
        </w:numPr>
        <w:spacing w:after="0" w:line="240" w:lineRule="auto"/>
        <w:ind w:left="-426" w:hanging="359"/>
      </w:pPr>
      <w:r>
        <w:rPr>
          <w:rFonts w:ascii="Cambria" w:eastAsia="Cambria" w:hAnsi="Cambria" w:cs="Cambria"/>
          <w:sz w:val="24"/>
          <w:szCs w:val="24"/>
        </w:rPr>
        <w:t>Chopped fresh coriander 1tbsp </w:t>
      </w:r>
    </w:p>
    <w:p w14:paraId="73C10C43" w14:textId="77777777" w:rsidR="00A971B5" w:rsidRDefault="00F75C53">
      <w:pPr>
        <w:numPr>
          <w:ilvl w:val="0"/>
          <w:numId w:val="3"/>
        </w:numPr>
        <w:spacing w:after="0" w:line="240" w:lineRule="auto"/>
        <w:ind w:left="-426" w:hanging="359"/>
      </w:pPr>
      <w:r>
        <w:rPr>
          <w:rFonts w:ascii="Cambria" w:eastAsia="Cambria" w:hAnsi="Cambria" w:cs="Cambria"/>
          <w:sz w:val="24"/>
          <w:szCs w:val="24"/>
        </w:rPr>
        <w:t>Chopped green chillies 1/2 tsp </w:t>
      </w:r>
    </w:p>
    <w:p w14:paraId="50006B43" w14:textId="77777777" w:rsidR="00A971B5" w:rsidRDefault="00F75C53">
      <w:pPr>
        <w:numPr>
          <w:ilvl w:val="0"/>
          <w:numId w:val="3"/>
        </w:numPr>
        <w:spacing w:after="0" w:line="240" w:lineRule="auto"/>
        <w:ind w:left="-426" w:hanging="359"/>
      </w:pPr>
      <w:r>
        <w:rPr>
          <w:rFonts w:ascii="Cambria" w:eastAsia="Cambria" w:hAnsi="Cambria" w:cs="Cambria"/>
          <w:sz w:val="24"/>
          <w:szCs w:val="24"/>
        </w:rPr>
        <w:t xml:space="preserve">Fresh </w:t>
      </w:r>
      <w:proofErr w:type="spellStart"/>
      <w:r>
        <w:rPr>
          <w:rFonts w:ascii="Cambria" w:eastAsia="Cambria" w:hAnsi="Cambria" w:cs="Cambria"/>
          <w:sz w:val="24"/>
          <w:szCs w:val="24"/>
        </w:rPr>
        <w:t>pomogranate</w:t>
      </w:r>
      <w:proofErr w:type="spellEnd"/>
      <w:r>
        <w:rPr>
          <w:rFonts w:ascii="Cambria" w:eastAsia="Cambria" w:hAnsi="Cambria" w:cs="Cambria"/>
          <w:sz w:val="24"/>
          <w:szCs w:val="24"/>
        </w:rPr>
        <w:t xml:space="preserve"> 1/2 tbsp </w:t>
      </w:r>
    </w:p>
    <w:p w14:paraId="3B1FCC2C" w14:textId="77777777" w:rsidR="00A971B5" w:rsidRDefault="00F75C53">
      <w:pPr>
        <w:numPr>
          <w:ilvl w:val="0"/>
          <w:numId w:val="3"/>
        </w:numPr>
        <w:spacing w:after="0" w:line="240" w:lineRule="auto"/>
        <w:ind w:left="-426" w:hanging="359"/>
      </w:pPr>
      <w:r>
        <w:rPr>
          <w:rFonts w:ascii="Cambria" w:eastAsia="Cambria" w:hAnsi="Cambria" w:cs="Cambria"/>
          <w:sz w:val="24"/>
          <w:szCs w:val="24"/>
        </w:rPr>
        <w:t>Chat masala A pinch</w:t>
      </w:r>
    </w:p>
    <w:p w14:paraId="4DE87DDD" w14:textId="77777777" w:rsidR="00A971B5" w:rsidRDefault="00F75C53">
      <w:pPr>
        <w:numPr>
          <w:ilvl w:val="0"/>
          <w:numId w:val="3"/>
        </w:numPr>
        <w:spacing w:after="280" w:line="240" w:lineRule="auto"/>
        <w:ind w:left="-426" w:hanging="359"/>
      </w:pPr>
      <w:r>
        <w:rPr>
          <w:rFonts w:ascii="Cambria" w:eastAsia="Cambria" w:hAnsi="Cambria" w:cs="Cambria"/>
          <w:sz w:val="24"/>
          <w:szCs w:val="24"/>
        </w:rPr>
        <w:t xml:space="preserve">Lemon juice 1/2 tsp salt to </w:t>
      </w:r>
      <w:proofErr w:type="spellStart"/>
      <w:r>
        <w:rPr>
          <w:rFonts w:ascii="Cambria" w:eastAsia="Cambria" w:hAnsi="Cambria" w:cs="Cambria"/>
          <w:sz w:val="24"/>
          <w:szCs w:val="24"/>
        </w:rPr>
        <w:t>tas</w:t>
      </w:r>
      <w:proofErr w:type="spellEnd"/>
    </w:p>
    <w:p w14:paraId="6B3164DE" w14:textId="77777777" w:rsidR="00A971B5" w:rsidRDefault="00F75C53">
      <w:pPr>
        <w:shd w:val="clear" w:color="auto" w:fill="FFFFFF"/>
        <w:ind w:left="-426"/>
        <w:rPr>
          <w:rFonts w:ascii="Cambria" w:eastAsia="Cambria" w:hAnsi="Cambria" w:cs="Cambria"/>
          <w:sz w:val="24"/>
          <w:szCs w:val="24"/>
        </w:rPr>
      </w:pPr>
      <w:r>
        <w:rPr>
          <w:rFonts w:ascii="Cambria" w:eastAsia="Cambria" w:hAnsi="Cambria" w:cs="Cambria"/>
          <w:sz w:val="24"/>
          <w:szCs w:val="24"/>
        </w:rPr>
        <w:t>Method</w:t>
      </w:r>
    </w:p>
    <w:p w14:paraId="60F793D4" w14:textId="77777777" w:rsidR="00A971B5" w:rsidRDefault="00F75C53">
      <w:pPr>
        <w:numPr>
          <w:ilvl w:val="0"/>
          <w:numId w:val="5"/>
        </w:numPr>
        <w:shd w:val="clear" w:color="auto" w:fill="FFFFFF"/>
        <w:spacing w:before="280" w:after="0"/>
        <w:ind w:left="-426" w:hanging="359"/>
        <w:rPr>
          <w:rFonts w:ascii="Cambria" w:eastAsia="Cambria" w:hAnsi="Cambria" w:cs="Cambria"/>
          <w:sz w:val="24"/>
          <w:szCs w:val="24"/>
        </w:rPr>
      </w:pPr>
      <w:r>
        <w:rPr>
          <w:rFonts w:ascii="Cambria" w:eastAsia="Cambria" w:hAnsi="Cambria" w:cs="Cambria"/>
          <w:sz w:val="24"/>
          <w:szCs w:val="24"/>
        </w:rPr>
        <w:t>Heat a saucepan add pumpkin seeds and roast it till nice and fragrant for 1 min and transfer it in a bowl. </w:t>
      </w:r>
    </w:p>
    <w:p w14:paraId="14EF1D89" w14:textId="77777777" w:rsidR="00A971B5" w:rsidRDefault="00F75C53">
      <w:pPr>
        <w:numPr>
          <w:ilvl w:val="0"/>
          <w:numId w:val="5"/>
        </w:numPr>
        <w:shd w:val="clear" w:color="auto" w:fill="FFFFFF"/>
        <w:spacing w:after="0"/>
        <w:ind w:left="-426" w:hanging="359"/>
        <w:rPr>
          <w:rFonts w:ascii="Cambria" w:eastAsia="Cambria" w:hAnsi="Cambria" w:cs="Cambria"/>
          <w:sz w:val="24"/>
          <w:szCs w:val="24"/>
        </w:rPr>
      </w:pPr>
      <w:r>
        <w:rPr>
          <w:rFonts w:ascii="Cambria" w:eastAsia="Cambria" w:hAnsi="Cambria" w:cs="Cambria"/>
          <w:sz w:val="24"/>
          <w:szCs w:val="24"/>
        </w:rPr>
        <w:t>Also roast lotus seeds for 1 minute and add it in bowl</w:t>
      </w:r>
    </w:p>
    <w:p w14:paraId="344CCB5D" w14:textId="77777777" w:rsidR="00A971B5" w:rsidRDefault="00F75C53">
      <w:pPr>
        <w:numPr>
          <w:ilvl w:val="0"/>
          <w:numId w:val="5"/>
        </w:numPr>
        <w:shd w:val="clear" w:color="auto" w:fill="FFFFFF"/>
        <w:spacing w:after="0"/>
        <w:ind w:left="-426" w:hanging="359"/>
        <w:rPr>
          <w:rFonts w:ascii="Cambria" w:eastAsia="Cambria" w:hAnsi="Cambria" w:cs="Cambria"/>
          <w:sz w:val="24"/>
          <w:szCs w:val="24"/>
        </w:rPr>
      </w:pPr>
      <w:r>
        <w:rPr>
          <w:rFonts w:ascii="Cambria" w:eastAsia="Cambria" w:hAnsi="Cambria" w:cs="Cambria"/>
          <w:sz w:val="24"/>
          <w:szCs w:val="24"/>
        </w:rPr>
        <w:t>Add roasted peanuts, roasted chana, puffed rice, chopped onions, chopped green chillies, Chopped coriander, Pomegranate, Chat masala, lemon juice and salt to taste. </w:t>
      </w:r>
    </w:p>
    <w:p w14:paraId="01228A47" w14:textId="77777777" w:rsidR="00A971B5" w:rsidRDefault="00F75C53">
      <w:pPr>
        <w:numPr>
          <w:ilvl w:val="0"/>
          <w:numId w:val="5"/>
        </w:numPr>
        <w:shd w:val="clear" w:color="auto" w:fill="FFFFFF"/>
        <w:spacing w:after="280"/>
        <w:ind w:left="-426" w:hanging="359"/>
        <w:rPr>
          <w:rFonts w:ascii="Cambria" w:eastAsia="Cambria" w:hAnsi="Cambria" w:cs="Cambria"/>
          <w:sz w:val="24"/>
          <w:szCs w:val="24"/>
        </w:rPr>
      </w:pPr>
      <w:r>
        <w:rPr>
          <w:rFonts w:ascii="Cambria" w:eastAsia="Cambria" w:hAnsi="Cambria" w:cs="Cambria"/>
          <w:sz w:val="24"/>
          <w:szCs w:val="24"/>
        </w:rPr>
        <w:t>Mix it well and serve.</w:t>
      </w:r>
    </w:p>
    <w:p w14:paraId="251F70F4" w14:textId="77777777" w:rsidR="00A971B5" w:rsidRDefault="00A971B5">
      <w:pPr>
        <w:pBdr>
          <w:bottom w:val="single" w:sz="4" w:space="1" w:color="000000"/>
        </w:pBdr>
        <w:shd w:val="clear" w:color="auto" w:fill="FFFFFF"/>
        <w:spacing w:before="280" w:after="280"/>
        <w:ind w:left="-426"/>
        <w:rPr>
          <w:rFonts w:ascii="Cambria" w:eastAsia="Cambria" w:hAnsi="Cambria" w:cs="Cambria"/>
          <w:sz w:val="24"/>
          <w:szCs w:val="24"/>
        </w:rPr>
      </w:pPr>
    </w:p>
    <w:p w14:paraId="423D0C18" w14:textId="77777777" w:rsidR="00A971B5" w:rsidRDefault="00A971B5">
      <w:pPr>
        <w:pBdr>
          <w:top w:val="nil"/>
          <w:left w:val="nil"/>
          <w:bottom w:val="nil"/>
          <w:right w:val="nil"/>
          <w:between w:val="nil"/>
        </w:pBdr>
        <w:tabs>
          <w:tab w:val="left" w:pos="2160"/>
        </w:tabs>
        <w:spacing w:after="0"/>
        <w:ind w:left="-426"/>
        <w:rPr>
          <w:rFonts w:ascii="Cambria" w:eastAsia="Cambria" w:hAnsi="Cambria" w:cs="Cambria"/>
          <w:color w:val="000000"/>
          <w:sz w:val="24"/>
          <w:szCs w:val="24"/>
        </w:rPr>
      </w:pPr>
    </w:p>
    <w:p w14:paraId="3B05D6B0" w14:textId="77777777" w:rsidR="00A971B5" w:rsidRDefault="00F75C53">
      <w:pPr>
        <w:numPr>
          <w:ilvl w:val="0"/>
          <w:numId w:val="14"/>
        </w:numPr>
        <w:pBdr>
          <w:top w:val="nil"/>
          <w:left w:val="nil"/>
          <w:bottom w:val="nil"/>
          <w:right w:val="nil"/>
          <w:between w:val="nil"/>
        </w:pBdr>
        <w:tabs>
          <w:tab w:val="left" w:pos="2160"/>
        </w:tabs>
        <w:ind w:left="-426" w:hanging="359"/>
        <w:rPr>
          <w:rFonts w:ascii="Cambria" w:eastAsia="Cambria" w:hAnsi="Cambria" w:cs="Cambria"/>
          <w:color w:val="000000"/>
          <w:sz w:val="24"/>
          <w:szCs w:val="24"/>
        </w:rPr>
      </w:pPr>
      <w:bookmarkStart w:id="302" w:name="_kgcv8k" w:colFirst="0" w:colLast="0"/>
      <w:bookmarkStart w:id="303" w:name="_Hlk168327770"/>
      <w:bookmarkStart w:id="304" w:name="_Hlk168327751"/>
      <w:bookmarkEnd w:id="302"/>
      <w:r>
        <w:rPr>
          <w:rFonts w:ascii="Cambria" w:eastAsia="Cambria" w:hAnsi="Cambria" w:cs="Cambria"/>
          <w:color w:val="000000"/>
          <w:sz w:val="24"/>
          <w:szCs w:val="24"/>
        </w:rPr>
        <w:t>Cumin drink:</w:t>
      </w:r>
    </w:p>
    <w:p w14:paraId="6A09F78D"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INGREDIENTS</w:t>
      </w:r>
    </w:p>
    <w:p w14:paraId="1B6ABF5B"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Cumin powder- 1 tsp</w:t>
      </w:r>
    </w:p>
    <w:p w14:paraId="693BC572"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Cinnamon powder- ½ tsp</w:t>
      </w:r>
    </w:p>
    <w:p w14:paraId="351299E1"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Lemon juice- ½ tsp</w:t>
      </w:r>
    </w:p>
    <w:p w14:paraId="25A6230F"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Honey- ½ tsp</w:t>
      </w:r>
    </w:p>
    <w:p w14:paraId="719BB383"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lastRenderedPageBreak/>
        <w:t>METHOD: Mix all ingredients and have with 1 glass w</w:t>
      </w:r>
      <w:bookmarkEnd w:id="303"/>
      <w:r>
        <w:rPr>
          <w:rFonts w:ascii="Cambria" w:eastAsia="Cambria" w:hAnsi="Cambria" w:cs="Cambria"/>
          <w:sz w:val="24"/>
          <w:szCs w:val="24"/>
        </w:rPr>
        <w:t>ater</w:t>
      </w:r>
    </w:p>
    <w:bookmarkEnd w:id="304"/>
    <w:p w14:paraId="7D42AA36" w14:textId="77777777" w:rsidR="00A971B5" w:rsidRDefault="00A971B5">
      <w:pPr>
        <w:pBdr>
          <w:bottom w:val="single" w:sz="4" w:space="1" w:color="000000"/>
        </w:pBdr>
        <w:ind w:left="-426"/>
        <w:rPr>
          <w:rFonts w:ascii="Cambria" w:eastAsia="Cambria" w:hAnsi="Cambria" w:cs="Cambria"/>
          <w:sz w:val="24"/>
          <w:szCs w:val="24"/>
        </w:rPr>
      </w:pPr>
    </w:p>
    <w:p w14:paraId="0188E31D" w14:textId="77777777" w:rsidR="00A971B5" w:rsidRDefault="00A971B5">
      <w:pPr>
        <w:pBdr>
          <w:top w:val="nil"/>
          <w:left w:val="nil"/>
          <w:bottom w:val="nil"/>
          <w:right w:val="nil"/>
          <w:between w:val="nil"/>
        </w:pBdr>
        <w:tabs>
          <w:tab w:val="left" w:pos="2160"/>
        </w:tabs>
        <w:spacing w:after="0"/>
        <w:ind w:left="-426"/>
        <w:rPr>
          <w:rFonts w:ascii="Cambria" w:eastAsia="Cambria" w:hAnsi="Cambria" w:cs="Cambria"/>
          <w:color w:val="000000"/>
          <w:sz w:val="24"/>
          <w:szCs w:val="24"/>
        </w:rPr>
      </w:pPr>
    </w:p>
    <w:p w14:paraId="7B7D8EFF" w14:textId="77777777" w:rsidR="00A971B5" w:rsidRDefault="00A971B5">
      <w:pPr>
        <w:pBdr>
          <w:top w:val="nil"/>
          <w:left w:val="nil"/>
          <w:bottom w:val="nil"/>
          <w:right w:val="nil"/>
          <w:between w:val="nil"/>
        </w:pBdr>
        <w:tabs>
          <w:tab w:val="left" w:pos="2160"/>
        </w:tabs>
        <w:spacing w:after="0"/>
        <w:ind w:left="-426"/>
        <w:rPr>
          <w:rFonts w:ascii="Cambria" w:eastAsia="Cambria" w:hAnsi="Cambria" w:cs="Cambria"/>
          <w:color w:val="000000"/>
          <w:sz w:val="24"/>
          <w:szCs w:val="24"/>
        </w:rPr>
      </w:pPr>
    </w:p>
    <w:p w14:paraId="1AE3C713" w14:textId="77777777" w:rsidR="00A971B5" w:rsidRDefault="00F75C53">
      <w:pPr>
        <w:numPr>
          <w:ilvl w:val="0"/>
          <w:numId w:val="14"/>
        </w:numPr>
        <w:pBdr>
          <w:top w:val="nil"/>
          <w:left w:val="nil"/>
          <w:bottom w:val="nil"/>
          <w:right w:val="nil"/>
          <w:between w:val="nil"/>
        </w:pBdr>
        <w:tabs>
          <w:tab w:val="left" w:pos="2160"/>
        </w:tabs>
        <w:spacing w:after="0"/>
        <w:ind w:left="-426" w:hanging="359"/>
        <w:rPr>
          <w:rFonts w:ascii="Cambria" w:eastAsia="Cambria" w:hAnsi="Cambria" w:cs="Cambria"/>
          <w:color w:val="000000"/>
          <w:sz w:val="24"/>
          <w:szCs w:val="24"/>
        </w:rPr>
      </w:pPr>
      <w:bookmarkStart w:id="305" w:name="_34g0dwd" w:colFirst="0" w:colLast="0"/>
      <w:bookmarkStart w:id="306" w:name="_Hlk200989135"/>
      <w:bookmarkStart w:id="307" w:name="_Hlk172046647"/>
      <w:bookmarkEnd w:id="305"/>
      <w:r>
        <w:rPr>
          <w:rFonts w:ascii="Cambria" w:eastAsia="Cambria" w:hAnsi="Cambria" w:cs="Cambria"/>
          <w:color w:val="000000"/>
          <w:sz w:val="24"/>
          <w:szCs w:val="24"/>
        </w:rPr>
        <w:t>Golden Herbal Detox drink:</w:t>
      </w:r>
    </w:p>
    <w:p w14:paraId="2F58DB47" w14:textId="77777777" w:rsidR="00A971B5" w:rsidRDefault="00F75C53">
      <w:pPr>
        <w:numPr>
          <w:ilvl w:val="0"/>
          <w:numId w:val="7"/>
        </w:numPr>
        <w:pBdr>
          <w:top w:val="nil"/>
          <w:left w:val="nil"/>
          <w:bottom w:val="nil"/>
          <w:right w:val="nil"/>
          <w:between w:val="nil"/>
        </w:pBdr>
        <w:spacing w:after="0" w:line="276" w:lineRule="auto"/>
        <w:ind w:left="-426" w:hanging="359"/>
        <w:rPr>
          <w:color w:val="000000"/>
          <w:sz w:val="24"/>
          <w:szCs w:val="24"/>
        </w:rPr>
      </w:pPr>
      <w:r>
        <w:rPr>
          <w:rFonts w:ascii="Cambria" w:eastAsia="Cambria" w:hAnsi="Cambria" w:cs="Cambria"/>
          <w:color w:val="000000"/>
          <w:sz w:val="24"/>
          <w:szCs w:val="24"/>
        </w:rPr>
        <w:t>2 cup hot water</w:t>
      </w:r>
    </w:p>
    <w:p w14:paraId="7EE0EF2F" w14:textId="77777777" w:rsidR="00A971B5" w:rsidRDefault="00F75C53">
      <w:pPr>
        <w:numPr>
          <w:ilvl w:val="0"/>
          <w:numId w:val="7"/>
        </w:numPr>
        <w:pBdr>
          <w:top w:val="nil"/>
          <w:left w:val="nil"/>
          <w:bottom w:val="nil"/>
          <w:right w:val="nil"/>
          <w:between w:val="nil"/>
        </w:pBdr>
        <w:spacing w:after="0" w:line="276" w:lineRule="auto"/>
        <w:ind w:left="-426" w:hanging="359"/>
        <w:rPr>
          <w:color w:val="000000"/>
          <w:sz w:val="24"/>
          <w:szCs w:val="24"/>
        </w:rPr>
      </w:pPr>
      <w:r>
        <w:rPr>
          <w:rFonts w:ascii="Cambria" w:eastAsia="Cambria" w:hAnsi="Cambria" w:cs="Cambria"/>
          <w:color w:val="000000"/>
          <w:sz w:val="24"/>
          <w:szCs w:val="24"/>
        </w:rPr>
        <w:t>½ tsp turmeric</w:t>
      </w:r>
    </w:p>
    <w:p w14:paraId="1644C75A" w14:textId="77777777" w:rsidR="00A971B5" w:rsidRDefault="00F75C53">
      <w:pPr>
        <w:numPr>
          <w:ilvl w:val="0"/>
          <w:numId w:val="7"/>
        </w:numPr>
        <w:pBdr>
          <w:top w:val="nil"/>
          <w:left w:val="nil"/>
          <w:bottom w:val="nil"/>
          <w:right w:val="nil"/>
          <w:between w:val="nil"/>
        </w:pBdr>
        <w:spacing w:after="0" w:line="276" w:lineRule="auto"/>
        <w:ind w:left="-426" w:hanging="359"/>
        <w:rPr>
          <w:color w:val="000000"/>
          <w:sz w:val="24"/>
          <w:szCs w:val="24"/>
        </w:rPr>
      </w:pPr>
      <w:r>
        <w:rPr>
          <w:rFonts w:ascii="Cambria" w:eastAsia="Cambria" w:hAnsi="Cambria" w:cs="Cambria"/>
          <w:color w:val="000000"/>
          <w:sz w:val="24"/>
          <w:szCs w:val="24"/>
        </w:rPr>
        <w:t>½ tsp small powdered/ grated ginger</w:t>
      </w:r>
    </w:p>
    <w:p w14:paraId="67A0831D" w14:textId="77777777" w:rsidR="00A971B5" w:rsidRDefault="00F75C53">
      <w:pPr>
        <w:numPr>
          <w:ilvl w:val="0"/>
          <w:numId w:val="7"/>
        </w:numPr>
        <w:pBdr>
          <w:top w:val="nil"/>
          <w:left w:val="nil"/>
          <w:bottom w:val="nil"/>
          <w:right w:val="nil"/>
          <w:between w:val="nil"/>
        </w:pBdr>
        <w:spacing w:after="0" w:line="276" w:lineRule="auto"/>
        <w:ind w:left="-426" w:hanging="359"/>
        <w:rPr>
          <w:color w:val="000000"/>
          <w:sz w:val="24"/>
          <w:szCs w:val="24"/>
        </w:rPr>
      </w:pPr>
      <w:r>
        <w:rPr>
          <w:rFonts w:ascii="Cambria" w:eastAsia="Cambria" w:hAnsi="Cambria" w:cs="Cambria"/>
          <w:color w:val="000000"/>
          <w:sz w:val="24"/>
          <w:szCs w:val="24"/>
        </w:rPr>
        <w:t xml:space="preserve">Pinch of black pepper powder </w:t>
      </w:r>
    </w:p>
    <w:p w14:paraId="13D2CAF3" w14:textId="77777777" w:rsidR="00A971B5" w:rsidRDefault="00F75C53">
      <w:pPr>
        <w:numPr>
          <w:ilvl w:val="0"/>
          <w:numId w:val="7"/>
        </w:numPr>
        <w:pBdr>
          <w:top w:val="nil"/>
          <w:left w:val="nil"/>
          <w:bottom w:val="nil"/>
          <w:right w:val="nil"/>
          <w:between w:val="nil"/>
        </w:pBdr>
        <w:spacing w:after="200" w:line="276" w:lineRule="auto"/>
        <w:ind w:left="-426" w:hanging="359"/>
        <w:rPr>
          <w:color w:val="000000"/>
          <w:sz w:val="24"/>
          <w:szCs w:val="24"/>
        </w:rPr>
      </w:pPr>
      <w:r>
        <w:rPr>
          <w:rFonts w:ascii="Cambria" w:eastAsia="Cambria" w:hAnsi="Cambria" w:cs="Cambria"/>
          <w:color w:val="000000"/>
          <w:sz w:val="24"/>
          <w:szCs w:val="24"/>
        </w:rPr>
        <w:t>½ lemon juice</w:t>
      </w:r>
    </w:p>
    <w:p w14:paraId="18C096D5"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Directions:</w:t>
      </w:r>
    </w:p>
    <w:p w14:paraId="2F6738F4" w14:textId="77777777" w:rsidR="00A971B5" w:rsidRDefault="00F75C53">
      <w:pPr>
        <w:numPr>
          <w:ilvl w:val="0"/>
          <w:numId w:val="9"/>
        </w:numPr>
        <w:pBdr>
          <w:top w:val="nil"/>
          <w:left w:val="nil"/>
          <w:bottom w:val="nil"/>
          <w:right w:val="nil"/>
          <w:between w:val="nil"/>
        </w:pBdr>
        <w:spacing w:after="0" w:line="276" w:lineRule="auto"/>
        <w:ind w:left="-426" w:hanging="359"/>
        <w:rPr>
          <w:color w:val="000000"/>
          <w:sz w:val="24"/>
          <w:szCs w:val="24"/>
        </w:rPr>
      </w:pPr>
      <w:r>
        <w:rPr>
          <w:rFonts w:ascii="Cambria" w:eastAsia="Cambria" w:hAnsi="Cambria" w:cs="Cambria"/>
          <w:color w:val="000000"/>
          <w:sz w:val="24"/>
          <w:szCs w:val="24"/>
        </w:rPr>
        <w:t>Bring 2 cups of water to boil</w:t>
      </w:r>
    </w:p>
    <w:p w14:paraId="2600BEBC" w14:textId="77777777" w:rsidR="00A971B5" w:rsidRDefault="00F75C53">
      <w:pPr>
        <w:numPr>
          <w:ilvl w:val="0"/>
          <w:numId w:val="9"/>
        </w:numPr>
        <w:pBdr>
          <w:top w:val="nil"/>
          <w:left w:val="nil"/>
          <w:bottom w:val="nil"/>
          <w:right w:val="nil"/>
          <w:between w:val="nil"/>
        </w:pBdr>
        <w:spacing w:after="0" w:line="276" w:lineRule="auto"/>
        <w:ind w:left="-426" w:hanging="359"/>
        <w:rPr>
          <w:color w:val="000000"/>
          <w:sz w:val="24"/>
          <w:szCs w:val="24"/>
        </w:rPr>
      </w:pPr>
      <w:r>
        <w:rPr>
          <w:rFonts w:ascii="Cambria" w:eastAsia="Cambria" w:hAnsi="Cambria" w:cs="Cambria"/>
          <w:color w:val="000000"/>
          <w:sz w:val="24"/>
          <w:szCs w:val="24"/>
        </w:rPr>
        <w:t>Add all ingredients except lemon and honey. Simmer it for 5 mins</w:t>
      </w:r>
    </w:p>
    <w:p w14:paraId="05A200D3" w14:textId="77777777" w:rsidR="00A971B5" w:rsidRDefault="00F75C53">
      <w:pPr>
        <w:numPr>
          <w:ilvl w:val="0"/>
          <w:numId w:val="9"/>
        </w:numPr>
        <w:pBdr>
          <w:top w:val="nil"/>
          <w:left w:val="nil"/>
          <w:bottom w:val="nil"/>
          <w:right w:val="nil"/>
          <w:between w:val="nil"/>
        </w:pBdr>
        <w:spacing w:after="0" w:line="276" w:lineRule="auto"/>
        <w:ind w:left="-426" w:hanging="359"/>
        <w:rPr>
          <w:color w:val="000000"/>
          <w:sz w:val="24"/>
          <w:szCs w:val="24"/>
        </w:rPr>
      </w:pPr>
      <w:r>
        <w:rPr>
          <w:rFonts w:ascii="Cambria" w:eastAsia="Cambria" w:hAnsi="Cambria" w:cs="Cambria"/>
          <w:color w:val="000000"/>
          <w:sz w:val="24"/>
          <w:szCs w:val="24"/>
        </w:rPr>
        <w:t>Strain the liquid. Add lemon juice and drink it</w:t>
      </w:r>
      <w:bookmarkEnd w:id="306"/>
      <w:r>
        <w:rPr>
          <w:rFonts w:ascii="Cambria" w:eastAsia="Cambria" w:hAnsi="Cambria" w:cs="Cambria"/>
          <w:color w:val="000000"/>
          <w:sz w:val="24"/>
          <w:szCs w:val="24"/>
        </w:rPr>
        <w:t>.</w:t>
      </w:r>
    </w:p>
    <w:bookmarkEnd w:id="307"/>
    <w:p w14:paraId="33065FEA" w14:textId="77777777" w:rsidR="00A971B5" w:rsidRDefault="00A971B5">
      <w:pPr>
        <w:pBdr>
          <w:top w:val="nil"/>
          <w:left w:val="nil"/>
          <w:bottom w:val="single" w:sz="4" w:space="1" w:color="000000"/>
          <w:right w:val="nil"/>
          <w:between w:val="nil"/>
        </w:pBdr>
        <w:spacing w:after="200" w:line="276" w:lineRule="auto"/>
        <w:ind w:left="-426"/>
        <w:rPr>
          <w:rFonts w:ascii="Cambria" w:eastAsia="Cambria" w:hAnsi="Cambria" w:cs="Cambria"/>
          <w:color w:val="000000"/>
          <w:sz w:val="24"/>
          <w:szCs w:val="24"/>
        </w:rPr>
      </w:pPr>
    </w:p>
    <w:p w14:paraId="169A75DE" w14:textId="77777777" w:rsidR="00A971B5" w:rsidRDefault="00A971B5">
      <w:pPr>
        <w:tabs>
          <w:tab w:val="left" w:pos="2160"/>
        </w:tabs>
        <w:ind w:left="-426"/>
        <w:rPr>
          <w:rFonts w:ascii="Cambria" w:eastAsia="Cambria" w:hAnsi="Cambria" w:cs="Cambria"/>
          <w:sz w:val="24"/>
          <w:szCs w:val="24"/>
        </w:rPr>
      </w:pPr>
    </w:p>
    <w:p w14:paraId="3EA881AB" w14:textId="77777777" w:rsidR="00A971B5" w:rsidRDefault="00F75C53">
      <w:pPr>
        <w:numPr>
          <w:ilvl w:val="0"/>
          <w:numId w:val="14"/>
        </w:numPr>
        <w:pBdr>
          <w:top w:val="nil"/>
          <w:left w:val="nil"/>
          <w:bottom w:val="nil"/>
          <w:right w:val="nil"/>
          <w:between w:val="nil"/>
        </w:pBdr>
        <w:tabs>
          <w:tab w:val="left" w:pos="2160"/>
        </w:tabs>
        <w:ind w:left="-426" w:hanging="359"/>
        <w:rPr>
          <w:rFonts w:ascii="Cambria" w:eastAsia="Cambria" w:hAnsi="Cambria" w:cs="Cambria"/>
          <w:color w:val="000000"/>
          <w:sz w:val="24"/>
          <w:szCs w:val="24"/>
        </w:rPr>
      </w:pPr>
      <w:bookmarkStart w:id="308" w:name="_Hlk193895753"/>
      <w:r>
        <w:rPr>
          <w:rFonts w:ascii="Cambria" w:eastAsia="Cambria" w:hAnsi="Cambria" w:cs="Cambria"/>
          <w:color w:val="000000"/>
          <w:sz w:val="24"/>
          <w:szCs w:val="24"/>
        </w:rPr>
        <w:t>Moon milk:</w:t>
      </w:r>
    </w:p>
    <w:p w14:paraId="03C36E8A" w14:textId="77777777" w:rsidR="00A971B5" w:rsidRPr="005615D0" w:rsidRDefault="00F75C53" w:rsidP="005615D0">
      <w:pPr>
        <w:spacing w:after="0" w:line="240" w:lineRule="auto"/>
        <w:ind w:left="-426"/>
        <w:rPr>
          <w:rFonts w:ascii="Cambria" w:eastAsia="Cambria" w:hAnsi="Cambria" w:cs="Cambria"/>
          <w:b/>
          <w:bCs/>
          <w:sz w:val="24"/>
          <w:szCs w:val="24"/>
        </w:rPr>
      </w:pPr>
      <w:bookmarkStart w:id="309" w:name="_1jlao46" w:colFirst="0" w:colLast="0"/>
      <w:bookmarkStart w:id="310" w:name="_Hlk182834325"/>
      <w:bookmarkStart w:id="311" w:name="_Hlk172287496"/>
      <w:bookmarkEnd w:id="309"/>
      <w:r w:rsidRPr="005615D0">
        <w:rPr>
          <w:rFonts w:ascii="Cambria" w:eastAsia="Cambria" w:hAnsi="Cambria" w:cs="Cambria"/>
          <w:b/>
          <w:bCs/>
          <w:sz w:val="24"/>
          <w:szCs w:val="24"/>
        </w:rPr>
        <w:t>Recipe for Moon Milk</w:t>
      </w:r>
    </w:p>
    <w:p w14:paraId="7B745056" w14:textId="77777777" w:rsidR="00A971B5" w:rsidRPr="005615D0" w:rsidRDefault="00F75C53" w:rsidP="005615D0">
      <w:pPr>
        <w:spacing w:before="200" w:after="0" w:line="240" w:lineRule="auto"/>
        <w:ind w:left="-425"/>
        <w:rPr>
          <w:rFonts w:ascii="Cambria" w:eastAsia="Cambria" w:hAnsi="Cambria" w:cs="Cambria"/>
          <w:b/>
          <w:bCs/>
          <w:sz w:val="24"/>
          <w:szCs w:val="24"/>
        </w:rPr>
      </w:pPr>
      <w:r w:rsidRPr="005615D0">
        <w:rPr>
          <w:rFonts w:ascii="Cambria" w:eastAsia="Cambria" w:hAnsi="Cambria" w:cs="Cambria"/>
          <w:b/>
          <w:bCs/>
          <w:sz w:val="24"/>
          <w:szCs w:val="24"/>
        </w:rPr>
        <w:t>Ingredients:</w:t>
      </w:r>
    </w:p>
    <w:p w14:paraId="383AF9E4" w14:textId="77777777" w:rsidR="00A971B5" w:rsidRDefault="00F75C53">
      <w:pPr>
        <w:pStyle w:val="ListParagraph"/>
        <w:numPr>
          <w:ilvl w:val="0"/>
          <w:numId w:val="69"/>
        </w:numPr>
        <w:spacing w:before="280" w:after="120" w:line="240" w:lineRule="auto"/>
      </w:pPr>
      <w:r w:rsidRPr="00801C77">
        <w:rPr>
          <w:rFonts w:ascii="Cambria" w:eastAsia="Cambria" w:hAnsi="Cambria" w:cs="Cambria"/>
          <w:sz w:val="24"/>
          <w:szCs w:val="24"/>
        </w:rPr>
        <w:t>100 ml cow milk</w:t>
      </w:r>
    </w:p>
    <w:p w14:paraId="4991630A" w14:textId="5350D0C5" w:rsidR="00A971B5" w:rsidRDefault="004468CD">
      <w:pPr>
        <w:pStyle w:val="ListParagraph"/>
        <w:numPr>
          <w:ilvl w:val="0"/>
          <w:numId w:val="69"/>
        </w:numPr>
        <w:spacing w:after="120" w:line="240" w:lineRule="auto"/>
      </w:pPr>
      <w:r>
        <w:rPr>
          <w:rFonts w:ascii="Cambria" w:eastAsia="Cambria" w:hAnsi="Cambria" w:cs="Cambria"/>
          <w:sz w:val="24"/>
          <w:szCs w:val="24"/>
        </w:rPr>
        <w:t xml:space="preserve">½ </w:t>
      </w:r>
      <w:r w:rsidR="00F75C53" w:rsidRPr="00801C77">
        <w:rPr>
          <w:rFonts w:ascii="Cambria" w:eastAsia="Cambria" w:hAnsi="Cambria" w:cs="Cambria"/>
          <w:sz w:val="24"/>
          <w:szCs w:val="24"/>
        </w:rPr>
        <w:t xml:space="preserve">tsp. ground turmeric </w:t>
      </w:r>
    </w:p>
    <w:p w14:paraId="69914DD9" w14:textId="67A8FF49" w:rsidR="00A971B5" w:rsidRDefault="004468CD">
      <w:pPr>
        <w:pStyle w:val="ListParagraph"/>
        <w:numPr>
          <w:ilvl w:val="0"/>
          <w:numId w:val="69"/>
        </w:numPr>
        <w:spacing w:after="120" w:line="240" w:lineRule="auto"/>
      </w:pPr>
      <w:r>
        <w:rPr>
          <w:rFonts w:ascii="Cambria" w:eastAsia="Cambria" w:hAnsi="Cambria" w:cs="Cambria"/>
          <w:sz w:val="24"/>
          <w:szCs w:val="24"/>
        </w:rPr>
        <w:t xml:space="preserve">¼ </w:t>
      </w:r>
      <w:r w:rsidR="00F75C53" w:rsidRPr="00801C77">
        <w:rPr>
          <w:rFonts w:ascii="Cambria" w:eastAsia="Cambria" w:hAnsi="Cambria" w:cs="Cambria"/>
          <w:sz w:val="24"/>
          <w:szCs w:val="24"/>
        </w:rPr>
        <w:t>tsp. ground ginger</w:t>
      </w:r>
    </w:p>
    <w:p w14:paraId="06646829" w14:textId="77777777" w:rsidR="00A971B5" w:rsidRDefault="00F75C53">
      <w:pPr>
        <w:pStyle w:val="ListParagraph"/>
        <w:numPr>
          <w:ilvl w:val="0"/>
          <w:numId w:val="69"/>
        </w:numPr>
        <w:spacing w:after="120" w:line="240" w:lineRule="auto"/>
      </w:pPr>
      <w:r w:rsidRPr="00801C77">
        <w:rPr>
          <w:rFonts w:ascii="Cambria" w:eastAsia="Cambria" w:hAnsi="Cambria" w:cs="Cambria"/>
          <w:sz w:val="24"/>
          <w:szCs w:val="24"/>
        </w:rPr>
        <w:t>a pinch of ground nutmeg (</w:t>
      </w:r>
      <w:proofErr w:type="spellStart"/>
      <w:r w:rsidRPr="00801C77">
        <w:rPr>
          <w:rFonts w:ascii="Cambria" w:eastAsia="Cambria" w:hAnsi="Cambria" w:cs="Cambria"/>
          <w:sz w:val="24"/>
          <w:szCs w:val="24"/>
        </w:rPr>
        <w:t>Jayfal</w:t>
      </w:r>
      <w:proofErr w:type="spellEnd"/>
      <w:r w:rsidRPr="00801C77">
        <w:rPr>
          <w:rFonts w:ascii="Cambria" w:eastAsia="Cambria" w:hAnsi="Cambria" w:cs="Cambria"/>
          <w:sz w:val="24"/>
          <w:szCs w:val="24"/>
        </w:rPr>
        <w:t>)</w:t>
      </w:r>
    </w:p>
    <w:p w14:paraId="54FC96B4" w14:textId="77777777" w:rsidR="00A971B5" w:rsidRPr="005615D0" w:rsidRDefault="00F75C53" w:rsidP="005615D0">
      <w:pPr>
        <w:spacing w:before="200" w:after="120" w:line="240" w:lineRule="auto"/>
        <w:ind w:left="-425"/>
        <w:rPr>
          <w:rFonts w:ascii="Cambria" w:eastAsia="Cambria" w:hAnsi="Cambria" w:cs="Cambria"/>
          <w:b/>
          <w:bCs/>
          <w:sz w:val="24"/>
          <w:szCs w:val="24"/>
        </w:rPr>
      </w:pPr>
      <w:r w:rsidRPr="005615D0">
        <w:rPr>
          <w:rFonts w:ascii="Cambria" w:eastAsia="Cambria" w:hAnsi="Cambria" w:cs="Cambria"/>
          <w:b/>
          <w:bCs/>
          <w:sz w:val="24"/>
          <w:szCs w:val="24"/>
        </w:rPr>
        <w:t>Directions:</w:t>
      </w:r>
    </w:p>
    <w:p w14:paraId="792E5EDD" w14:textId="77777777" w:rsidR="00A971B5" w:rsidRPr="00801C77" w:rsidRDefault="00F75C53">
      <w:pPr>
        <w:pStyle w:val="ListParagraph"/>
        <w:numPr>
          <w:ilvl w:val="0"/>
          <w:numId w:val="70"/>
        </w:numPr>
        <w:spacing w:before="280" w:after="120" w:line="240" w:lineRule="auto"/>
        <w:ind w:left="-142"/>
        <w:rPr>
          <w:rFonts w:ascii="Cambria" w:eastAsia="Cambria" w:hAnsi="Cambria" w:cs="Cambria"/>
          <w:sz w:val="24"/>
          <w:szCs w:val="24"/>
        </w:rPr>
      </w:pPr>
      <w:r w:rsidRPr="00801C77">
        <w:rPr>
          <w:rFonts w:ascii="Cambria" w:eastAsia="Cambria" w:hAnsi="Cambria" w:cs="Cambria"/>
          <w:sz w:val="24"/>
          <w:szCs w:val="24"/>
        </w:rPr>
        <w:t>Bring the milk to a low simmer, but don’t let it boil.</w:t>
      </w:r>
    </w:p>
    <w:p w14:paraId="02FA3E92" w14:textId="77777777" w:rsidR="00A971B5" w:rsidRPr="00801C77" w:rsidRDefault="00F75C53">
      <w:pPr>
        <w:pStyle w:val="ListParagraph"/>
        <w:numPr>
          <w:ilvl w:val="0"/>
          <w:numId w:val="70"/>
        </w:numPr>
        <w:spacing w:after="120" w:line="240" w:lineRule="auto"/>
        <w:ind w:left="-142"/>
        <w:rPr>
          <w:rFonts w:ascii="Cambria" w:eastAsia="Cambria" w:hAnsi="Cambria" w:cs="Cambria"/>
          <w:sz w:val="24"/>
          <w:szCs w:val="24"/>
        </w:rPr>
      </w:pPr>
      <w:r w:rsidRPr="00801C77">
        <w:rPr>
          <w:rFonts w:ascii="Cambria" w:eastAsia="Cambria" w:hAnsi="Cambria" w:cs="Cambria"/>
          <w:sz w:val="24"/>
          <w:szCs w:val="24"/>
        </w:rPr>
        <w:t>Once the milk is hot, whisk in the, ginger, and nutmeg. Gently simmer for 5 minutes.</w:t>
      </w:r>
    </w:p>
    <w:p w14:paraId="553F2B4C" w14:textId="77777777" w:rsidR="00A971B5" w:rsidRPr="00801C77" w:rsidRDefault="00F75C53">
      <w:pPr>
        <w:pStyle w:val="ListParagraph"/>
        <w:numPr>
          <w:ilvl w:val="0"/>
          <w:numId w:val="70"/>
        </w:numPr>
        <w:spacing w:line="240" w:lineRule="auto"/>
        <w:ind w:left="-142"/>
        <w:rPr>
          <w:rFonts w:ascii="Cambria" w:eastAsia="Cambria" w:hAnsi="Cambria" w:cs="Cambria"/>
          <w:sz w:val="24"/>
          <w:szCs w:val="24"/>
        </w:rPr>
      </w:pPr>
      <w:r w:rsidRPr="00801C77">
        <w:rPr>
          <w:rFonts w:ascii="Cambria" w:eastAsia="Cambria" w:hAnsi="Cambria" w:cs="Cambria"/>
          <w:sz w:val="24"/>
          <w:szCs w:val="24"/>
        </w:rPr>
        <w:t>Stir and pour the moon milk into a cup. Sweeten with honey or jaggery, if desired</w:t>
      </w:r>
      <w:bookmarkEnd w:id="308"/>
      <w:bookmarkEnd w:id="310"/>
    </w:p>
    <w:bookmarkEnd w:id="311"/>
    <w:p w14:paraId="736CEEA8" w14:textId="77777777" w:rsidR="00A971B5" w:rsidRDefault="00A971B5">
      <w:pPr>
        <w:pBdr>
          <w:bottom w:val="single" w:sz="4" w:space="1" w:color="000000"/>
        </w:pBdr>
        <w:ind w:left="-426"/>
        <w:rPr>
          <w:rFonts w:ascii="Cambria" w:eastAsia="Cambria" w:hAnsi="Cambria" w:cs="Cambria"/>
          <w:sz w:val="24"/>
          <w:szCs w:val="24"/>
        </w:rPr>
      </w:pPr>
    </w:p>
    <w:p w14:paraId="350C9107" w14:textId="77777777" w:rsidR="00A971B5" w:rsidRDefault="00A971B5">
      <w:pPr>
        <w:tabs>
          <w:tab w:val="left" w:pos="2160"/>
        </w:tabs>
        <w:ind w:left="-426"/>
        <w:rPr>
          <w:rFonts w:ascii="Cambria" w:eastAsia="Cambria" w:hAnsi="Cambria" w:cs="Cambria"/>
          <w:sz w:val="24"/>
          <w:szCs w:val="24"/>
        </w:rPr>
      </w:pPr>
    </w:p>
    <w:p w14:paraId="3E2485E5" w14:textId="77777777" w:rsidR="00A971B5" w:rsidRDefault="00A971B5">
      <w:pPr>
        <w:tabs>
          <w:tab w:val="left" w:pos="2160"/>
        </w:tabs>
        <w:ind w:left="-426"/>
        <w:rPr>
          <w:rFonts w:ascii="Cambria" w:eastAsia="Cambria" w:hAnsi="Cambria" w:cs="Cambria"/>
          <w:sz w:val="24"/>
          <w:szCs w:val="24"/>
        </w:rPr>
      </w:pPr>
    </w:p>
    <w:p w14:paraId="1A317F8E" w14:textId="77777777" w:rsidR="00A971B5" w:rsidRDefault="00A971B5">
      <w:pPr>
        <w:pBdr>
          <w:top w:val="nil"/>
          <w:left w:val="nil"/>
          <w:bottom w:val="nil"/>
          <w:right w:val="nil"/>
          <w:between w:val="nil"/>
        </w:pBdr>
        <w:tabs>
          <w:tab w:val="left" w:pos="2160"/>
        </w:tabs>
        <w:spacing w:after="0"/>
        <w:ind w:left="-426"/>
        <w:rPr>
          <w:rFonts w:ascii="Cambria" w:eastAsia="Cambria" w:hAnsi="Cambria" w:cs="Cambria"/>
          <w:color w:val="000000"/>
          <w:sz w:val="24"/>
          <w:szCs w:val="24"/>
        </w:rPr>
      </w:pPr>
    </w:p>
    <w:p w14:paraId="77F72A7F" w14:textId="77777777" w:rsidR="00A971B5" w:rsidRDefault="00F75C53">
      <w:pPr>
        <w:numPr>
          <w:ilvl w:val="0"/>
          <w:numId w:val="14"/>
        </w:numPr>
        <w:pBdr>
          <w:top w:val="nil"/>
          <w:left w:val="nil"/>
          <w:bottom w:val="nil"/>
          <w:right w:val="nil"/>
          <w:between w:val="nil"/>
        </w:pBdr>
        <w:tabs>
          <w:tab w:val="left" w:pos="2160"/>
        </w:tabs>
        <w:ind w:left="-426" w:hanging="359"/>
        <w:rPr>
          <w:rFonts w:ascii="Cambria" w:eastAsia="Cambria" w:hAnsi="Cambria" w:cs="Cambria"/>
          <w:color w:val="000000"/>
          <w:sz w:val="24"/>
          <w:szCs w:val="24"/>
        </w:rPr>
      </w:pPr>
      <w:r>
        <w:rPr>
          <w:rFonts w:ascii="Cambria" w:eastAsia="Cambria" w:hAnsi="Cambria" w:cs="Cambria"/>
          <w:color w:val="000000"/>
          <w:sz w:val="24"/>
          <w:szCs w:val="24"/>
        </w:rPr>
        <w:t>Carrot Tomato Soup with pepper powder &amp; Garlic</w:t>
      </w:r>
    </w:p>
    <w:p w14:paraId="60264804"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INGREDIENTS</w:t>
      </w:r>
    </w:p>
    <w:p w14:paraId="37A5A14A" w14:textId="77777777" w:rsidR="00A971B5" w:rsidRDefault="00A971B5">
      <w:pPr>
        <w:widowControl w:val="0"/>
        <w:pBdr>
          <w:top w:val="nil"/>
          <w:left w:val="nil"/>
          <w:bottom w:val="nil"/>
          <w:right w:val="nil"/>
          <w:between w:val="nil"/>
        </w:pBdr>
        <w:spacing w:after="0" w:line="240" w:lineRule="auto"/>
        <w:ind w:left="-426"/>
        <w:rPr>
          <w:rFonts w:ascii="Cambria" w:eastAsia="Cambria" w:hAnsi="Cambria" w:cs="Cambria"/>
          <w:color w:val="000000"/>
          <w:sz w:val="24"/>
          <w:szCs w:val="24"/>
        </w:rPr>
      </w:pPr>
    </w:p>
    <w:p w14:paraId="68295392" w14:textId="77777777" w:rsidR="00A971B5" w:rsidRDefault="00F75C53">
      <w:pPr>
        <w:widowControl w:val="0"/>
        <w:numPr>
          <w:ilvl w:val="0"/>
          <w:numId w:val="36"/>
        </w:numPr>
        <w:pBdr>
          <w:top w:val="nil"/>
          <w:left w:val="nil"/>
          <w:bottom w:val="nil"/>
          <w:right w:val="nil"/>
          <w:between w:val="nil"/>
        </w:pBdr>
        <w:tabs>
          <w:tab w:val="left" w:pos="491"/>
          <w:tab w:val="left" w:pos="492"/>
        </w:tabs>
        <w:spacing w:before="146" w:after="0" w:line="240" w:lineRule="auto"/>
        <w:ind w:left="-426" w:hanging="359"/>
        <w:rPr>
          <w:color w:val="000000"/>
          <w:sz w:val="24"/>
          <w:szCs w:val="24"/>
        </w:rPr>
      </w:pPr>
      <w:r>
        <w:rPr>
          <w:rFonts w:ascii="Cambria" w:eastAsia="Cambria" w:hAnsi="Cambria" w:cs="Cambria"/>
          <w:color w:val="000000"/>
          <w:sz w:val="24"/>
          <w:szCs w:val="24"/>
        </w:rPr>
        <w:t>Carrots, roughly chopped 1 small</w:t>
      </w:r>
    </w:p>
    <w:p w14:paraId="1477F104" w14:textId="77777777" w:rsidR="00A971B5" w:rsidRDefault="00F75C53">
      <w:pPr>
        <w:widowControl w:val="0"/>
        <w:numPr>
          <w:ilvl w:val="0"/>
          <w:numId w:val="36"/>
        </w:numPr>
        <w:pBdr>
          <w:top w:val="nil"/>
          <w:left w:val="nil"/>
          <w:bottom w:val="nil"/>
          <w:right w:val="nil"/>
          <w:between w:val="nil"/>
        </w:pBdr>
        <w:tabs>
          <w:tab w:val="left" w:pos="491"/>
          <w:tab w:val="left" w:pos="492"/>
        </w:tabs>
        <w:spacing w:before="156" w:after="0" w:line="240" w:lineRule="auto"/>
        <w:ind w:left="-426" w:hanging="359"/>
        <w:rPr>
          <w:color w:val="000000"/>
          <w:sz w:val="24"/>
          <w:szCs w:val="24"/>
        </w:rPr>
      </w:pPr>
      <w:r>
        <w:rPr>
          <w:rFonts w:ascii="Cambria" w:eastAsia="Cambria" w:hAnsi="Cambria" w:cs="Cambria"/>
          <w:color w:val="000000"/>
          <w:sz w:val="24"/>
          <w:szCs w:val="24"/>
        </w:rPr>
        <w:lastRenderedPageBreak/>
        <w:t>Fresh coriander leaves - 2 tsp</w:t>
      </w:r>
    </w:p>
    <w:p w14:paraId="5865EC49" w14:textId="77777777" w:rsidR="00A971B5" w:rsidRDefault="00F75C53">
      <w:pPr>
        <w:widowControl w:val="0"/>
        <w:numPr>
          <w:ilvl w:val="0"/>
          <w:numId w:val="36"/>
        </w:numPr>
        <w:pBdr>
          <w:top w:val="nil"/>
          <w:left w:val="nil"/>
          <w:bottom w:val="nil"/>
          <w:right w:val="nil"/>
          <w:between w:val="nil"/>
        </w:pBdr>
        <w:tabs>
          <w:tab w:val="left" w:pos="491"/>
          <w:tab w:val="left" w:pos="492"/>
        </w:tabs>
        <w:spacing w:before="156" w:after="0" w:line="240" w:lineRule="auto"/>
        <w:ind w:left="-426" w:hanging="359"/>
        <w:rPr>
          <w:color w:val="000000"/>
          <w:sz w:val="24"/>
          <w:szCs w:val="24"/>
        </w:rPr>
      </w:pPr>
      <w:r>
        <w:rPr>
          <w:rFonts w:ascii="Cambria" w:eastAsia="Cambria" w:hAnsi="Cambria" w:cs="Cambria"/>
          <w:color w:val="000000"/>
          <w:sz w:val="24"/>
          <w:szCs w:val="24"/>
        </w:rPr>
        <w:t>Bay leaves - 2g</w:t>
      </w:r>
    </w:p>
    <w:p w14:paraId="59269172" w14:textId="77777777" w:rsidR="00A971B5" w:rsidRDefault="00F75C53">
      <w:pPr>
        <w:widowControl w:val="0"/>
        <w:numPr>
          <w:ilvl w:val="0"/>
          <w:numId w:val="36"/>
        </w:numPr>
        <w:pBdr>
          <w:top w:val="nil"/>
          <w:left w:val="nil"/>
          <w:bottom w:val="nil"/>
          <w:right w:val="nil"/>
          <w:between w:val="nil"/>
        </w:pBdr>
        <w:tabs>
          <w:tab w:val="left" w:pos="491"/>
          <w:tab w:val="left" w:pos="492"/>
        </w:tabs>
        <w:spacing w:before="158" w:after="0" w:line="240" w:lineRule="auto"/>
        <w:ind w:left="-426" w:hanging="359"/>
        <w:rPr>
          <w:color w:val="000000"/>
          <w:sz w:val="24"/>
          <w:szCs w:val="24"/>
        </w:rPr>
      </w:pPr>
      <w:r>
        <w:rPr>
          <w:rFonts w:ascii="Cambria" w:eastAsia="Cambria" w:hAnsi="Cambria" w:cs="Cambria"/>
          <w:color w:val="000000"/>
          <w:sz w:val="24"/>
          <w:szCs w:val="24"/>
        </w:rPr>
        <w:t>Black peppercorns - 1/4th tsp</w:t>
      </w:r>
    </w:p>
    <w:p w14:paraId="37A6B5F4" w14:textId="77777777" w:rsidR="00A971B5" w:rsidRDefault="00F75C53">
      <w:pPr>
        <w:widowControl w:val="0"/>
        <w:numPr>
          <w:ilvl w:val="0"/>
          <w:numId w:val="36"/>
        </w:numPr>
        <w:pBdr>
          <w:top w:val="nil"/>
          <w:left w:val="nil"/>
          <w:bottom w:val="nil"/>
          <w:right w:val="nil"/>
          <w:between w:val="nil"/>
        </w:pBdr>
        <w:tabs>
          <w:tab w:val="left" w:pos="491"/>
          <w:tab w:val="left" w:pos="492"/>
        </w:tabs>
        <w:spacing w:before="156" w:after="0" w:line="240" w:lineRule="auto"/>
        <w:ind w:left="-426" w:hanging="359"/>
        <w:rPr>
          <w:color w:val="000000"/>
          <w:sz w:val="24"/>
          <w:szCs w:val="24"/>
        </w:rPr>
      </w:pPr>
      <w:r>
        <w:rPr>
          <w:rFonts w:ascii="Cambria" w:eastAsia="Cambria" w:hAnsi="Cambria" w:cs="Cambria"/>
          <w:color w:val="000000"/>
          <w:sz w:val="24"/>
          <w:szCs w:val="24"/>
        </w:rPr>
        <w:t>Onion (chopped) - 10g</w:t>
      </w:r>
    </w:p>
    <w:p w14:paraId="119F2EEE" w14:textId="77777777" w:rsidR="00A971B5" w:rsidRDefault="00F75C53">
      <w:pPr>
        <w:widowControl w:val="0"/>
        <w:numPr>
          <w:ilvl w:val="0"/>
          <w:numId w:val="36"/>
        </w:numPr>
        <w:pBdr>
          <w:top w:val="nil"/>
          <w:left w:val="nil"/>
          <w:bottom w:val="nil"/>
          <w:right w:val="nil"/>
          <w:between w:val="nil"/>
        </w:pBdr>
        <w:tabs>
          <w:tab w:val="left" w:pos="491"/>
          <w:tab w:val="left" w:pos="492"/>
        </w:tabs>
        <w:spacing w:before="159" w:after="0" w:line="240" w:lineRule="auto"/>
        <w:ind w:left="-426" w:hanging="359"/>
        <w:rPr>
          <w:color w:val="000000"/>
          <w:sz w:val="24"/>
          <w:szCs w:val="24"/>
        </w:rPr>
      </w:pPr>
      <w:r>
        <w:rPr>
          <w:rFonts w:ascii="Cambria" w:eastAsia="Cambria" w:hAnsi="Cambria" w:cs="Cambria"/>
          <w:color w:val="000000"/>
          <w:sz w:val="24"/>
          <w:szCs w:val="24"/>
        </w:rPr>
        <w:t>Tomato 1 small</w:t>
      </w:r>
    </w:p>
    <w:p w14:paraId="22D81969" w14:textId="77777777" w:rsidR="00A971B5" w:rsidRDefault="00F75C53">
      <w:pPr>
        <w:widowControl w:val="0"/>
        <w:numPr>
          <w:ilvl w:val="0"/>
          <w:numId w:val="36"/>
        </w:numPr>
        <w:pBdr>
          <w:top w:val="nil"/>
          <w:left w:val="nil"/>
          <w:bottom w:val="nil"/>
          <w:right w:val="nil"/>
          <w:between w:val="nil"/>
        </w:pBdr>
        <w:tabs>
          <w:tab w:val="left" w:pos="491"/>
          <w:tab w:val="left" w:pos="492"/>
        </w:tabs>
        <w:spacing w:before="156" w:after="0" w:line="240" w:lineRule="auto"/>
        <w:ind w:left="-426" w:hanging="359"/>
        <w:rPr>
          <w:color w:val="000000"/>
          <w:sz w:val="24"/>
          <w:szCs w:val="24"/>
        </w:rPr>
      </w:pPr>
      <w:r>
        <w:rPr>
          <w:rFonts w:ascii="Cambria" w:eastAsia="Cambria" w:hAnsi="Cambria" w:cs="Cambria"/>
          <w:color w:val="000000"/>
          <w:sz w:val="24"/>
          <w:szCs w:val="24"/>
        </w:rPr>
        <w:t>Garlic, chopped - 10g</w:t>
      </w:r>
    </w:p>
    <w:p w14:paraId="5753866B" w14:textId="77777777" w:rsidR="00A971B5" w:rsidRDefault="00F75C53">
      <w:pPr>
        <w:widowControl w:val="0"/>
        <w:numPr>
          <w:ilvl w:val="0"/>
          <w:numId w:val="36"/>
        </w:numPr>
        <w:pBdr>
          <w:top w:val="nil"/>
          <w:left w:val="nil"/>
          <w:bottom w:val="nil"/>
          <w:right w:val="nil"/>
          <w:between w:val="nil"/>
        </w:pBdr>
        <w:tabs>
          <w:tab w:val="left" w:pos="547"/>
          <w:tab w:val="left" w:pos="548"/>
        </w:tabs>
        <w:spacing w:after="0" w:line="240" w:lineRule="auto"/>
        <w:ind w:left="-426" w:hanging="359"/>
        <w:rPr>
          <w:color w:val="000000"/>
          <w:sz w:val="24"/>
          <w:szCs w:val="24"/>
        </w:rPr>
      </w:pPr>
      <w:r>
        <w:rPr>
          <w:rFonts w:ascii="Cambria" w:eastAsia="Cambria" w:hAnsi="Cambria" w:cs="Cambria"/>
          <w:color w:val="000000"/>
          <w:sz w:val="24"/>
          <w:szCs w:val="24"/>
        </w:rPr>
        <w:t>Oil - 1/2 tsp</w:t>
      </w:r>
    </w:p>
    <w:p w14:paraId="3A589655" w14:textId="77777777" w:rsidR="00A971B5" w:rsidRDefault="00F75C53">
      <w:pPr>
        <w:widowControl w:val="0"/>
        <w:numPr>
          <w:ilvl w:val="0"/>
          <w:numId w:val="36"/>
        </w:numPr>
        <w:pBdr>
          <w:top w:val="nil"/>
          <w:left w:val="nil"/>
          <w:bottom w:val="nil"/>
          <w:right w:val="nil"/>
          <w:between w:val="nil"/>
        </w:pBdr>
        <w:tabs>
          <w:tab w:val="left" w:pos="491"/>
          <w:tab w:val="left" w:pos="492"/>
        </w:tabs>
        <w:spacing w:before="156" w:after="0" w:line="240" w:lineRule="auto"/>
        <w:ind w:left="-426" w:hanging="359"/>
        <w:rPr>
          <w:color w:val="000000"/>
          <w:sz w:val="24"/>
          <w:szCs w:val="24"/>
        </w:rPr>
      </w:pPr>
      <w:r>
        <w:rPr>
          <w:rFonts w:ascii="Cambria" w:eastAsia="Cambria" w:hAnsi="Cambria" w:cs="Cambria"/>
          <w:color w:val="000000"/>
          <w:sz w:val="24"/>
          <w:szCs w:val="24"/>
        </w:rPr>
        <w:t>White pepper powder - 1/4th tsp</w:t>
      </w:r>
    </w:p>
    <w:p w14:paraId="738BFE16" w14:textId="77777777" w:rsidR="00A971B5" w:rsidRDefault="00F75C53">
      <w:pPr>
        <w:widowControl w:val="0"/>
        <w:numPr>
          <w:ilvl w:val="0"/>
          <w:numId w:val="36"/>
        </w:numPr>
        <w:pBdr>
          <w:top w:val="nil"/>
          <w:left w:val="nil"/>
          <w:bottom w:val="nil"/>
          <w:right w:val="nil"/>
          <w:between w:val="nil"/>
        </w:pBdr>
        <w:tabs>
          <w:tab w:val="left" w:pos="491"/>
          <w:tab w:val="left" w:pos="492"/>
        </w:tabs>
        <w:spacing w:before="158" w:after="0" w:line="240" w:lineRule="auto"/>
        <w:ind w:left="-426" w:hanging="359"/>
        <w:rPr>
          <w:color w:val="000000"/>
          <w:sz w:val="24"/>
          <w:szCs w:val="24"/>
        </w:rPr>
      </w:pPr>
      <w:r>
        <w:rPr>
          <w:rFonts w:ascii="Cambria" w:eastAsia="Cambria" w:hAnsi="Cambria" w:cs="Cambria"/>
          <w:color w:val="000000"/>
          <w:sz w:val="24"/>
          <w:szCs w:val="24"/>
        </w:rPr>
        <w:t>Salt - to taste</w:t>
      </w:r>
    </w:p>
    <w:p w14:paraId="5C9F8F92" w14:textId="77777777" w:rsidR="00A971B5" w:rsidRDefault="00F75C53">
      <w:pPr>
        <w:widowControl w:val="0"/>
        <w:numPr>
          <w:ilvl w:val="0"/>
          <w:numId w:val="36"/>
        </w:numPr>
        <w:pBdr>
          <w:top w:val="nil"/>
          <w:left w:val="nil"/>
          <w:bottom w:val="nil"/>
          <w:right w:val="nil"/>
          <w:between w:val="nil"/>
        </w:pBdr>
        <w:tabs>
          <w:tab w:val="left" w:pos="491"/>
          <w:tab w:val="left" w:pos="492"/>
        </w:tabs>
        <w:spacing w:before="156" w:after="0" w:line="240" w:lineRule="auto"/>
        <w:ind w:left="-426" w:hanging="359"/>
        <w:rPr>
          <w:color w:val="000000"/>
          <w:sz w:val="24"/>
          <w:szCs w:val="24"/>
        </w:rPr>
      </w:pPr>
      <w:r>
        <w:rPr>
          <w:rFonts w:ascii="Cambria" w:eastAsia="Cambria" w:hAnsi="Cambria" w:cs="Cambria"/>
          <w:color w:val="000000"/>
          <w:sz w:val="24"/>
          <w:szCs w:val="24"/>
        </w:rPr>
        <w:t>Water - as required</w:t>
      </w:r>
    </w:p>
    <w:p w14:paraId="7053BE5C" w14:textId="77777777" w:rsidR="00A971B5" w:rsidRDefault="00F75C53">
      <w:pPr>
        <w:pStyle w:val="Heading1"/>
        <w:ind w:left="-426"/>
        <w:rPr>
          <w:rFonts w:ascii="Cambria" w:eastAsia="Cambria" w:hAnsi="Cambria" w:cs="Cambria"/>
          <w:b w:val="0"/>
          <w:sz w:val="24"/>
          <w:szCs w:val="24"/>
        </w:rPr>
      </w:pPr>
      <w:r>
        <w:rPr>
          <w:rFonts w:ascii="Cambria" w:eastAsia="Cambria" w:hAnsi="Cambria" w:cs="Cambria"/>
          <w:b w:val="0"/>
          <w:sz w:val="24"/>
          <w:szCs w:val="24"/>
        </w:rPr>
        <w:t>DIRECTIONS</w:t>
      </w:r>
    </w:p>
    <w:p w14:paraId="57BAC5F5" w14:textId="77777777" w:rsidR="00A971B5" w:rsidRDefault="00F75C53">
      <w:pPr>
        <w:widowControl w:val="0"/>
        <w:pBdr>
          <w:top w:val="nil"/>
          <w:left w:val="nil"/>
          <w:bottom w:val="nil"/>
          <w:right w:val="nil"/>
          <w:between w:val="nil"/>
        </w:pBdr>
        <w:spacing w:after="0" w:line="240" w:lineRule="auto"/>
        <w:ind w:left="-426" w:right="537"/>
        <w:rPr>
          <w:rFonts w:ascii="Cambria" w:eastAsia="Cambria" w:hAnsi="Cambria" w:cs="Cambria"/>
          <w:color w:val="000000"/>
          <w:sz w:val="24"/>
          <w:szCs w:val="24"/>
        </w:rPr>
      </w:pPr>
      <w:r>
        <w:rPr>
          <w:rFonts w:ascii="Cambria" w:eastAsia="Cambria" w:hAnsi="Cambria" w:cs="Cambria"/>
          <w:color w:val="000000"/>
          <w:sz w:val="24"/>
          <w:szCs w:val="24"/>
          <w:highlight w:val="darkGray"/>
        </w:rPr>
        <w:t>Step 1</w:t>
      </w:r>
      <w:r>
        <w:rPr>
          <w:rFonts w:ascii="Cambria" w:eastAsia="Cambria" w:hAnsi="Cambria" w:cs="Cambria"/>
          <w:color w:val="000000"/>
          <w:sz w:val="24"/>
          <w:szCs w:val="24"/>
        </w:rPr>
        <w:t xml:space="preserve">Chop fresh coriander leaves finely and reserve the stems. Heat olive oil in a pan, </w:t>
      </w:r>
      <w:proofErr w:type="gramStart"/>
      <w:r>
        <w:rPr>
          <w:rFonts w:ascii="Cambria" w:eastAsia="Cambria" w:hAnsi="Cambria" w:cs="Cambria"/>
          <w:color w:val="000000"/>
          <w:sz w:val="24"/>
          <w:szCs w:val="24"/>
        </w:rPr>
        <w:t>Add bay</w:t>
      </w:r>
      <w:proofErr w:type="gramEnd"/>
      <w:r>
        <w:rPr>
          <w:rFonts w:ascii="Cambria" w:eastAsia="Cambria" w:hAnsi="Cambria" w:cs="Cambria"/>
          <w:color w:val="000000"/>
          <w:sz w:val="24"/>
          <w:szCs w:val="24"/>
        </w:rPr>
        <w:t xml:space="preserve"> leaves, peppercorns, onion, tomato, garlic and </w:t>
      </w:r>
      <w:proofErr w:type="spellStart"/>
      <w:r>
        <w:rPr>
          <w:rFonts w:ascii="Cambria" w:eastAsia="Cambria" w:hAnsi="Cambria" w:cs="Cambria"/>
          <w:color w:val="000000"/>
          <w:sz w:val="24"/>
          <w:szCs w:val="24"/>
        </w:rPr>
        <w:t>saute</w:t>
      </w:r>
      <w:proofErr w:type="spellEnd"/>
      <w:r>
        <w:rPr>
          <w:rFonts w:ascii="Cambria" w:eastAsia="Cambria" w:hAnsi="Cambria" w:cs="Cambria"/>
          <w:color w:val="000000"/>
          <w:sz w:val="24"/>
          <w:szCs w:val="24"/>
        </w:rPr>
        <w:t xml:space="preserve"> for two minutes. </w:t>
      </w:r>
      <w:r>
        <w:rPr>
          <w:rFonts w:ascii="Cambria" w:eastAsia="Cambria" w:hAnsi="Cambria" w:cs="Cambria"/>
          <w:color w:val="000000"/>
          <w:sz w:val="24"/>
          <w:szCs w:val="24"/>
          <w:highlight w:val="darkGray"/>
        </w:rPr>
        <w:t>Step 2</w:t>
      </w:r>
      <w:r>
        <w:rPr>
          <w:rFonts w:ascii="Cambria" w:eastAsia="Cambria" w:hAnsi="Cambria" w:cs="Cambria"/>
          <w:color w:val="000000"/>
          <w:sz w:val="24"/>
          <w:szCs w:val="24"/>
        </w:rPr>
        <w:t xml:space="preserve">Add carrots, coriander stems and three cups of water and bring to a boil. When the carrots are completely cooked, blend to a fine puree. </w:t>
      </w:r>
      <w:r>
        <w:rPr>
          <w:rFonts w:ascii="Cambria" w:eastAsia="Cambria" w:hAnsi="Cambria" w:cs="Cambria"/>
          <w:color w:val="000000"/>
          <w:sz w:val="24"/>
          <w:szCs w:val="24"/>
          <w:highlight w:val="darkGray"/>
        </w:rPr>
        <w:t>Step 3</w:t>
      </w:r>
      <w:r>
        <w:rPr>
          <w:rFonts w:ascii="Cambria" w:eastAsia="Cambria" w:hAnsi="Cambria" w:cs="Cambria"/>
          <w:color w:val="000000"/>
          <w:sz w:val="24"/>
          <w:szCs w:val="24"/>
        </w:rPr>
        <w:t xml:space="preserve">Take the puree in a pan and bring it to a boil. </w:t>
      </w:r>
      <w:r>
        <w:rPr>
          <w:rFonts w:ascii="Cambria" w:eastAsia="Cambria" w:hAnsi="Cambria" w:cs="Cambria"/>
          <w:color w:val="000000"/>
          <w:sz w:val="24"/>
          <w:szCs w:val="24"/>
          <w:highlight w:val="darkGray"/>
        </w:rPr>
        <w:t>Step 4</w:t>
      </w:r>
      <w:r>
        <w:rPr>
          <w:rFonts w:ascii="Cambria" w:eastAsia="Cambria" w:hAnsi="Cambria" w:cs="Cambria"/>
          <w:color w:val="000000"/>
          <w:sz w:val="24"/>
          <w:szCs w:val="24"/>
        </w:rPr>
        <w:t>Add white pepper powder dissolved in a little water. Add salt and finely chopped fresh coriander</w:t>
      </w:r>
    </w:p>
    <w:p w14:paraId="33492FA1" w14:textId="77777777" w:rsidR="00A971B5" w:rsidRDefault="00A971B5">
      <w:pPr>
        <w:pBdr>
          <w:bottom w:val="single" w:sz="4" w:space="1" w:color="000000"/>
        </w:pBdr>
        <w:ind w:left="-426"/>
        <w:rPr>
          <w:rFonts w:ascii="Cambria" w:eastAsia="Cambria" w:hAnsi="Cambria" w:cs="Cambria"/>
          <w:sz w:val="24"/>
          <w:szCs w:val="24"/>
        </w:rPr>
      </w:pPr>
    </w:p>
    <w:p w14:paraId="19B51559" w14:textId="77777777" w:rsidR="00A971B5" w:rsidRDefault="00F75C53">
      <w:pPr>
        <w:numPr>
          <w:ilvl w:val="0"/>
          <w:numId w:val="14"/>
        </w:numPr>
        <w:pBdr>
          <w:top w:val="nil"/>
          <w:left w:val="nil"/>
          <w:bottom w:val="nil"/>
          <w:right w:val="nil"/>
          <w:between w:val="nil"/>
        </w:pBdr>
        <w:tabs>
          <w:tab w:val="left" w:pos="1935"/>
        </w:tabs>
        <w:ind w:left="-426" w:hanging="359"/>
        <w:rPr>
          <w:rFonts w:ascii="Cambria" w:eastAsia="Cambria" w:hAnsi="Cambria" w:cs="Cambria"/>
          <w:color w:val="000000"/>
          <w:sz w:val="24"/>
          <w:szCs w:val="24"/>
        </w:rPr>
      </w:pPr>
      <w:r>
        <w:rPr>
          <w:rFonts w:ascii="Cambria" w:eastAsia="Cambria" w:hAnsi="Cambria" w:cs="Cambria"/>
          <w:color w:val="000000"/>
          <w:sz w:val="24"/>
          <w:szCs w:val="24"/>
        </w:rPr>
        <w:t>Dudhi Palak garlic soup:</w:t>
      </w:r>
    </w:p>
    <w:p w14:paraId="5300B359" w14:textId="77777777" w:rsidR="00A971B5" w:rsidRDefault="00F75C53">
      <w:pPr>
        <w:pStyle w:val="Heading1"/>
        <w:tabs>
          <w:tab w:val="left" w:pos="10487"/>
        </w:tabs>
        <w:spacing w:before="280" w:after="280" w:line="436" w:lineRule="auto"/>
        <w:ind w:left="-426" w:right="210"/>
        <w:rPr>
          <w:rFonts w:ascii="Cambria" w:eastAsia="Cambria" w:hAnsi="Cambria" w:cs="Cambria"/>
          <w:b w:val="0"/>
          <w:sz w:val="24"/>
          <w:szCs w:val="24"/>
        </w:rPr>
      </w:pPr>
      <w:r>
        <w:rPr>
          <w:rFonts w:ascii="Cambria" w:eastAsia="Cambria" w:hAnsi="Cambria" w:cs="Cambria"/>
          <w:b w:val="0"/>
          <w:sz w:val="24"/>
          <w:szCs w:val="24"/>
        </w:rPr>
        <w:t>INGREDIENTS</w:t>
      </w:r>
    </w:p>
    <w:p w14:paraId="5CED4A20" w14:textId="77777777" w:rsidR="00A971B5" w:rsidRDefault="00F75C53">
      <w:pPr>
        <w:widowControl w:val="0"/>
        <w:numPr>
          <w:ilvl w:val="0"/>
          <w:numId w:val="34"/>
        </w:numPr>
        <w:pBdr>
          <w:top w:val="nil"/>
          <w:left w:val="nil"/>
          <w:bottom w:val="nil"/>
          <w:right w:val="nil"/>
          <w:between w:val="nil"/>
        </w:pBdr>
        <w:tabs>
          <w:tab w:val="left" w:pos="491"/>
          <w:tab w:val="left" w:pos="492"/>
        </w:tabs>
        <w:spacing w:before="196" w:after="0" w:line="240" w:lineRule="auto"/>
        <w:ind w:left="-426" w:hanging="359"/>
        <w:rPr>
          <w:rFonts w:ascii="Cambria" w:eastAsia="Cambria" w:hAnsi="Cambria" w:cs="Cambria"/>
          <w:color w:val="000000"/>
          <w:sz w:val="24"/>
          <w:szCs w:val="24"/>
        </w:rPr>
      </w:pPr>
      <w:r>
        <w:rPr>
          <w:rFonts w:ascii="Cambria" w:eastAsia="Cambria" w:hAnsi="Cambria" w:cs="Cambria"/>
          <w:color w:val="000000"/>
          <w:sz w:val="24"/>
          <w:szCs w:val="24"/>
        </w:rPr>
        <w:t>Bottle gourd (</w:t>
      </w:r>
      <w:proofErr w:type="spellStart"/>
      <w:r>
        <w:rPr>
          <w:rFonts w:ascii="Cambria" w:eastAsia="Cambria" w:hAnsi="Cambria" w:cs="Cambria"/>
          <w:color w:val="000000"/>
          <w:sz w:val="24"/>
          <w:szCs w:val="24"/>
        </w:rPr>
        <w:t>doodhi</w:t>
      </w:r>
      <w:proofErr w:type="spellEnd"/>
      <w:r>
        <w:rPr>
          <w:rFonts w:ascii="Cambria" w:eastAsia="Cambria" w:hAnsi="Cambria" w:cs="Cambria"/>
          <w:color w:val="000000"/>
          <w:sz w:val="24"/>
          <w:szCs w:val="24"/>
        </w:rPr>
        <w:t xml:space="preserve"> / </w:t>
      </w:r>
      <w:proofErr w:type="spellStart"/>
      <w:r>
        <w:rPr>
          <w:rFonts w:ascii="Cambria" w:eastAsia="Cambria" w:hAnsi="Cambria" w:cs="Cambria"/>
          <w:color w:val="000000"/>
          <w:sz w:val="24"/>
          <w:szCs w:val="24"/>
        </w:rPr>
        <w:t>lauki</w:t>
      </w:r>
      <w:proofErr w:type="spellEnd"/>
      <w:r>
        <w:rPr>
          <w:rFonts w:ascii="Cambria" w:eastAsia="Cambria" w:hAnsi="Cambria" w:cs="Cambria"/>
          <w:color w:val="000000"/>
          <w:sz w:val="24"/>
          <w:szCs w:val="24"/>
        </w:rPr>
        <w:t>) 50g</w:t>
      </w:r>
    </w:p>
    <w:p w14:paraId="1641A3F1" w14:textId="77777777" w:rsidR="00A971B5" w:rsidRDefault="00F75C53">
      <w:pPr>
        <w:widowControl w:val="0"/>
        <w:numPr>
          <w:ilvl w:val="0"/>
          <w:numId w:val="34"/>
        </w:numPr>
        <w:pBdr>
          <w:top w:val="nil"/>
          <w:left w:val="nil"/>
          <w:bottom w:val="nil"/>
          <w:right w:val="nil"/>
          <w:between w:val="nil"/>
        </w:pBdr>
        <w:tabs>
          <w:tab w:val="left" w:pos="491"/>
          <w:tab w:val="left" w:pos="492"/>
        </w:tabs>
        <w:spacing w:before="158" w:after="0" w:line="240" w:lineRule="auto"/>
        <w:ind w:left="-426" w:hanging="359"/>
        <w:rPr>
          <w:rFonts w:ascii="Cambria" w:eastAsia="Cambria" w:hAnsi="Cambria" w:cs="Cambria"/>
          <w:color w:val="000000"/>
          <w:sz w:val="24"/>
          <w:szCs w:val="24"/>
        </w:rPr>
      </w:pPr>
      <w:r>
        <w:rPr>
          <w:rFonts w:ascii="Cambria" w:eastAsia="Cambria" w:hAnsi="Cambria" w:cs="Cambria"/>
          <w:color w:val="000000"/>
          <w:sz w:val="24"/>
          <w:szCs w:val="24"/>
        </w:rPr>
        <w:t>Spinach (palak) (chopped) 20g</w:t>
      </w:r>
    </w:p>
    <w:p w14:paraId="6F3B00C2" w14:textId="77777777" w:rsidR="00A971B5" w:rsidRDefault="00F75C53">
      <w:pPr>
        <w:widowControl w:val="0"/>
        <w:numPr>
          <w:ilvl w:val="0"/>
          <w:numId w:val="34"/>
        </w:numPr>
        <w:pBdr>
          <w:top w:val="nil"/>
          <w:left w:val="nil"/>
          <w:bottom w:val="nil"/>
          <w:right w:val="nil"/>
          <w:between w:val="nil"/>
        </w:pBdr>
        <w:tabs>
          <w:tab w:val="left" w:pos="491"/>
          <w:tab w:val="left" w:pos="492"/>
        </w:tabs>
        <w:spacing w:before="156" w:after="0" w:line="240" w:lineRule="auto"/>
        <w:ind w:left="-426" w:hanging="359"/>
        <w:rPr>
          <w:rFonts w:ascii="Cambria" w:eastAsia="Cambria" w:hAnsi="Cambria" w:cs="Cambria"/>
          <w:color w:val="000000"/>
          <w:sz w:val="24"/>
          <w:szCs w:val="24"/>
        </w:rPr>
      </w:pPr>
      <w:r>
        <w:rPr>
          <w:rFonts w:ascii="Cambria" w:eastAsia="Cambria" w:hAnsi="Cambria" w:cs="Cambria"/>
          <w:color w:val="000000"/>
          <w:sz w:val="24"/>
          <w:szCs w:val="24"/>
        </w:rPr>
        <w:t>Onion (chopped) - 15g</w:t>
      </w:r>
    </w:p>
    <w:p w14:paraId="4598F2C2" w14:textId="77777777" w:rsidR="00A971B5" w:rsidRDefault="00F75C53">
      <w:pPr>
        <w:widowControl w:val="0"/>
        <w:numPr>
          <w:ilvl w:val="0"/>
          <w:numId w:val="34"/>
        </w:numPr>
        <w:pBdr>
          <w:top w:val="nil"/>
          <w:left w:val="nil"/>
          <w:bottom w:val="nil"/>
          <w:right w:val="nil"/>
          <w:between w:val="nil"/>
        </w:pBdr>
        <w:tabs>
          <w:tab w:val="left" w:pos="491"/>
          <w:tab w:val="left" w:pos="492"/>
        </w:tabs>
        <w:spacing w:before="159" w:after="0" w:line="240" w:lineRule="auto"/>
        <w:ind w:left="-426" w:hanging="359"/>
        <w:rPr>
          <w:rFonts w:ascii="Cambria" w:eastAsia="Cambria" w:hAnsi="Cambria" w:cs="Cambria"/>
          <w:color w:val="000000"/>
          <w:sz w:val="24"/>
          <w:szCs w:val="24"/>
        </w:rPr>
      </w:pPr>
      <w:r>
        <w:rPr>
          <w:rFonts w:ascii="Cambria" w:eastAsia="Cambria" w:hAnsi="Cambria" w:cs="Cambria"/>
          <w:color w:val="000000"/>
          <w:sz w:val="24"/>
          <w:szCs w:val="24"/>
        </w:rPr>
        <w:t>Garlic clove (chopped) 1 no.</w:t>
      </w:r>
    </w:p>
    <w:p w14:paraId="17A5E60E" w14:textId="77777777" w:rsidR="00A971B5" w:rsidRDefault="00F75C53">
      <w:pPr>
        <w:widowControl w:val="0"/>
        <w:numPr>
          <w:ilvl w:val="0"/>
          <w:numId w:val="34"/>
        </w:numPr>
        <w:pBdr>
          <w:top w:val="nil"/>
          <w:left w:val="nil"/>
          <w:bottom w:val="nil"/>
          <w:right w:val="nil"/>
          <w:between w:val="nil"/>
        </w:pBdr>
        <w:tabs>
          <w:tab w:val="left" w:pos="491"/>
          <w:tab w:val="left" w:pos="492"/>
        </w:tabs>
        <w:spacing w:before="156" w:after="0" w:line="240" w:lineRule="auto"/>
        <w:ind w:left="-426" w:hanging="359"/>
        <w:rPr>
          <w:rFonts w:ascii="Cambria" w:eastAsia="Cambria" w:hAnsi="Cambria" w:cs="Cambria"/>
          <w:color w:val="000000"/>
          <w:sz w:val="24"/>
          <w:szCs w:val="24"/>
        </w:rPr>
      </w:pPr>
      <w:r>
        <w:rPr>
          <w:rFonts w:ascii="Cambria" w:eastAsia="Cambria" w:hAnsi="Cambria" w:cs="Cambria"/>
          <w:color w:val="000000"/>
          <w:sz w:val="24"/>
          <w:szCs w:val="24"/>
        </w:rPr>
        <w:t>Salt and freshly ground black pepper powder - to taste</w:t>
      </w:r>
    </w:p>
    <w:p w14:paraId="527757F0" w14:textId="77777777" w:rsidR="00A971B5" w:rsidRDefault="00F75C53">
      <w:pPr>
        <w:pStyle w:val="Heading1"/>
        <w:ind w:left="-426"/>
        <w:rPr>
          <w:rFonts w:ascii="Cambria" w:eastAsia="Cambria" w:hAnsi="Cambria" w:cs="Cambria"/>
          <w:b w:val="0"/>
          <w:sz w:val="24"/>
          <w:szCs w:val="24"/>
        </w:rPr>
      </w:pPr>
      <w:r>
        <w:rPr>
          <w:rFonts w:ascii="Cambria" w:eastAsia="Cambria" w:hAnsi="Cambria" w:cs="Cambria"/>
          <w:b w:val="0"/>
          <w:sz w:val="24"/>
          <w:szCs w:val="24"/>
        </w:rPr>
        <w:t>DIRECTIONS</w:t>
      </w:r>
    </w:p>
    <w:p w14:paraId="47757C83" w14:textId="77777777" w:rsidR="00A971B5" w:rsidRDefault="00F75C53">
      <w:pPr>
        <w:ind w:left="-426"/>
        <w:rPr>
          <w:rFonts w:ascii="Cambria" w:eastAsia="Cambria" w:hAnsi="Cambria" w:cs="Cambria"/>
          <w:sz w:val="24"/>
          <w:szCs w:val="24"/>
        </w:rPr>
      </w:pPr>
      <w:r>
        <w:rPr>
          <w:rFonts w:ascii="Cambria" w:eastAsia="Cambria" w:hAnsi="Cambria" w:cs="Cambria"/>
          <w:sz w:val="24"/>
          <w:szCs w:val="24"/>
          <w:highlight w:val="darkGray"/>
        </w:rPr>
        <w:t>Step 1</w:t>
      </w:r>
      <w:r>
        <w:rPr>
          <w:rFonts w:ascii="Cambria" w:eastAsia="Cambria" w:hAnsi="Cambria" w:cs="Cambria"/>
          <w:sz w:val="24"/>
          <w:szCs w:val="24"/>
        </w:rPr>
        <w:t xml:space="preserve">Combine all the ingredients in a pressure cooker along with 2 cups of water and pressure cook for 3 to 4 </w:t>
      </w:r>
      <w:proofErr w:type="spellStart"/>
      <w:proofErr w:type="gramStart"/>
      <w:r>
        <w:rPr>
          <w:rFonts w:ascii="Cambria" w:eastAsia="Cambria" w:hAnsi="Cambria" w:cs="Cambria"/>
          <w:sz w:val="24"/>
          <w:szCs w:val="24"/>
        </w:rPr>
        <w:t>whistles.</w:t>
      </w:r>
      <w:r>
        <w:rPr>
          <w:rFonts w:ascii="Cambria" w:eastAsia="Cambria" w:hAnsi="Cambria" w:cs="Cambria"/>
          <w:sz w:val="24"/>
          <w:szCs w:val="24"/>
          <w:highlight w:val="darkGray"/>
        </w:rPr>
        <w:t>Step</w:t>
      </w:r>
      <w:proofErr w:type="spellEnd"/>
      <w:proofErr w:type="gramEnd"/>
      <w:r>
        <w:rPr>
          <w:rFonts w:ascii="Cambria" w:eastAsia="Cambria" w:hAnsi="Cambria" w:cs="Cambria"/>
          <w:sz w:val="24"/>
          <w:szCs w:val="24"/>
          <w:highlight w:val="darkGray"/>
        </w:rPr>
        <w:t xml:space="preserve"> 2</w:t>
      </w:r>
      <w:r>
        <w:rPr>
          <w:rFonts w:ascii="Cambria" w:eastAsia="Cambria" w:hAnsi="Cambria" w:cs="Cambria"/>
          <w:sz w:val="24"/>
          <w:szCs w:val="24"/>
        </w:rPr>
        <w:t xml:space="preserve">Allow the steam to escape before opening the </w:t>
      </w:r>
      <w:proofErr w:type="spellStart"/>
      <w:proofErr w:type="gramStart"/>
      <w:r>
        <w:rPr>
          <w:rFonts w:ascii="Cambria" w:eastAsia="Cambria" w:hAnsi="Cambria" w:cs="Cambria"/>
          <w:sz w:val="24"/>
          <w:szCs w:val="24"/>
        </w:rPr>
        <w:t>lid.</w:t>
      </w:r>
      <w:r>
        <w:rPr>
          <w:rFonts w:ascii="Cambria" w:eastAsia="Cambria" w:hAnsi="Cambria" w:cs="Cambria"/>
          <w:sz w:val="24"/>
          <w:szCs w:val="24"/>
          <w:highlight w:val="darkGray"/>
        </w:rPr>
        <w:t>Step</w:t>
      </w:r>
      <w:proofErr w:type="spellEnd"/>
      <w:proofErr w:type="gramEnd"/>
      <w:r>
        <w:rPr>
          <w:rFonts w:ascii="Cambria" w:eastAsia="Cambria" w:hAnsi="Cambria" w:cs="Cambria"/>
          <w:sz w:val="24"/>
          <w:szCs w:val="24"/>
          <w:highlight w:val="darkGray"/>
        </w:rPr>
        <w:t xml:space="preserve"> 3</w:t>
      </w:r>
      <w:r>
        <w:rPr>
          <w:rFonts w:ascii="Cambria" w:eastAsia="Cambria" w:hAnsi="Cambria" w:cs="Cambria"/>
          <w:sz w:val="24"/>
          <w:szCs w:val="24"/>
        </w:rPr>
        <w:t>Transfer the contents in serving bowls and serve hot</w:t>
      </w:r>
    </w:p>
    <w:p w14:paraId="01367DC4" w14:textId="77777777" w:rsidR="00A971B5" w:rsidRDefault="00A971B5">
      <w:pPr>
        <w:pBdr>
          <w:bottom w:val="single" w:sz="4" w:space="1" w:color="000000"/>
        </w:pBdr>
        <w:ind w:left="-426"/>
        <w:rPr>
          <w:rFonts w:ascii="Cambria" w:eastAsia="Cambria" w:hAnsi="Cambria" w:cs="Cambria"/>
          <w:sz w:val="24"/>
          <w:szCs w:val="24"/>
        </w:rPr>
      </w:pPr>
    </w:p>
    <w:p w14:paraId="22838951" w14:textId="77777777" w:rsidR="00A971B5" w:rsidRDefault="00F75C53">
      <w:pPr>
        <w:numPr>
          <w:ilvl w:val="0"/>
          <w:numId w:val="14"/>
        </w:numPr>
        <w:pBdr>
          <w:top w:val="nil"/>
          <w:left w:val="nil"/>
          <w:bottom w:val="nil"/>
          <w:right w:val="nil"/>
          <w:between w:val="nil"/>
        </w:pBdr>
        <w:tabs>
          <w:tab w:val="left" w:pos="1935"/>
        </w:tabs>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 RED Tangy spice </w:t>
      </w:r>
    </w:p>
    <w:p w14:paraId="2B37BC59" w14:textId="77777777" w:rsidR="00A971B5" w:rsidRDefault="00F75C53">
      <w:pPr>
        <w:shd w:val="clear" w:color="auto" w:fill="FFFFFF"/>
        <w:spacing w:after="120"/>
        <w:ind w:left="-426" w:right="60"/>
        <w:rPr>
          <w:rFonts w:ascii="Cambria" w:eastAsia="Cambria" w:hAnsi="Cambria" w:cs="Cambria"/>
          <w:sz w:val="24"/>
          <w:szCs w:val="24"/>
        </w:rPr>
      </w:pPr>
      <w:r>
        <w:rPr>
          <w:rFonts w:ascii="Cambria" w:eastAsia="Cambria" w:hAnsi="Cambria" w:cs="Cambria"/>
          <w:sz w:val="24"/>
          <w:szCs w:val="24"/>
        </w:rPr>
        <w:t>INGREDIENTS: </w:t>
      </w:r>
    </w:p>
    <w:p w14:paraId="14417219" w14:textId="77777777" w:rsidR="00A971B5" w:rsidRDefault="00F75C53">
      <w:pPr>
        <w:spacing w:after="0" w:line="240" w:lineRule="auto"/>
        <w:ind w:left="-426"/>
        <w:rPr>
          <w:rFonts w:ascii="Cambria" w:eastAsia="Cambria" w:hAnsi="Cambria" w:cs="Cambria"/>
          <w:sz w:val="24"/>
          <w:szCs w:val="24"/>
        </w:rPr>
      </w:pPr>
      <w:r>
        <w:rPr>
          <w:rFonts w:ascii="Cambria" w:eastAsia="Cambria" w:hAnsi="Cambria" w:cs="Cambria"/>
          <w:sz w:val="24"/>
          <w:szCs w:val="24"/>
        </w:rPr>
        <w:t xml:space="preserve">Beet Root – ½ </w:t>
      </w:r>
    </w:p>
    <w:p w14:paraId="2DC2D70D" w14:textId="77777777" w:rsidR="00A971B5" w:rsidRDefault="00F75C53">
      <w:pPr>
        <w:spacing w:after="0" w:line="240" w:lineRule="auto"/>
        <w:ind w:left="-426"/>
        <w:rPr>
          <w:rFonts w:ascii="Cambria" w:eastAsia="Cambria" w:hAnsi="Cambria" w:cs="Cambria"/>
          <w:sz w:val="24"/>
          <w:szCs w:val="24"/>
        </w:rPr>
      </w:pPr>
      <w:r>
        <w:rPr>
          <w:rFonts w:ascii="Cambria" w:eastAsia="Cambria" w:hAnsi="Cambria" w:cs="Cambria"/>
          <w:sz w:val="24"/>
          <w:szCs w:val="24"/>
        </w:rPr>
        <w:t>Carrots – 1</w:t>
      </w:r>
    </w:p>
    <w:p w14:paraId="26C0E521" w14:textId="77777777" w:rsidR="00A971B5" w:rsidRDefault="00F75C53">
      <w:pPr>
        <w:spacing w:after="0" w:line="240" w:lineRule="auto"/>
        <w:ind w:left="-426"/>
        <w:rPr>
          <w:rFonts w:ascii="Cambria" w:eastAsia="Cambria" w:hAnsi="Cambria" w:cs="Cambria"/>
          <w:sz w:val="24"/>
          <w:szCs w:val="24"/>
        </w:rPr>
      </w:pPr>
      <w:r>
        <w:rPr>
          <w:rFonts w:ascii="Cambria" w:eastAsia="Cambria" w:hAnsi="Cambria" w:cs="Cambria"/>
          <w:sz w:val="24"/>
          <w:szCs w:val="24"/>
        </w:rPr>
        <w:t xml:space="preserve">Celery - 2 stalk </w:t>
      </w:r>
    </w:p>
    <w:p w14:paraId="5122E530" w14:textId="77777777" w:rsidR="00A971B5" w:rsidRDefault="00F75C53">
      <w:pPr>
        <w:spacing w:after="0" w:line="240" w:lineRule="auto"/>
        <w:ind w:left="-426"/>
        <w:rPr>
          <w:rFonts w:ascii="Cambria" w:eastAsia="Cambria" w:hAnsi="Cambria" w:cs="Cambria"/>
          <w:sz w:val="24"/>
          <w:szCs w:val="24"/>
        </w:rPr>
      </w:pPr>
      <w:r>
        <w:rPr>
          <w:rFonts w:ascii="Cambria" w:eastAsia="Cambria" w:hAnsi="Cambria" w:cs="Cambria"/>
          <w:sz w:val="24"/>
          <w:szCs w:val="24"/>
        </w:rPr>
        <w:lastRenderedPageBreak/>
        <w:t>Ginger – ½ inch</w:t>
      </w:r>
    </w:p>
    <w:p w14:paraId="42BF3B7D" w14:textId="77777777" w:rsidR="00A971B5" w:rsidRDefault="00F75C53">
      <w:pPr>
        <w:spacing w:after="0" w:line="240" w:lineRule="auto"/>
        <w:ind w:left="-426"/>
        <w:rPr>
          <w:rFonts w:ascii="Cambria" w:eastAsia="Cambria" w:hAnsi="Cambria" w:cs="Cambria"/>
          <w:sz w:val="24"/>
          <w:szCs w:val="24"/>
        </w:rPr>
      </w:pPr>
      <w:r>
        <w:rPr>
          <w:rFonts w:ascii="Cambria" w:eastAsia="Cambria" w:hAnsi="Cambria" w:cs="Cambria"/>
          <w:sz w:val="24"/>
          <w:szCs w:val="24"/>
        </w:rPr>
        <w:t>Lime juice – 1 tsp</w:t>
      </w:r>
    </w:p>
    <w:p w14:paraId="3D5A12DC" w14:textId="77777777" w:rsidR="00A971B5" w:rsidRDefault="00F75C53">
      <w:pPr>
        <w:spacing w:after="0" w:line="240" w:lineRule="auto"/>
        <w:ind w:left="-426"/>
        <w:rPr>
          <w:rFonts w:ascii="Cambria" w:eastAsia="Cambria" w:hAnsi="Cambria" w:cs="Cambria"/>
          <w:sz w:val="24"/>
          <w:szCs w:val="24"/>
          <w:shd w:val="clear" w:color="auto" w:fill="999999"/>
        </w:rPr>
      </w:pPr>
      <w:r>
        <w:rPr>
          <w:rFonts w:ascii="Cambria" w:eastAsia="Cambria" w:hAnsi="Cambria" w:cs="Cambria"/>
          <w:sz w:val="24"/>
          <w:szCs w:val="24"/>
        </w:rPr>
        <w:t>Pepper (green chilli) - 1 </w:t>
      </w:r>
    </w:p>
    <w:p w14:paraId="439263B4" w14:textId="77777777" w:rsidR="00A971B5" w:rsidRDefault="00F75C53">
      <w:pPr>
        <w:spacing w:after="0" w:line="240" w:lineRule="auto"/>
        <w:ind w:left="-426"/>
        <w:rPr>
          <w:rFonts w:ascii="Cambria" w:eastAsia="Cambria" w:hAnsi="Cambria" w:cs="Cambria"/>
          <w:sz w:val="24"/>
          <w:szCs w:val="24"/>
        </w:rPr>
      </w:pPr>
      <w:r>
        <w:rPr>
          <w:rFonts w:ascii="Cambria" w:eastAsia="Cambria" w:hAnsi="Cambria" w:cs="Cambria"/>
          <w:sz w:val="24"/>
          <w:szCs w:val="24"/>
        </w:rPr>
        <w:t>Spinach - 1cup </w:t>
      </w:r>
    </w:p>
    <w:p w14:paraId="6207CBCD" w14:textId="77777777" w:rsidR="00A971B5" w:rsidRDefault="00A971B5">
      <w:pPr>
        <w:spacing w:after="0" w:line="240" w:lineRule="auto"/>
        <w:ind w:left="-426"/>
        <w:rPr>
          <w:rFonts w:ascii="Cambria" w:eastAsia="Cambria" w:hAnsi="Cambria" w:cs="Cambria"/>
          <w:sz w:val="24"/>
          <w:szCs w:val="24"/>
        </w:rPr>
      </w:pPr>
    </w:p>
    <w:p w14:paraId="60226863" w14:textId="77777777" w:rsidR="00A971B5" w:rsidRDefault="00F75C53">
      <w:pPr>
        <w:spacing w:after="0" w:line="240" w:lineRule="auto"/>
        <w:ind w:left="-426"/>
        <w:rPr>
          <w:rFonts w:ascii="Cambria" w:eastAsia="Cambria" w:hAnsi="Cambria" w:cs="Cambria"/>
          <w:sz w:val="24"/>
          <w:szCs w:val="24"/>
        </w:rPr>
      </w:pPr>
      <w:r>
        <w:rPr>
          <w:rFonts w:ascii="Cambria" w:eastAsia="Cambria" w:hAnsi="Cambria" w:cs="Cambria"/>
          <w:sz w:val="24"/>
          <w:szCs w:val="24"/>
        </w:rPr>
        <w:t>METHOD</w:t>
      </w:r>
    </w:p>
    <w:p w14:paraId="230B93E7" w14:textId="77777777" w:rsidR="00A971B5" w:rsidRDefault="00A971B5">
      <w:pPr>
        <w:spacing w:after="0" w:line="240" w:lineRule="auto"/>
        <w:ind w:left="-426"/>
        <w:rPr>
          <w:rFonts w:ascii="Cambria" w:eastAsia="Cambria" w:hAnsi="Cambria" w:cs="Cambria"/>
          <w:sz w:val="24"/>
          <w:szCs w:val="24"/>
        </w:rPr>
      </w:pPr>
    </w:p>
    <w:p w14:paraId="0E35DB04" w14:textId="77777777" w:rsidR="00A971B5" w:rsidRDefault="00F75C53">
      <w:pPr>
        <w:spacing w:after="0" w:line="240" w:lineRule="auto"/>
        <w:ind w:left="-426"/>
        <w:rPr>
          <w:rFonts w:ascii="Cambria" w:eastAsia="Cambria" w:hAnsi="Cambria" w:cs="Cambria"/>
          <w:sz w:val="24"/>
          <w:szCs w:val="24"/>
        </w:rPr>
      </w:pPr>
      <w:r>
        <w:rPr>
          <w:rFonts w:ascii="Cambria" w:eastAsia="Cambria" w:hAnsi="Cambria" w:cs="Cambria"/>
          <w:sz w:val="24"/>
          <w:szCs w:val="24"/>
        </w:rPr>
        <w:t>Put all ingredients in your </w:t>
      </w:r>
      <w:hyperlink r:id="rId1408">
        <w:r>
          <w:rPr>
            <w:rFonts w:ascii="Cambria" w:eastAsia="Cambria" w:hAnsi="Cambria" w:cs="Cambria"/>
            <w:sz w:val="24"/>
            <w:szCs w:val="24"/>
          </w:rPr>
          <w:t>juicer</w:t>
        </w:r>
      </w:hyperlink>
      <w:r>
        <w:rPr>
          <w:rFonts w:ascii="Cambria" w:eastAsia="Cambria" w:hAnsi="Cambria" w:cs="Cambria"/>
          <w:sz w:val="24"/>
          <w:szCs w:val="24"/>
        </w:rPr>
        <w:t>. Mix well and enjoy</w:t>
      </w:r>
    </w:p>
    <w:p w14:paraId="431FD09D" w14:textId="77777777" w:rsidR="00A971B5" w:rsidRDefault="00A971B5">
      <w:pPr>
        <w:pBdr>
          <w:bottom w:val="single" w:sz="4" w:space="1" w:color="000000"/>
        </w:pBdr>
        <w:spacing w:after="0" w:line="240" w:lineRule="auto"/>
        <w:ind w:left="-426"/>
        <w:rPr>
          <w:rFonts w:ascii="Cambria" w:eastAsia="Cambria" w:hAnsi="Cambria" w:cs="Cambria"/>
          <w:sz w:val="24"/>
          <w:szCs w:val="24"/>
        </w:rPr>
      </w:pPr>
    </w:p>
    <w:p w14:paraId="3692FEA9" w14:textId="77777777" w:rsidR="00A971B5" w:rsidRDefault="00F75C53">
      <w:pPr>
        <w:numPr>
          <w:ilvl w:val="0"/>
          <w:numId w:val="14"/>
        </w:numPr>
        <w:pBdr>
          <w:top w:val="nil"/>
          <w:left w:val="nil"/>
          <w:bottom w:val="nil"/>
          <w:right w:val="nil"/>
          <w:between w:val="nil"/>
        </w:pBdr>
        <w:tabs>
          <w:tab w:val="left" w:pos="3375"/>
        </w:tabs>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CALOFORNIA SALAD</w:t>
      </w:r>
    </w:p>
    <w:p w14:paraId="40407B40" w14:textId="77777777" w:rsidR="00A971B5" w:rsidRDefault="00A971B5">
      <w:pPr>
        <w:pBdr>
          <w:top w:val="nil"/>
          <w:left w:val="nil"/>
          <w:bottom w:val="nil"/>
          <w:right w:val="nil"/>
          <w:between w:val="nil"/>
        </w:pBdr>
        <w:tabs>
          <w:tab w:val="left" w:pos="3375"/>
        </w:tabs>
        <w:spacing w:after="0"/>
        <w:ind w:left="-426"/>
        <w:rPr>
          <w:rFonts w:ascii="Cambria" w:eastAsia="Cambria" w:hAnsi="Cambria" w:cs="Cambria"/>
          <w:color w:val="000000"/>
          <w:sz w:val="24"/>
          <w:szCs w:val="24"/>
        </w:rPr>
      </w:pPr>
    </w:p>
    <w:p w14:paraId="04C528A3" w14:textId="77777777" w:rsidR="00A971B5" w:rsidRDefault="00F75C53">
      <w:pPr>
        <w:pBdr>
          <w:top w:val="nil"/>
          <w:left w:val="nil"/>
          <w:bottom w:val="nil"/>
          <w:right w:val="nil"/>
          <w:between w:val="nil"/>
        </w:pBdr>
        <w:spacing w:after="0" w:line="240" w:lineRule="auto"/>
        <w:ind w:left="-426"/>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INGREDIENTS</w:t>
      </w:r>
    </w:p>
    <w:p w14:paraId="1AB49549" w14:textId="77777777" w:rsidR="00A971B5" w:rsidRDefault="00F75C53">
      <w:pPr>
        <w:pBdr>
          <w:top w:val="nil"/>
          <w:left w:val="nil"/>
          <w:bottom w:val="nil"/>
          <w:right w:val="nil"/>
          <w:between w:val="nil"/>
        </w:pBdr>
        <w:spacing w:after="0" w:line="240" w:lineRule="auto"/>
        <w:ind w:left="-426"/>
        <w:rPr>
          <w:rFonts w:ascii="Cambria" w:eastAsia="Cambria" w:hAnsi="Cambria" w:cs="Cambria"/>
          <w:color w:val="000000"/>
          <w:sz w:val="24"/>
          <w:szCs w:val="24"/>
        </w:rPr>
      </w:pPr>
      <w:r>
        <w:rPr>
          <w:rFonts w:ascii="Cambria" w:eastAsia="Cambria" w:hAnsi="Cambria" w:cs="Cambria"/>
          <w:color w:val="000000"/>
          <w:sz w:val="24"/>
          <w:szCs w:val="24"/>
          <w:highlight w:val="white"/>
        </w:rPr>
        <w:br/>
        <w:t>Lettuce - 20 leaves</w:t>
      </w:r>
      <w:r>
        <w:rPr>
          <w:rFonts w:ascii="Cambria" w:eastAsia="Cambria" w:hAnsi="Cambria" w:cs="Cambria"/>
          <w:color w:val="000000"/>
          <w:sz w:val="24"/>
          <w:szCs w:val="24"/>
        </w:rPr>
        <w:br/>
      </w:r>
      <w:r>
        <w:rPr>
          <w:rFonts w:ascii="Cambria" w:eastAsia="Cambria" w:hAnsi="Cambria" w:cs="Cambria"/>
          <w:color w:val="000000"/>
          <w:sz w:val="24"/>
          <w:szCs w:val="24"/>
          <w:highlight w:val="white"/>
        </w:rPr>
        <w:t>Carrot, grated</w:t>
      </w:r>
      <w:r>
        <w:rPr>
          <w:rFonts w:ascii="Cambria" w:eastAsia="Cambria" w:hAnsi="Cambria" w:cs="Cambria"/>
          <w:color w:val="000000"/>
          <w:sz w:val="24"/>
          <w:szCs w:val="24"/>
        </w:rPr>
        <w:t xml:space="preserve"> </w:t>
      </w:r>
      <w:r>
        <w:rPr>
          <w:rFonts w:ascii="Cambria" w:eastAsia="Cambria" w:hAnsi="Cambria" w:cs="Cambria"/>
          <w:color w:val="000000"/>
          <w:sz w:val="24"/>
          <w:szCs w:val="24"/>
          <w:highlight w:val="white"/>
        </w:rPr>
        <w:t>- 1</w:t>
      </w:r>
    </w:p>
    <w:p w14:paraId="1CCFE178" w14:textId="77777777" w:rsidR="00A971B5" w:rsidRDefault="00F75C53">
      <w:pPr>
        <w:pBdr>
          <w:top w:val="nil"/>
          <w:left w:val="nil"/>
          <w:bottom w:val="nil"/>
          <w:right w:val="nil"/>
          <w:between w:val="nil"/>
        </w:pBdr>
        <w:spacing w:after="0" w:line="240" w:lineRule="auto"/>
        <w:ind w:left="-426"/>
        <w:rPr>
          <w:rFonts w:ascii="Cambria" w:eastAsia="Cambria" w:hAnsi="Cambria" w:cs="Cambria"/>
          <w:color w:val="000000"/>
          <w:sz w:val="24"/>
          <w:szCs w:val="24"/>
        </w:rPr>
      </w:pPr>
      <w:r>
        <w:rPr>
          <w:rFonts w:ascii="Cambria" w:eastAsia="Cambria" w:hAnsi="Cambria" w:cs="Cambria"/>
          <w:color w:val="000000"/>
          <w:sz w:val="24"/>
          <w:szCs w:val="24"/>
          <w:highlight w:val="white"/>
        </w:rPr>
        <w:t>Cherry tomatoes, halved</w:t>
      </w:r>
      <w:r>
        <w:rPr>
          <w:rFonts w:ascii="Cambria" w:eastAsia="Cambria" w:hAnsi="Cambria" w:cs="Cambria"/>
          <w:color w:val="000000"/>
          <w:sz w:val="24"/>
          <w:szCs w:val="24"/>
        </w:rPr>
        <w:t xml:space="preserve"> </w:t>
      </w:r>
      <w:r>
        <w:rPr>
          <w:rFonts w:ascii="Cambria" w:eastAsia="Cambria" w:hAnsi="Cambria" w:cs="Cambria"/>
          <w:color w:val="000000"/>
          <w:sz w:val="24"/>
          <w:szCs w:val="24"/>
          <w:highlight w:val="white"/>
        </w:rPr>
        <w:t>– 10</w:t>
      </w:r>
    </w:p>
    <w:p w14:paraId="6E098B2A" w14:textId="77777777" w:rsidR="00A971B5" w:rsidRDefault="00F75C53">
      <w:pPr>
        <w:pBdr>
          <w:top w:val="nil"/>
          <w:left w:val="nil"/>
          <w:bottom w:val="nil"/>
          <w:right w:val="nil"/>
          <w:between w:val="nil"/>
        </w:pBdr>
        <w:spacing w:after="0" w:line="240" w:lineRule="auto"/>
        <w:ind w:left="-426"/>
        <w:rPr>
          <w:rFonts w:ascii="Cambria" w:eastAsia="Cambria" w:hAnsi="Cambria" w:cs="Cambria"/>
          <w:color w:val="000000"/>
          <w:sz w:val="24"/>
          <w:szCs w:val="24"/>
        </w:rPr>
      </w:pPr>
      <w:r>
        <w:rPr>
          <w:rFonts w:ascii="Cambria" w:eastAsia="Cambria" w:hAnsi="Cambria" w:cs="Cambria"/>
          <w:color w:val="000000"/>
          <w:sz w:val="24"/>
          <w:szCs w:val="24"/>
          <w:highlight w:val="white"/>
        </w:rPr>
        <w:t xml:space="preserve"> Celery - sliced</w:t>
      </w:r>
      <w:r>
        <w:rPr>
          <w:rFonts w:ascii="Cambria" w:eastAsia="Cambria" w:hAnsi="Cambria" w:cs="Cambria"/>
          <w:color w:val="000000"/>
          <w:sz w:val="24"/>
          <w:szCs w:val="24"/>
        </w:rPr>
        <w:t xml:space="preserve"> </w:t>
      </w:r>
      <w:r>
        <w:rPr>
          <w:rFonts w:ascii="Cambria" w:eastAsia="Cambria" w:hAnsi="Cambria" w:cs="Cambria"/>
          <w:color w:val="000000"/>
          <w:sz w:val="24"/>
          <w:szCs w:val="24"/>
          <w:highlight w:val="white"/>
        </w:rPr>
        <w:t>1 stalk</w:t>
      </w:r>
      <w:r>
        <w:rPr>
          <w:rFonts w:ascii="Cambria" w:eastAsia="Cambria" w:hAnsi="Cambria" w:cs="Cambria"/>
          <w:color w:val="000000"/>
          <w:sz w:val="24"/>
          <w:szCs w:val="24"/>
        </w:rPr>
        <w:br/>
      </w:r>
      <w:r>
        <w:rPr>
          <w:rFonts w:ascii="Cambria" w:eastAsia="Cambria" w:hAnsi="Cambria" w:cs="Cambria"/>
          <w:color w:val="000000"/>
          <w:sz w:val="24"/>
          <w:szCs w:val="24"/>
          <w:highlight w:val="white"/>
        </w:rPr>
        <w:t>Sesame seeds (</w:t>
      </w:r>
      <w:proofErr w:type="spellStart"/>
      <w:r>
        <w:rPr>
          <w:rFonts w:ascii="Cambria" w:eastAsia="Cambria" w:hAnsi="Cambria" w:cs="Cambria"/>
          <w:color w:val="000000"/>
          <w:sz w:val="24"/>
          <w:szCs w:val="24"/>
          <w:highlight w:val="white"/>
        </w:rPr>
        <w:t>til</w:t>
      </w:r>
      <w:proofErr w:type="spellEnd"/>
      <w:proofErr w:type="gramStart"/>
      <w:r>
        <w:rPr>
          <w:rFonts w:ascii="Cambria" w:eastAsia="Cambria" w:hAnsi="Cambria" w:cs="Cambria"/>
          <w:color w:val="000000"/>
          <w:sz w:val="24"/>
          <w:szCs w:val="24"/>
          <w:highlight w:val="white"/>
        </w:rPr>
        <w:t>),roasted</w:t>
      </w:r>
      <w:proofErr w:type="gramEnd"/>
      <w:r>
        <w:rPr>
          <w:rFonts w:ascii="Cambria" w:eastAsia="Cambria" w:hAnsi="Cambria" w:cs="Cambria"/>
          <w:color w:val="000000"/>
          <w:sz w:val="24"/>
          <w:szCs w:val="24"/>
        </w:rPr>
        <w:t xml:space="preserve"> </w:t>
      </w:r>
      <w:r>
        <w:rPr>
          <w:rFonts w:ascii="Cambria" w:eastAsia="Cambria" w:hAnsi="Cambria" w:cs="Cambria"/>
          <w:color w:val="000000"/>
          <w:sz w:val="24"/>
          <w:szCs w:val="24"/>
          <w:highlight w:val="white"/>
        </w:rPr>
        <w:t>- 1 tablespoon</w:t>
      </w:r>
      <w:r>
        <w:rPr>
          <w:rFonts w:ascii="Cambria" w:eastAsia="Cambria" w:hAnsi="Cambria" w:cs="Cambria"/>
          <w:color w:val="000000"/>
          <w:sz w:val="24"/>
          <w:szCs w:val="24"/>
        </w:rPr>
        <w:br/>
      </w:r>
      <w:r>
        <w:rPr>
          <w:rFonts w:ascii="Cambria" w:eastAsia="Cambria" w:hAnsi="Cambria" w:cs="Cambria"/>
          <w:color w:val="000000"/>
          <w:sz w:val="24"/>
          <w:szCs w:val="24"/>
          <w:highlight w:val="white"/>
        </w:rPr>
        <w:t xml:space="preserve">Salt </w:t>
      </w:r>
      <w:proofErr w:type="gramStart"/>
      <w:r>
        <w:rPr>
          <w:rFonts w:ascii="Cambria" w:eastAsia="Cambria" w:hAnsi="Cambria" w:cs="Cambria"/>
          <w:color w:val="000000"/>
          <w:sz w:val="24"/>
          <w:szCs w:val="24"/>
          <w:highlight w:val="white"/>
        </w:rPr>
        <w:t xml:space="preserve">- </w:t>
      </w:r>
      <w:r>
        <w:rPr>
          <w:rFonts w:ascii="Cambria" w:eastAsia="Cambria" w:hAnsi="Cambria" w:cs="Cambria"/>
          <w:color w:val="000000"/>
          <w:sz w:val="24"/>
          <w:szCs w:val="24"/>
        </w:rPr>
        <w:t xml:space="preserve"> </w:t>
      </w:r>
      <w:r>
        <w:rPr>
          <w:rFonts w:ascii="Cambria" w:eastAsia="Cambria" w:hAnsi="Cambria" w:cs="Cambria"/>
          <w:color w:val="000000"/>
          <w:sz w:val="24"/>
          <w:szCs w:val="24"/>
          <w:highlight w:val="white"/>
        </w:rPr>
        <w:t>to</w:t>
      </w:r>
      <w:proofErr w:type="gramEnd"/>
      <w:r>
        <w:rPr>
          <w:rFonts w:ascii="Cambria" w:eastAsia="Cambria" w:hAnsi="Cambria" w:cs="Cambria"/>
          <w:color w:val="000000"/>
          <w:sz w:val="24"/>
          <w:szCs w:val="24"/>
          <w:highlight w:val="white"/>
        </w:rPr>
        <w:t xml:space="preserve"> taste</w:t>
      </w:r>
      <w:r>
        <w:rPr>
          <w:rFonts w:ascii="Cambria" w:eastAsia="Cambria" w:hAnsi="Cambria" w:cs="Cambria"/>
          <w:color w:val="000000"/>
          <w:sz w:val="24"/>
          <w:szCs w:val="24"/>
        </w:rPr>
        <w:br/>
      </w:r>
      <w:r>
        <w:rPr>
          <w:rFonts w:ascii="Cambria" w:eastAsia="Cambria" w:hAnsi="Cambria" w:cs="Cambria"/>
          <w:color w:val="000000"/>
          <w:sz w:val="24"/>
          <w:szCs w:val="24"/>
          <w:highlight w:val="white"/>
        </w:rPr>
        <w:t xml:space="preserve">Black peppercorns – ½ teaspoon </w:t>
      </w:r>
    </w:p>
    <w:p w14:paraId="7F2CAA8A" w14:textId="77777777" w:rsidR="00A971B5" w:rsidRDefault="00A971B5">
      <w:pPr>
        <w:pBdr>
          <w:top w:val="nil"/>
          <w:left w:val="nil"/>
          <w:bottom w:val="nil"/>
          <w:right w:val="nil"/>
          <w:between w:val="nil"/>
        </w:pBdr>
        <w:spacing w:after="0"/>
        <w:ind w:left="-426"/>
        <w:rPr>
          <w:rFonts w:ascii="Cambria" w:eastAsia="Cambria" w:hAnsi="Cambria" w:cs="Cambria"/>
          <w:color w:val="000000"/>
          <w:sz w:val="24"/>
          <w:szCs w:val="24"/>
        </w:rPr>
      </w:pPr>
    </w:p>
    <w:p w14:paraId="6F9759B4" w14:textId="77777777" w:rsidR="00A971B5" w:rsidRDefault="00F75C53">
      <w:p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highlight w:val="white"/>
        </w:rPr>
        <w:t>DRESSING</w:t>
      </w:r>
      <w:r>
        <w:rPr>
          <w:rFonts w:ascii="Cambria" w:eastAsia="Cambria" w:hAnsi="Cambria" w:cs="Cambria"/>
          <w:color w:val="000000"/>
          <w:sz w:val="24"/>
          <w:szCs w:val="24"/>
          <w:highlight w:val="white"/>
        </w:rPr>
        <w:br/>
        <w:t> Extra-virgin olive oil</w:t>
      </w:r>
      <w:r>
        <w:rPr>
          <w:rFonts w:ascii="Cambria" w:eastAsia="Cambria" w:hAnsi="Cambria" w:cs="Cambria"/>
          <w:color w:val="000000"/>
          <w:sz w:val="24"/>
          <w:szCs w:val="24"/>
        </w:rPr>
        <w:t xml:space="preserve"> – </w:t>
      </w:r>
      <w:proofErr w:type="gramStart"/>
      <w:r>
        <w:rPr>
          <w:rFonts w:ascii="Cambria" w:eastAsia="Cambria" w:hAnsi="Cambria" w:cs="Cambria"/>
          <w:color w:val="000000"/>
          <w:sz w:val="24"/>
          <w:szCs w:val="24"/>
          <w:highlight w:val="white"/>
        </w:rPr>
        <w:t>½  teaspoon</w:t>
      </w:r>
      <w:proofErr w:type="gramEnd"/>
      <w:r>
        <w:rPr>
          <w:rFonts w:ascii="Cambria" w:eastAsia="Cambria" w:hAnsi="Cambria" w:cs="Cambria"/>
          <w:color w:val="000000"/>
          <w:sz w:val="24"/>
          <w:szCs w:val="24"/>
        </w:rPr>
        <w:br/>
      </w:r>
      <w:r>
        <w:rPr>
          <w:rFonts w:ascii="Cambria" w:eastAsia="Cambria" w:hAnsi="Cambria" w:cs="Cambria"/>
          <w:color w:val="000000"/>
          <w:sz w:val="24"/>
          <w:szCs w:val="24"/>
          <w:highlight w:val="white"/>
        </w:rPr>
        <w:t> Cider vinegar</w:t>
      </w:r>
      <w:r>
        <w:rPr>
          <w:rFonts w:ascii="Cambria" w:eastAsia="Cambria" w:hAnsi="Cambria" w:cs="Cambria"/>
          <w:color w:val="000000"/>
          <w:sz w:val="24"/>
          <w:szCs w:val="24"/>
        </w:rPr>
        <w:t xml:space="preserve"> </w:t>
      </w:r>
      <w:r>
        <w:rPr>
          <w:rFonts w:ascii="Cambria" w:eastAsia="Cambria" w:hAnsi="Cambria" w:cs="Cambria"/>
          <w:color w:val="000000"/>
          <w:sz w:val="24"/>
          <w:szCs w:val="24"/>
          <w:highlight w:val="white"/>
        </w:rPr>
        <w:t>- 1 teaspoon</w:t>
      </w:r>
      <w:r>
        <w:rPr>
          <w:rFonts w:ascii="Cambria" w:eastAsia="Cambria" w:hAnsi="Cambria" w:cs="Cambria"/>
          <w:color w:val="000000"/>
          <w:sz w:val="24"/>
          <w:szCs w:val="24"/>
        </w:rPr>
        <w:br/>
      </w:r>
      <w:r>
        <w:rPr>
          <w:rFonts w:ascii="Cambria" w:eastAsia="Cambria" w:hAnsi="Cambria" w:cs="Cambria"/>
          <w:color w:val="000000"/>
          <w:sz w:val="24"/>
          <w:szCs w:val="24"/>
          <w:highlight w:val="white"/>
        </w:rPr>
        <w:t> Orange juice -</w:t>
      </w:r>
      <w:r>
        <w:rPr>
          <w:rFonts w:ascii="Cambria" w:eastAsia="Cambria" w:hAnsi="Cambria" w:cs="Cambria"/>
          <w:color w:val="000000"/>
          <w:sz w:val="24"/>
          <w:szCs w:val="24"/>
        </w:rPr>
        <w:t xml:space="preserve"> </w:t>
      </w:r>
      <w:r>
        <w:rPr>
          <w:rFonts w:ascii="Cambria" w:eastAsia="Cambria" w:hAnsi="Cambria" w:cs="Cambria"/>
          <w:color w:val="000000"/>
          <w:sz w:val="24"/>
          <w:szCs w:val="24"/>
          <w:highlight w:val="white"/>
        </w:rPr>
        <w:t>2 teaspoons</w:t>
      </w:r>
      <w:r>
        <w:rPr>
          <w:rFonts w:ascii="Cambria" w:eastAsia="Cambria" w:hAnsi="Cambria" w:cs="Cambria"/>
          <w:color w:val="000000"/>
          <w:sz w:val="24"/>
          <w:szCs w:val="24"/>
        </w:rPr>
        <w:br/>
      </w:r>
    </w:p>
    <w:p w14:paraId="1C594C0C" w14:textId="77777777" w:rsidR="00A971B5" w:rsidRDefault="00F75C53">
      <w:pPr>
        <w:pBdr>
          <w:top w:val="nil"/>
          <w:left w:val="nil"/>
          <w:bottom w:val="nil"/>
          <w:right w:val="nil"/>
          <w:between w:val="nil"/>
        </w:pBdr>
        <w:spacing w:after="0"/>
        <w:ind w:left="-426"/>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METHOD</w:t>
      </w:r>
    </w:p>
    <w:p w14:paraId="28C7335D" w14:textId="77777777" w:rsidR="00A971B5" w:rsidRDefault="00F75C53">
      <w:pPr>
        <w:pBdr>
          <w:top w:val="nil"/>
          <w:left w:val="nil"/>
          <w:bottom w:val="single" w:sz="4" w:space="1" w:color="000000"/>
          <w:right w:val="nil"/>
          <w:between w:val="nil"/>
        </w:pBdr>
        <w:ind w:left="-426"/>
        <w:jc w:val="both"/>
        <w:rPr>
          <w:rFonts w:ascii="Cambria" w:eastAsia="Cambria" w:hAnsi="Cambria" w:cs="Cambria"/>
          <w:color w:val="000000"/>
          <w:sz w:val="24"/>
          <w:szCs w:val="24"/>
        </w:rPr>
      </w:pPr>
      <w:r>
        <w:rPr>
          <w:rFonts w:ascii="Cambria" w:eastAsia="Cambria" w:hAnsi="Cambria" w:cs="Cambria"/>
          <w:color w:val="000000"/>
          <w:sz w:val="24"/>
          <w:szCs w:val="24"/>
          <w:highlight w:val="white"/>
        </w:rPr>
        <w:br/>
        <w:t xml:space="preserve">Place all the salad vegetables and sesame seeds in a large bowl. Place all the dressing ingredients in a small glass jar and shake well to mix. Pour the dressing over the salad and toss well </w:t>
      </w:r>
      <w:proofErr w:type="gramStart"/>
      <w:r>
        <w:rPr>
          <w:rFonts w:ascii="Cambria" w:eastAsia="Cambria" w:hAnsi="Cambria" w:cs="Cambria"/>
          <w:color w:val="000000"/>
          <w:sz w:val="24"/>
          <w:szCs w:val="24"/>
          <w:highlight w:val="white"/>
        </w:rPr>
        <w:t>too</w:t>
      </w:r>
      <w:proofErr w:type="gramEnd"/>
      <w:r>
        <w:rPr>
          <w:rFonts w:ascii="Cambria" w:eastAsia="Cambria" w:hAnsi="Cambria" w:cs="Cambria"/>
          <w:color w:val="000000"/>
          <w:sz w:val="24"/>
          <w:szCs w:val="24"/>
          <w:highlight w:val="white"/>
        </w:rPr>
        <w:t xml:space="preserve"> mix. Serve chilled, sprinkle salt and freshly </w:t>
      </w:r>
      <w:proofErr w:type="spellStart"/>
      <w:r>
        <w:rPr>
          <w:rFonts w:ascii="Cambria" w:eastAsia="Cambria" w:hAnsi="Cambria" w:cs="Cambria"/>
          <w:color w:val="000000"/>
          <w:sz w:val="24"/>
          <w:szCs w:val="24"/>
          <w:highlight w:val="white"/>
        </w:rPr>
        <w:t>groundpeppercorns</w:t>
      </w:r>
      <w:proofErr w:type="spellEnd"/>
      <w:r>
        <w:rPr>
          <w:rFonts w:ascii="Cambria" w:eastAsia="Cambria" w:hAnsi="Cambria" w:cs="Cambria"/>
          <w:color w:val="000000"/>
          <w:sz w:val="24"/>
          <w:szCs w:val="24"/>
          <w:highlight w:val="white"/>
        </w:rPr>
        <w:t>.</w:t>
      </w:r>
      <w:r>
        <w:rPr>
          <w:rFonts w:ascii="Cambria" w:eastAsia="Cambria" w:hAnsi="Cambria" w:cs="Cambria"/>
          <w:color w:val="000000"/>
          <w:sz w:val="24"/>
          <w:szCs w:val="24"/>
        </w:rPr>
        <w:br/>
      </w:r>
    </w:p>
    <w:p w14:paraId="7D0A49CD" w14:textId="77777777" w:rsidR="00A971B5" w:rsidRDefault="00A971B5">
      <w:pPr>
        <w:tabs>
          <w:tab w:val="left" w:pos="3375"/>
        </w:tabs>
        <w:ind w:left="-426"/>
        <w:rPr>
          <w:rFonts w:ascii="Cambria" w:eastAsia="Cambria" w:hAnsi="Cambria" w:cs="Cambria"/>
          <w:sz w:val="24"/>
          <w:szCs w:val="24"/>
        </w:rPr>
      </w:pPr>
    </w:p>
    <w:p w14:paraId="0EBE4792" w14:textId="77777777" w:rsidR="00A971B5" w:rsidRDefault="00F75C53">
      <w:pPr>
        <w:numPr>
          <w:ilvl w:val="0"/>
          <w:numId w:val="14"/>
        </w:numPr>
        <w:pBdr>
          <w:top w:val="nil"/>
          <w:left w:val="nil"/>
          <w:bottom w:val="nil"/>
          <w:right w:val="nil"/>
          <w:between w:val="nil"/>
        </w:pBdr>
        <w:tabs>
          <w:tab w:val="left" w:pos="3375"/>
        </w:tabs>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ORIENTAL SALAD</w:t>
      </w:r>
    </w:p>
    <w:p w14:paraId="34CC5686" w14:textId="77777777" w:rsidR="00A971B5" w:rsidRDefault="00A971B5">
      <w:pPr>
        <w:pBdr>
          <w:top w:val="nil"/>
          <w:left w:val="nil"/>
          <w:bottom w:val="nil"/>
          <w:right w:val="nil"/>
          <w:between w:val="nil"/>
        </w:pBdr>
        <w:tabs>
          <w:tab w:val="left" w:pos="3375"/>
        </w:tabs>
        <w:ind w:left="-426"/>
        <w:rPr>
          <w:rFonts w:ascii="Cambria" w:eastAsia="Cambria" w:hAnsi="Cambria" w:cs="Cambria"/>
          <w:color w:val="000000"/>
          <w:sz w:val="24"/>
          <w:szCs w:val="24"/>
        </w:rPr>
      </w:pPr>
    </w:p>
    <w:p w14:paraId="1E202C25" w14:textId="77777777" w:rsidR="00A971B5" w:rsidRDefault="00F75C53">
      <w:pPr>
        <w:ind w:left="-426"/>
        <w:rPr>
          <w:rFonts w:ascii="Cambria" w:eastAsia="Cambria" w:hAnsi="Cambria" w:cs="Cambria"/>
          <w:sz w:val="24"/>
          <w:szCs w:val="24"/>
          <w:highlight w:val="white"/>
        </w:rPr>
      </w:pPr>
      <w:r>
        <w:rPr>
          <w:rFonts w:ascii="Cambria" w:eastAsia="Cambria" w:hAnsi="Cambria" w:cs="Cambria"/>
          <w:sz w:val="24"/>
          <w:szCs w:val="24"/>
          <w:highlight w:val="white"/>
        </w:rPr>
        <w:t>INGREDIENTS</w:t>
      </w:r>
      <w:r>
        <w:rPr>
          <w:rFonts w:ascii="Cambria" w:eastAsia="Cambria" w:hAnsi="Cambria" w:cs="Cambria"/>
          <w:sz w:val="24"/>
          <w:szCs w:val="24"/>
        </w:rPr>
        <w:br/>
      </w:r>
      <w:r>
        <w:rPr>
          <w:rFonts w:ascii="Cambria" w:eastAsia="Cambria" w:hAnsi="Cambria" w:cs="Cambria"/>
          <w:sz w:val="24"/>
          <w:szCs w:val="24"/>
          <w:highlight w:val="white"/>
        </w:rPr>
        <w:t>•Spring onions with greens - 2</w:t>
      </w:r>
      <w:r>
        <w:rPr>
          <w:rFonts w:ascii="Cambria" w:eastAsia="Cambria" w:hAnsi="Cambria" w:cs="Cambria"/>
          <w:sz w:val="24"/>
          <w:szCs w:val="24"/>
        </w:rPr>
        <w:br/>
      </w:r>
      <w:r>
        <w:rPr>
          <w:rFonts w:ascii="Cambria" w:eastAsia="Cambria" w:hAnsi="Cambria" w:cs="Cambria"/>
          <w:sz w:val="24"/>
          <w:szCs w:val="24"/>
          <w:highlight w:val="white"/>
        </w:rPr>
        <w:t>•Fresh button mushrooms - 4</w:t>
      </w:r>
      <w:r>
        <w:rPr>
          <w:rFonts w:ascii="Cambria" w:eastAsia="Cambria" w:hAnsi="Cambria" w:cs="Cambria"/>
          <w:sz w:val="24"/>
          <w:szCs w:val="24"/>
        </w:rPr>
        <w:br/>
      </w:r>
      <w:r>
        <w:rPr>
          <w:rFonts w:ascii="Cambria" w:eastAsia="Cambria" w:hAnsi="Cambria" w:cs="Cambria"/>
          <w:sz w:val="24"/>
          <w:szCs w:val="24"/>
          <w:highlight w:val="white"/>
        </w:rPr>
        <w:t>•Zucchinis - 1</w:t>
      </w:r>
      <w:r>
        <w:rPr>
          <w:rFonts w:ascii="Cambria" w:eastAsia="Cambria" w:hAnsi="Cambria" w:cs="Cambria"/>
          <w:sz w:val="24"/>
          <w:szCs w:val="24"/>
        </w:rPr>
        <w:br/>
      </w:r>
      <w:r>
        <w:rPr>
          <w:rFonts w:ascii="Cambria" w:eastAsia="Cambria" w:hAnsi="Cambria" w:cs="Cambria"/>
          <w:sz w:val="24"/>
          <w:szCs w:val="24"/>
          <w:highlight w:val="white"/>
        </w:rPr>
        <w:t>•Red capsicum - 1</w:t>
      </w:r>
      <w:r>
        <w:rPr>
          <w:rFonts w:ascii="Cambria" w:eastAsia="Cambria" w:hAnsi="Cambria" w:cs="Cambria"/>
          <w:sz w:val="24"/>
          <w:szCs w:val="24"/>
        </w:rPr>
        <w:br/>
      </w:r>
      <w:r>
        <w:rPr>
          <w:rFonts w:ascii="Cambria" w:eastAsia="Cambria" w:hAnsi="Cambria" w:cs="Cambria"/>
          <w:sz w:val="24"/>
          <w:szCs w:val="24"/>
          <w:highlight w:val="white"/>
        </w:rPr>
        <w:t>•Carrot - 1</w:t>
      </w:r>
      <w:r>
        <w:rPr>
          <w:rFonts w:ascii="Cambria" w:eastAsia="Cambria" w:hAnsi="Cambria" w:cs="Cambria"/>
          <w:sz w:val="24"/>
          <w:szCs w:val="24"/>
        </w:rPr>
        <w:br/>
      </w:r>
      <w:r>
        <w:rPr>
          <w:rFonts w:ascii="Cambria" w:eastAsia="Cambria" w:hAnsi="Cambria" w:cs="Cambria"/>
          <w:sz w:val="24"/>
          <w:szCs w:val="24"/>
          <w:highlight w:val="white"/>
        </w:rPr>
        <w:t>•Bean sprouts - 1/2 cup</w:t>
      </w:r>
      <w:r>
        <w:rPr>
          <w:rFonts w:ascii="Cambria" w:eastAsia="Cambria" w:hAnsi="Cambria" w:cs="Cambria"/>
          <w:sz w:val="24"/>
          <w:szCs w:val="24"/>
        </w:rPr>
        <w:br/>
      </w:r>
      <w:r>
        <w:rPr>
          <w:rFonts w:ascii="Cambria" w:eastAsia="Cambria" w:hAnsi="Cambria" w:cs="Cambria"/>
          <w:sz w:val="24"/>
          <w:szCs w:val="24"/>
          <w:highlight w:val="white"/>
        </w:rPr>
        <w:t>•Salt - to taste</w:t>
      </w:r>
      <w:r>
        <w:rPr>
          <w:rFonts w:ascii="Cambria" w:eastAsia="Cambria" w:hAnsi="Cambria" w:cs="Cambria"/>
          <w:sz w:val="24"/>
          <w:szCs w:val="24"/>
        </w:rPr>
        <w:br/>
      </w:r>
      <w:r>
        <w:rPr>
          <w:rFonts w:ascii="Cambria" w:eastAsia="Cambria" w:hAnsi="Cambria" w:cs="Cambria"/>
          <w:sz w:val="24"/>
          <w:szCs w:val="24"/>
          <w:highlight w:val="white"/>
        </w:rPr>
        <w:t>•Sugar – ½ teaspoon</w:t>
      </w:r>
      <w:r>
        <w:rPr>
          <w:rFonts w:ascii="Cambria" w:eastAsia="Cambria" w:hAnsi="Cambria" w:cs="Cambria"/>
          <w:sz w:val="24"/>
          <w:szCs w:val="24"/>
        </w:rPr>
        <w:br/>
      </w:r>
      <w:r>
        <w:rPr>
          <w:rFonts w:ascii="Cambria" w:eastAsia="Cambria" w:hAnsi="Cambria" w:cs="Cambria"/>
          <w:sz w:val="24"/>
          <w:szCs w:val="24"/>
          <w:highlight w:val="white"/>
        </w:rPr>
        <w:t>•Lemon juice 1 tablespoon</w:t>
      </w:r>
      <w:r>
        <w:rPr>
          <w:rFonts w:ascii="Cambria" w:eastAsia="Cambria" w:hAnsi="Cambria" w:cs="Cambria"/>
          <w:sz w:val="24"/>
          <w:szCs w:val="24"/>
        </w:rPr>
        <w:br/>
      </w:r>
      <w:r>
        <w:rPr>
          <w:rFonts w:ascii="Cambria" w:eastAsia="Cambria" w:hAnsi="Cambria" w:cs="Cambria"/>
          <w:sz w:val="24"/>
          <w:szCs w:val="24"/>
          <w:highlight w:val="white"/>
        </w:rPr>
        <w:lastRenderedPageBreak/>
        <w:t>•Light soy sauce - 1 teaspoon</w:t>
      </w:r>
      <w:r>
        <w:rPr>
          <w:rFonts w:ascii="Cambria" w:eastAsia="Cambria" w:hAnsi="Cambria" w:cs="Cambria"/>
          <w:sz w:val="24"/>
          <w:szCs w:val="24"/>
        </w:rPr>
        <w:br/>
      </w:r>
      <w:r>
        <w:rPr>
          <w:rFonts w:ascii="Cambria" w:eastAsia="Cambria" w:hAnsi="Cambria" w:cs="Cambria"/>
          <w:sz w:val="24"/>
          <w:szCs w:val="24"/>
          <w:highlight w:val="white"/>
        </w:rPr>
        <w:t>•Sweet chilli sauce - 1 teaspoon</w:t>
      </w:r>
      <w:r>
        <w:rPr>
          <w:rFonts w:ascii="Cambria" w:eastAsia="Cambria" w:hAnsi="Cambria" w:cs="Cambria"/>
          <w:sz w:val="24"/>
          <w:szCs w:val="24"/>
        </w:rPr>
        <w:br/>
      </w:r>
      <w:r>
        <w:rPr>
          <w:rFonts w:ascii="Cambria" w:eastAsia="Cambria" w:hAnsi="Cambria" w:cs="Cambria"/>
          <w:sz w:val="24"/>
          <w:szCs w:val="24"/>
          <w:highlight w:val="white"/>
        </w:rPr>
        <w:t>•Iceberg lettuce - few leaves</w:t>
      </w:r>
    </w:p>
    <w:p w14:paraId="534A5CA2" w14:textId="77777777" w:rsidR="00A971B5" w:rsidRDefault="00F75C53">
      <w:pPr>
        <w:ind w:left="-426"/>
        <w:rPr>
          <w:rFonts w:ascii="Cambria" w:eastAsia="Cambria" w:hAnsi="Cambria" w:cs="Cambria"/>
          <w:sz w:val="24"/>
          <w:szCs w:val="24"/>
          <w:highlight w:val="white"/>
        </w:rPr>
      </w:pPr>
      <w:r>
        <w:rPr>
          <w:rFonts w:ascii="Cambria" w:eastAsia="Cambria" w:hAnsi="Cambria" w:cs="Cambria"/>
          <w:sz w:val="24"/>
          <w:szCs w:val="24"/>
        </w:rPr>
        <w:br/>
      </w:r>
      <w:r>
        <w:rPr>
          <w:rFonts w:ascii="Cambria" w:eastAsia="Cambria" w:hAnsi="Cambria" w:cs="Cambria"/>
          <w:sz w:val="24"/>
          <w:szCs w:val="24"/>
          <w:highlight w:val="white"/>
        </w:rPr>
        <w:t>Method</w:t>
      </w:r>
      <w:r>
        <w:rPr>
          <w:rFonts w:ascii="Cambria" w:eastAsia="Cambria" w:hAnsi="Cambria" w:cs="Cambria"/>
          <w:sz w:val="24"/>
          <w:szCs w:val="24"/>
        </w:rPr>
        <w:br/>
      </w:r>
      <w:proofErr w:type="gramStart"/>
      <w:r>
        <w:rPr>
          <w:rFonts w:ascii="Cambria" w:eastAsia="Cambria" w:hAnsi="Cambria" w:cs="Cambria"/>
          <w:sz w:val="24"/>
          <w:szCs w:val="24"/>
          <w:highlight w:val="white"/>
        </w:rPr>
        <w:t>Mix spring</w:t>
      </w:r>
      <w:proofErr w:type="gramEnd"/>
      <w:r>
        <w:rPr>
          <w:rFonts w:ascii="Cambria" w:eastAsia="Cambria" w:hAnsi="Cambria" w:cs="Cambria"/>
          <w:sz w:val="24"/>
          <w:szCs w:val="24"/>
          <w:highlight w:val="white"/>
        </w:rPr>
        <w:t xml:space="preserve"> onions with greens, cut mushrooms, julienne zucchini, julienne red capsicum, grated carrot and bean sprouts in a bowl. Add salt, sugar, lemon juice, soy sauce, sweet chilli sauce and peanuts. Add the torn ice berg leaves just before serving.</w:t>
      </w:r>
    </w:p>
    <w:p w14:paraId="66D0A0D8" w14:textId="77777777" w:rsidR="00A971B5" w:rsidRDefault="00A971B5">
      <w:pPr>
        <w:pBdr>
          <w:bottom w:val="single" w:sz="4" w:space="1" w:color="000000"/>
        </w:pBdr>
        <w:ind w:left="-426"/>
        <w:rPr>
          <w:rFonts w:ascii="Cambria" w:eastAsia="Cambria" w:hAnsi="Cambria" w:cs="Cambria"/>
          <w:sz w:val="24"/>
          <w:szCs w:val="24"/>
          <w:highlight w:val="white"/>
        </w:rPr>
      </w:pPr>
    </w:p>
    <w:p w14:paraId="6CB7712E" w14:textId="77777777" w:rsidR="00A971B5" w:rsidRDefault="00F75C53">
      <w:pPr>
        <w:numPr>
          <w:ilvl w:val="0"/>
          <w:numId w:val="14"/>
        </w:numPr>
        <w:pBdr>
          <w:top w:val="nil"/>
          <w:left w:val="nil"/>
          <w:bottom w:val="nil"/>
          <w:right w:val="nil"/>
          <w:between w:val="nil"/>
        </w:pBdr>
        <w:tabs>
          <w:tab w:val="left" w:pos="3375"/>
        </w:tabs>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Papaya ginger smoothie</w:t>
      </w:r>
    </w:p>
    <w:p w14:paraId="547DF56F" w14:textId="77777777" w:rsidR="00A971B5" w:rsidRDefault="00A971B5">
      <w:pPr>
        <w:pBdr>
          <w:top w:val="nil"/>
          <w:left w:val="nil"/>
          <w:bottom w:val="nil"/>
          <w:right w:val="nil"/>
          <w:between w:val="nil"/>
        </w:pBdr>
        <w:tabs>
          <w:tab w:val="left" w:pos="3375"/>
        </w:tabs>
        <w:spacing w:after="0"/>
        <w:ind w:left="-426"/>
        <w:rPr>
          <w:rFonts w:ascii="Cambria" w:eastAsia="Cambria" w:hAnsi="Cambria" w:cs="Cambria"/>
          <w:color w:val="000000"/>
          <w:sz w:val="24"/>
          <w:szCs w:val="24"/>
        </w:rPr>
      </w:pPr>
    </w:p>
    <w:p w14:paraId="7F3D89BF" w14:textId="77777777" w:rsidR="00A971B5" w:rsidRDefault="00F75C53">
      <w:pPr>
        <w:pBdr>
          <w:top w:val="nil"/>
          <w:left w:val="nil"/>
          <w:bottom w:val="nil"/>
          <w:right w:val="nil"/>
          <w:between w:val="nil"/>
        </w:pBdr>
        <w:shd w:val="clear" w:color="auto" w:fill="F5F8F9"/>
        <w:spacing w:after="0"/>
        <w:ind w:left="-426"/>
        <w:rPr>
          <w:rFonts w:ascii="Cambria" w:eastAsia="Cambria" w:hAnsi="Cambria" w:cs="Cambria"/>
          <w:color w:val="000000"/>
          <w:sz w:val="24"/>
          <w:szCs w:val="24"/>
        </w:rPr>
      </w:pPr>
      <w:r>
        <w:rPr>
          <w:rFonts w:ascii="Cambria" w:eastAsia="Cambria" w:hAnsi="Cambria" w:cs="Cambria"/>
          <w:color w:val="000000"/>
          <w:sz w:val="24"/>
          <w:szCs w:val="24"/>
        </w:rPr>
        <w:t>INGREDIENTS</w:t>
      </w:r>
    </w:p>
    <w:p w14:paraId="76DA7033" w14:textId="77777777" w:rsidR="00A971B5" w:rsidRDefault="00A971B5">
      <w:pPr>
        <w:pBdr>
          <w:top w:val="nil"/>
          <w:left w:val="nil"/>
          <w:bottom w:val="nil"/>
          <w:right w:val="nil"/>
          <w:between w:val="nil"/>
        </w:pBdr>
        <w:shd w:val="clear" w:color="auto" w:fill="F5F8F9"/>
        <w:spacing w:after="0"/>
        <w:ind w:left="-426"/>
        <w:rPr>
          <w:rFonts w:ascii="Cambria" w:eastAsia="Cambria" w:hAnsi="Cambria" w:cs="Cambria"/>
          <w:color w:val="000000"/>
          <w:sz w:val="24"/>
          <w:szCs w:val="24"/>
        </w:rPr>
      </w:pPr>
    </w:p>
    <w:p w14:paraId="350F52A2" w14:textId="77777777" w:rsidR="00A971B5" w:rsidRDefault="00F75C53">
      <w:pPr>
        <w:pBdr>
          <w:top w:val="nil"/>
          <w:left w:val="nil"/>
          <w:bottom w:val="nil"/>
          <w:right w:val="nil"/>
          <w:between w:val="nil"/>
        </w:pBdr>
        <w:spacing w:after="0" w:line="240" w:lineRule="auto"/>
        <w:ind w:left="-426"/>
        <w:rPr>
          <w:rFonts w:ascii="Cambria" w:eastAsia="Cambria" w:hAnsi="Cambria" w:cs="Cambria"/>
          <w:color w:val="000000"/>
          <w:sz w:val="24"/>
          <w:szCs w:val="24"/>
        </w:rPr>
      </w:pPr>
      <w:r>
        <w:rPr>
          <w:rFonts w:ascii="Cambria" w:eastAsia="Cambria" w:hAnsi="Cambria" w:cs="Cambria"/>
          <w:color w:val="000000"/>
          <w:sz w:val="24"/>
          <w:szCs w:val="24"/>
        </w:rPr>
        <w:t>Papaya – 1 katori</w:t>
      </w:r>
    </w:p>
    <w:p w14:paraId="27E1DF4E" w14:textId="77777777" w:rsidR="00A971B5" w:rsidRDefault="00F75C53">
      <w:pPr>
        <w:pBdr>
          <w:top w:val="nil"/>
          <w:left w:val="nil"/>
          <w:bottom w:val="nil"/>
          <w:right w:val="nil"/>
          <w:between w:val="nil"/>
        </w:pBdr>
        <w:spacing w:after="0" w:line="240" w:lineRule="auto"/>
        <w:ind w:left="-426"/>
        <w:rPr>
          <w:rFonts w:ascii="Cambria" w:eastAsia="Cambria" w:hAnsi="Cambria" w:cs="Cambria"/>
          <w:color w:val="000000"/>
          <w:sz w:val="24"/>
          <w:szCs w:val="24"/>
        </w:rPr>
      </w:pPr>
      <w:r>
        <w:rPr>
          <w:rFonts w:ascii="Cambria" w:eastAsia="Cambria" w:hAnsi="Cambria" w:cs="Cambria"/>
          <w:color w:val="000000"/>
          <w:sz w:val="24"/>
          <w:szCs w:val="24"/>
        </w:rPr>
        <w:t>Yoghurt – 1 katori</w:t>
      </w:r>
      <w:r>
        <w:rPr>
          <w:rFonts w:ascii="Cambria" w:eastAsia="Cambria" w:hAnsi="Cambria" w:cs="Cambria"/>
          <w:color w:val="000000"/>
          <w:sz w:val="24"/>
          <w:szCs w:val="24"/>
        </w:rPr>
        <w:br/>
        <w:t>Honey – 1 tsp</w:t>
      </w:r>
      <w:r>
        <w:rPr>
          <w:rFonts w:ascii="Cambria" w:eastAsia="Cambria" w:hAnsi="Cambria" w:cs="Cambria"/>
          <w:color w:val="000000"/>
          <w:sz w:val="24"/>
          <w:szCs w:val="24"/>
        </w:rPr>
        <w:br/>
        <w:t>Freshly grated ginger – 1 tsp</w:t>
      </w:r>
    </w:p>
    <w:p w14:paraId="1F406DA2" w14:textId="77777777" w:rsidR="00A971B5" w:rsidRDefault="00A971B5">
      <w:pPr>
        <w:pBdr>
          <w:top w:val="nil"/>
          <w:left w:val="nil"/>
          <w:bottom w:val="nil"/>
          <w:right w:val="nil"/>
          <w:between w:val="nil"/>
        </w:pBdr>
        <w:spacing w:after="0"/>
        <w:ind w:left="-426"/>
        <w:rPr>
          <w:rFonts w:ascii="Cambria" w:eastAsia="Cambria" w:hAnsi="Cambria" w:cs="Cambria"/>
          <w:color w:val="000000"/>
          <w:sz w:val="24"/>
          <w:szCs w:val="24"/>
        </w:rPr>
      </w:pPr>
    </w:p>
    <w:p w14:paraId="05BA9F78" w14:textId="77777777" w:rsidR="00A971B5" w:rsidRDefault="00F75C53">
      <w:pPr>
        <w:pBdr>
          <w:top w:val="nil"/>
          <w:left w:val="nil"/>
          <w:bottom w:val="nil"/>
          <w:right w:val="nil"/>
          <w:between w:val="nil"/>
        </w:pBdr>
        <w:spacing w:after="0"/>
        <w:ind w:left="-426"/>
        <w:rPr>
          <w:rFonts w:ascii="Cambria" w:eastAsia="Cambria" w:hAnsi="Cambria" w:cs="Cambria"/>
          <w:color w:val="000000"/>
          <w:sz w:val="24"/>
          <w:szCs w:val="24"/>
        </w:rPr>
      </w:pPr>
      <w:r>
        <w:rPr>
          <w:rFonts w:ascii="Cambria" w:eastAsia="Cambria" w:hAnsi="Cambria" w:cs="Cambria"/>
          <w:color w:val="000000"/>
          <w:sz w:val="24"/>
          <w:szCs w:val="24"/>
        </w:rPr>
        <w:t>METHOD</w:t>
      </w:r>
    </w:p>
    <w:p w14:paraId="63847A3C" w14:textId="77777777" w:rsidR="00A971B5" w:rsidRDefault="00F75C53">
      <w:pPr>
        <w:pBdr>
          <w:top w:val="nil"/>
          <w:left w:val="nil"/>
          <w:bottom w:val="nil"/>
          <w:right w:val="nil"/>
          <w:between w:val="nil"/>
        </w:pBdr>
        <w:shd w:val="clear" w:color="auto" w:fill="F5F8F9"/>
        <w:spacing w:after="0"/>
        <w:ind w:left="-426"/>
        <w:jc w:val="both"/>
        <w:rPr>
          <w:rFonts w:ascii="Cambria" w:eastAsia="Cambria" w:hAnsi="Cambria" w:cs="Cambria"/>
          <w:color w:val="000000"/>
          <w:sz w:val="24"/>
          <w:szCs w:val="24"/>
        </w:rPr>
      </w:pPr>
      <w:r>
        <w:rPr>
          <w:rFonts w:ascii="Cambria" w:eastAsia="Cambria" w:hAnsi="Cambria" w:cs="Cambria"/>
          <w:color w:val="000000"/>
          <w:sz w:val="24"/>
          <w:szCs w:val="24"/>
        </w:rPr>
        <w:t xml:space="preserve">Combine the papaya, </w:t>
      </w:r>
      <w:proofErr w:type="gramStart"/>
      <w:r>
        <w:rPr>
          <w:rFonts w:ascii="Cambria" w:eastAsia="Cambria" w:hAnsi="Cambria" w:cs="Cambria"/>
          <w:color w:val="000000"/>
          <w:sz w:val="24"/>
          <w:szCs w:val="24"/>
        </w:rPr>
        <w:t>yoghurt ,</w:t>
      </w:r>
      <w:proofErr w:type="gramEnd"/>
      <w:r>
        <w:rPr>
          <w:rFonts w:ascii="Cambria" w:eastAsia="Cambria" w:hAnsi="Cambria" w:cs="Cambria"/>
          <w:color w:val="000000"/>
          <w:sz w:val="24"/>
          <w:szCs w:val="24"/>
        </w:rPr>
        <w:t xml:space="preserve"> honey, and ginger. Blend until smooth.</w:t>
      </w:r>
    </w:p>
    <w:p w14:paraId="6C52401D" w14:textId="77777777" w:rsidR="00A971B5" w:rsidRDefault="00F75C53">
      <w:pPr>
        <w:pBdr>
          <w:top w:val="nil"/>
          <w:left w:val="nil"/>
          <w:bottom w:val="single" w:sz="4" w:space="1" w:color="000000"/>
          <w:right w:val="nil"/>
          <w:between w:val="nil"/>
        </w:pBdr>
        <w:tabs>
          <w:tab w:val="left" w:pos="3375"/>
        </w:tabs>
        <w:spacing w:after="0"/>
        <w:ind w:left="-426"/>
        <w:rPr>
          <w:rFonts w:ascii="Cambria" w:eastAsia="Cambria" w:hAnsi="Cambria" w:cs="Cambria"/>
          <w:color w:val="000000"/>
          <w:sz w:val="24"/>
          <w:szCs w:val="24"/>
        </w:rPr>
      </w:pPr>
      <w:r>
        <w:rPr>
          <w:rFonts w:ascii="Cambria" w:eastAsia="Cambria" w:hAnsi="Cambria" w:cs="Cambria"/>
          <w:color w:val="000000"/>
          <w:sz w:val="24"/>
          <w:szCs w:val="24"/>
          <w:highlight w:val="white"/>
        </w:rPr>
        <w:t>SPROUT AND TOFU SOUP</w:t>
      </w:r>
      <w:r>
        <w:rPr>
          <w:rFonts w:ascii="Cambria" w:eastAsia="Cambria" w:hAnsi="Cambria" w:cs="Cambria"/>
          <w:color w:val="000000"/>
          <w:sz w:val="24"/>
          <w:szCs w:val="24"/>
        </w:rPr>
        <w:br/>
      </w:r>
    </w:p>
    <w:p w14:paraId="2A727D17" w14:textId="77777777" w:rsidR="00A971B5" w:rsidRDefault="00A971B5">
      <w:pPr>
        <w:pBdr>
          <w:top w:val="nil"/>
          <w:left w:val="nil"/>
          <w:bottom w:val="nil"/>
          <w:right w:val="nil"/>
          <w:between w:val="nil"/>
        </w:pBdr>
        <w:tabs>
          <w:tab w:val="left" w:pos="3375"/>
        </w:tabs>
        <w:spacing w:after="0"/>
        <w:ind w:left="-426"/>
        <w:rPr>
          <w:rFonts w:ascii="Cambria" w:eastAsia="Cambria" w:hAnsi="Cambria" w:cs="Cambria"/>
          <w:color w:val="000000"/>
          <w:sz w:val="24"/>
          <w:szCs w:val="24"/>
        </w:rPr>
      </w:pPr>
    </w:p>
    <w:p w14:paraId="0535AC35" w14:textId="77777777" w:rsidR="00A971B5" w:rsidRDefault="00F75C53">
      <w:pPr>
        <w:numPr>
          <w:ilvl w:val="0"/>
          <w:numId w:val="14"/>
        </w:numPr>
        <w:pBdr>
          <w:top w:val="nil"/>
          <w:left w:val="nil"/>
          <w:bottom w:val="nil"/>
          <w:right w:val="nil"/>
          <w:between w:val="nil"/>
        </w:pBdr>
        <w:tabs>
          <w:tab w:val="left" w:pos="3375"/>
        </w:tabs>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t xml:space="preserve">Penne in Spinach Sauce </w:t>
      </w:r>
    </w:p>
    <w:p w14:paraId="771C205A" w14:textId="77777777" w:rsidR="00A971B5" w:rsidRDefault="00A971B5">
      <w:pPr>
        <w:pBdr>
          <w:top w:val="nil"/>
          <w:left w:val="nil"/>
          <w:bottom w:val="nil"/>
          <w:right w:val="nil"/>
          <w:between w:val="nil"/>
        </w:pBdr>
        <w:tabs>
          <w:tab w:val="left" w:pos="3375"/>
        </w:tabs>
        <w:ind w:left="-426"/>
        <w:rPr>
          <w:rFonts w:ascii="Cambria" w:eastAsia="Cambria" w:hAnsi="Cambria" w:cs="Cambria"/>
          <w:color w:val="000000"/>
          <w:sz w:val="24"/>
          <w:szCs w:val="24"/>
        </w:rPr>
      </w:pPr>
    </w:p>
    <w:p w14:paraId="0D121841" w14:textId="77777777" w:rsidR="00A971B5" w:rsidRDefault="00F75C53">
      <w:pPr>
        <w:numPr>
          <w:ilvl w:val="0"/>
          <w:numId w:val="38"/>
        </w:numPr>
        <w:shd w:val="clear" w:color="auto" w:fill="FAFAFA"/>
        <w:spacing w:before="280" w:after="0"/>
        <w:ind w:left="-426" w:hanging="359"/>
      </w:pPr>
      <w:r>
        <w:rPr>
          <w:rFonts w:ascii="Cambria" w:eastAsia="Cambria" w:hAnsi="Cambria" w:cs="Cambria"/>
          <w:sz w:val="24"/>
          <w:szCs w:val="24"/>
        </w:rPr>
        <w:t>Whole wheat penne - 1 katori</w:t>
      </w:r>
    </w:p>
    <w:p w14:paraId="0A393D53" w14:textId="77777777" w:rsidR="00A971B5" w:rsidRDefault="00F75C53">
      <w:pPr>
        <w:numPr>
          <w:ilvl w:val="0"/>
          <w:numId w:val="38"/>
        </w:numPr>
        <w:shd w:val="clear" w:color="auto" w:fill="FAFAFA"/>
        <w:spacing w:after="0"/>
        <w:ind w:left="-426" w:hanging="359"/>
      </w:pPr>
      <w:r>
        <w:rPr>
          <w:rFonts w:ascii="Cambria" w:eastAsia="Cambria" w:hAnsi="Cambria" w:cs="Cambria"/>
          <w:sz w:val="24"/>
          <w:szCs w:val="24"/>
        </w:rPr>
        <w:t>Garlic cloves - 1 tsp </w:t>
      </w:r>
    </w:p>
    <w:p w14:paraId="50F2461C" w14:textId="77777777" w:rsidR="00A971B5" w:rsidRDefault="00F75C53">
      <w:pPr>
        <w:numPr>
          <w:ilvl w:val="0"/>
          <w:numId w:val="38"/>
        </w:numPr>
        <w:shd w:val="clear" w:color="auto" w:fill="FAFAFA"/>
        <w:spacing w:after="0"/>
        <w:ind w:left="-426" w:hanging="359"/>
      </w:pPr>
      <w:r>
        <w:rPr>
          <w:rFonts w:ascii="Cambria" w:eastAsia="Cambria" w:hAnsi="Cambria" w:cs="Cambria"/>
          <w:sz w:val="24"/>
          <w:szCs w:val="24"/>
        </w:rPr>
        <w:t>Milk - 1 tbsp</w:t>
      </w:r>
    </w:p>
    <w:p w14:paraId="79787969" w14:textId="77777777" w:rsidR="00A971B5" w:rsidRDefault="00F75C53">
      <w:pPr>
        <w:numPr>
          <w:ilvl w:val="0"/>
          <w:numId w:val="38"/>
        </w:numPr>
        <w:shd w:val="clear" w:color="auto" w:fill="FAFAFA"/>
        <w:spacing w:after="0"/>
        <w:ind w:left="-426" w:hanging="359"/>
      </w:pPr>
      <w:r>
        <w:rPr>
          <w:rFonts w:ascii="Cambria" w:eastAsia="Cambria" w:hAnsi="Cambria" w:cs="Cambria"/>
          <w:sz w:val="24"/>
          <w:szCs w:val="24"/>
        </w:rPr>
        <w:t>Freshly ground black pepper - ½ tsp</w:t>
      </w:r>
    </w:p>
    <w:p w14:paraId="1DD697CC" w14:textId="77777777" w:rsidR="00A971B5" w:rsidRDefault="00F75C53">
      <w:pPr>
        <w:numPr>
          <w:ilvl w:val="0"/>
          <w:numId w:val="38"/>
        </w:numPr>
        <w:shd w:val="clear" w:color="auto" w:fill="FAFAFA"/>
        <w:spacing w:after="0"/>
        <w:ind w:left="-426" w:hanging="359"/>
      </w:pPr>
      <w:r>
        <w:rPr>
          <w:rFonts w:ascii="Cambria" w:eastAsia="Cambria" w:hAnsi="Cambria" w:cs="Cambria"/>
          <w:sz w:val="24"/>
          <w:szCs w:val="24"/>
        </w:rPr>
        <w:t>Baby spinach leaves - 10-12 leaves</w:t>
      </w:r>
    </w:p>
    <w:p w14:paraId="4C8A4141" w14:textId="77777777" w:rsidR="00A971B5" w:rsidRDefault="00F75C53">
      <w:pPr>
        <w:numPr>
          <w:ilvl w:val="0"/>
          <w:numId w:val="38"/>
        </w:numPr>
        <w:shd w:val="clear" w:color="auto" w:fill="FAFAFA"/>
        <w:spacing w:after="0"/>
        <w:ind w:left="-426" w:hanging="359"/>
      </w:pPr>
      <w:r>
        <w:rPr>
          <w:rFonts w:ascii="Cambria" w:eastAsia="Cambria" w:hAnsi="Cambria" w:cs="Cambria"/>
          <w:sz w:val="24"/>
          <w:szCs w:val="24"/>
        </w:rPr>
        <w:t>Salt - to taste</w:t>
      </w:r>
    </w:p>
    <w:p w14:paraId="6EF633C7" w14:textId="77777777" w:rsidR="00A971B5" w:rsidRDefault="00F75C53">
      <w:pPr>
        <w:numPr>
          <w:ilvl w:val="0"/>
          <w:numId w:val="38"/>
        </w:numPr>
        <w:shd w:val="clear" w:color="auto" w:fill="FAFAFA"/>
        <w:spacing w:after="280"/>
        <w:ind w:left="-426" w:hanging="359"/>
      </w:pPr>
      <w:r>
        <w:rPr>
          <w:rFonts w:ascii="Cambria" w:eastAsia="Cambria" w:hAnsi="Cambria" w:cs="Cambria"/>
          <w:sz w:val="24"/>
          <w:szCs w:val="24"/>
        </w:rPr>
        <w:t>Black / green olives - 5 pieces - to garnish</w:t>
      </w:r>
    </w:p>
    <w:p w14:paraId="762D38F9" w14:textId="77777777" w:rsidR="00A971B5" w:rsidRDefault="00F75C53">
      <w:pPr>
        <w:pBdr>
          <w:bottom w:val="single" w:sz="4" w:space="1" w:color="000000"/>
        </w:pBdr>
        <w:shd w:val="clear" w:color="auto" w:fill="FAFAFA"/>
        <w:spacing w:after="0" w:line="240" w:lineRule="auto"/>
        <w:ind w:left="-426"/>
        <w:rPr>
          <w:rFonts w:ascii="Cambria" w:eastAsia="Cambria" w:hAnsi="Cambria" w:cs="Cambria"/>
          <w:sz w:val="24"/>
          <w:szCs w:val="24"/>
        </w:rPr>
      </w:pPr>
      <w:r>
        <w:rPr>
          <w:rFonts w:ascii="Cambria" w:eastAsia="Cambria" w:hAnsi="Cambria" w:cs="Cambria"/>
          <w:sz w:val="24"/>
          <w:szCs w:val="24"/>
        </w:rPr>
        <w:t>DIRECTIONS</w:t>
      </w:r>
    </w:p>
    <w:p w14:paraId="3FEFA703" w14:textId="77777777" w:rsidR="00A971B5" w:rsidRDefault="00F75C53">
      <w:pPr>
        <w:pBdr>
          <w:bottom w:val="single" w:sz="4" w:space="1" w:color="000000"/>
        </w:pBdr>
        <w:shd w:val="clear" w:color="auto" w:fill="FAFAFA"/>
        <w:spacing w:after="0" w:line="240" w:lineRule="auto"/>
        <w:ind w:left="-426"/>
        <w:rPr>
          <w:rFonts w:ascii="Cambria" w:eastAsia="Cambria" w:hAnsi="Cambria" w:cs="Cambria"/>
          <w:sz w:val="24"/>
          <w:szCs w:val="24"/>
        </w:rPr>
      </w:pPr>
      <w:r>
        <w:rPr>
          <w:rFonts w:ascii="Cambria" w:eastAsia="Cambria" w:hAnsi="Cambria" w:cs="Cambria"/>
          <w:sz w:val="24"/>
          <w:szCs w:val="24"/>
          <w:highlight w:val="darkGray"/>
        </w:rPr>
        <w:t>Step 1</w:t>
      </w:r>
      <w:r>
        <w:rPr>
          <w:rFonts w:ascii="Cambria" w:eastAsia="Cambria" w:hAnsi="Cambria" w:cs="Cambria"/>
          <w:sz w:val="24"/>
          <w:szCs w:val="24"/>
        </w:rPr>
        <w:t xml:space="preserve">Bring a large pot of salted water to boil. Add the penne and cook until it is tender but still firm to the bite, stirring </w:t>
      </w:r>
      <w:proofErr w:type="spellStart"/>
      <w:proofErr w:type="gramStart"/>
      <w:r>
        <w:rPr>
          <w:rFonts w:ascii="Cambria" w:eastAsia="Cambria" w:hAnsi="Cambria" w:cs="Cambria"/>
          <w:sz w:val="24"/>
          <w:szCs w:val="24"/>
        </w:rPr>
        <w:t>occasionally,about</w:t>
      </w:r>
      <w:proofErr w:type="spellEnd"/>
      <w:proofErr w:type="gramEnd"/>
      <w:r>
        <w:rPr>
          <w:rFonts w:ascii="Cambria" w:eastAsia="Cambria" w:hAnsi="Cambria" w:cs="Cambria"/>
          <w:sz w:val="24"/>
          <w:szCs w:val="24"/>
        </w:rPr>
        <w:t xml:space="preserve"> 12 </w:t>
      </w:r>
      <w:proofErr w:type="spellStart"/>
      <w:proofErr w:type="gramStart"/>
      <w:r>
        <w:rPr>
          <w:rFonts w:ascii="Cambria" w:eastAsia="Cambria" w:hAnsi="Cambria" w:cs="Cambria"/>
          <w:sz w:val="24"/>
          <w:szCs w:val="24"/>
        </w:rPr>
        <w:t>minutes.</w:t>
      </w:r>
      <w:r>
        <w:rPr>
          <w:rFonts w:ascii="Cambria" w:eastAsia="Cambria" w:hAnsi="Cambria" w:cs="Cambria"/>
          <w:sz w:val="24"/>
          <w:szCs w:val="24"/>
          <w:highlight w:val="darkGray"/>
        </w:rPr>
        <w:t>Step</w:t>
      </w:r>
      <w:proofErr w:type="spellEnd"/>
      <w:proofErr w:type="gramEnd"/>
      <w:r>
        <w:rPr>
          <w:rFonts w:ascii="Cambria" w:eastAsia="Cambria" w:hAnsi="Cambria" w:cs="Cambria"/>
          <w:sz w:val="24"/>
          <w:szCs w:val="24"/>
          <w:highlight w:val="darkGray"/>
        </w:rPr>
        <w:t xml:space="preserve"> 2</w:t>
      </w:r>
      <w:r>
        <w:rPr>
          <w:rFonts w:ascii="Cambria" w:eastAsia="Cambria" w:hAnsi="Cambria" w:cs="Cambria"/>
          <w:sz w:val="24"/>
          <w:szCs w:val="24"/>
        </w:rPr>
        <w:t xml:space="preserve">Mince the garlic in a food </w:t>
      </w:r>
      <w:proofErr w:type="spellStart"/>
      <w:proofErr w:type="gramStart"/>
      <w:r>
        <w:rPr>
          <w:rFonts w:ascii="Cambria" w:eastAsia="Cambria" w:hAnsi="Cambria" w:cs="Cambria"/>
          <w:sz w:val="24"/>
          <w:szCs w:val="24"/>
        </w:rPr>
        <w:t>processor.Add</w:t>
      </w:r>
      <w:proofErr w:type="spellEnd"/>
      <w:proofErr w:type="gramEnd"/>
      <w:r>
        <w:rPr>
          <w:rFonts w:ascii="Cambria" w:eastAsia="Cambria" w:hAnsi="Cambria" w:cs="Cambria"/>
          <w:sz w:val="24"/>
          <w:szCs w:val="24"/>
        </w:rPr>
        <w:t xml:space="preserve"> salt, </w:t>
      </w:r>
      <w:proofErr w:type="spellStart"/>
      <w:proofErr w:type="gramStart"/>
      <w:r>
        <w:rPr>
          <w:rFonts w:ascii="Cambria" w:eastAsia="Cambria" w:hAnsi="Cambria" w:cs="Cambria"/>
          <w:sz w:val="24"/>
          <w:szCs w:val="24"/>
        </w:rPr>
        <w:t>pepper,and</w:t>
      </w:r>
      <w:proofErr w:type="spellEnd"/>
      <w:proofErr w:type="gramEnd"/>
      <w:r>
        <w:rPr>
          <w:rFonts w:ascii="Cambria" w:eastAsia="Cambria" w:hAnsi="Cambria" w:cs="Cambria"/>
          <w:sz w:val="24"/>
          <w:szCs w:val="24"/>
        </w:rPr>
        <w:t xml:space="preserve"> half of the spinach </w:t>
      </w:r>
      <w:proofErr w:type="spellStart"/>
      <w:proofErr w:type="gramStart"/>
      <w:r>
        <w:rPr>
          <w:rFonts w:ascii="Cambria" w:eastAsia="Cambria" w:hAnsi="Cambria" w:cs="Cambria"/>
          <w:sz w:val="24"/>
          <w:szCs w:val="24"/>
        </w:rPr>
        <w:t>leaves.Blend</w:t>
      </w:r>
      <w:proofErr w:type="spellEnd"/>
      <w:proofErr w:type="gramEnd"/>
      <w:r>
        <w:rPr>
          <w:rFonts w:ascii="Cambria" w:eastAsia="Cambria" w:hAnsi="Cambria" w:cs="Cambria"/>
          <w:sz w:val="24"/>
          <w:szCs w:val="24"/>
        </w:rPr>
        <w:t xml:space="preserve"> until the mixture is </w:t>
      </w:r>
      <w:proofErr w:type="spellStart"/>
      <w:proofErr w:type="gramStart"/>
      <w:r>
        <w:rPr>
          <w:rFonts w:ascii="Cambria" w:eastAsia="Cambria" w:hAnsi="Cambria" w:cs="Cambria"/>
          <w:sz w:val="24"/>
          <w:szCs w:val="24"/>
        </w:rPr>
        <w:t>smooth.</w:t>
      </w:r>
      <w:r>
        <w:rPr>
          <w:rFonts w:ascii="Cambria" w:eastAsia="Cambria" w:hAnsi="Cambria" w:cs="Cambria"/>
          <w:sz w:val="24"/>
          <w:szCs w:val="24"/>
          <w:highlight w:val="darkGray"/>
        </w:rPr>
        <w:t>Step</w:t>
      </w:r>
      <w:proofErr w:type="spellEnd"/>
      <w:proofErr w:type="gramEnd"/>
      <w:r>
        <w:rPr>
          <w:rFonts w:ascii="Cambria" w:eastAsia="Cambria" w:hAnsi="Cambria" w:cs="Cambria"/>
          <w:sz w:val="24"/>
          <w:szCs w:val="24"/>
          <w:highlight w:val="darkGray"/>
        </w:rPr>
        <w:t xml:space="preserve"> 3</w:t>
      </w:r>
      <w:r>
        <w:rPr>
          <w:rFonts w:ascii="Cambria" w:eastAsia="Cambria" w:hAnsi="Cambria" w:cs="Cambria"/>
          <w:sz w:val="24"/>
          <w:szCs w:val="24"/>
        </w:rPr>
        <w:t xml:space="preserve">Set the spinach mixture </w:t>
      </w:r>
      <w:proofErr w:type="spellStart"/>
      <w:proofErr w:type="gramStart"/>
      <w:r>
        <w:rPr>
          <w:rFonts w:ascii="Cambria" w:eastAsia="Cambria" w:hAnsi="Cambria" w:cs="Cambria"/>
          <w:sz w:val="24"/>
          <w:szCs w:val="24"/>
        </w:rPr>
        <w:t>aside.Mean</w:t>
      </w:r>
      <w:proofErr w:type="spellEnd"/>
      <w:proofErr w:type="gramEnd"/>
      <w:r>
        <w:rPr>
          <w:rFonts w:ascii="Cambria" w:eastAsia="Cambria" w:hAnsi="Cambria" w:cs="Cambria"/>
          <w:sz w:val="24"/>
          <w:szCs w:val="24"/>
        </w:rPr>
        <w:t xml:space="preserve"> </w:t>
      </w:r>
      <w:proofErr w:type="spellStart"/>
      <w:proofErr w:type="gramStart"/>
      <w:r>
        <w:rPr>
          <w:rFonts w:ascii="Cambria" w:eastAsia="Cambria" w:hAnsi="Cambria" w:cs="Cambria"/>
          <w:sz w:val="24"/>
          <w:szCs w:val="24"/>
        </w:rPr>
        <w:t>while,place</w:t>
      </w:r>
      <w:proofErr w:type="spellEnd"/>
      <w:proofErr w:type="gramEnd"/>
      <w:r>
        <w:rPr>
          <w:rFonts w:ascii="Cambria" w:eastAsia="Cambria" w:hAnsi="Cambria" w:cs="Cambria"/>
          <w:sz w:val="24"/>
          <w:szCs w:val="24"/>
        </w:rPr>
        <w:t xml:space="preserve"> the remaining spinach leaves in a large </w:t>
      </w:r>
      <w:proofErr w:type="spellStart"/>
      <w:proofErr w:type="gramStart"/>
      <w:r>
        <w:rPr>
          <w:rFonts w:ascii="Cambria" w:eastAsia="Cambria" w:hAnsi="Cambria" w:cs="Cambria"/>
          <w:sz w:val="24"/>
          <w:szCs w:val="24"/>
        </w:rPr>
        <w:t>bowl.</w:t>
      </w:r>
      <w:r>
        <w:rPr>
          <w:rFonts w:ascii="Cambria" w:eastAsia="Cambria" w:hAnsi="Cambria" w:cs="Cambria"/>
          <w:sz w:val="24"/>
          <w:szCs w:val="24"/>
          <w:highlight w:val="darkGray"/>
        </w:rPr>
        <w:t>Step</w:t>
      </w:r>
      <w:proofErr w:type="spellEnd"/>
      <w:proofErr w:type="gramEnd"/>
      <w:r>
        <w:rPr>
          <w:rFonts w:ascii="Cambria" w:eastAsia="Cambria" w:hAnsi="Cambria" w:cs="Cambria"/>
          <w:sz w:val="24"/>
          <w:szCs w:val="24"/>
          <w:highlight w:val="darkGray"/>
        </w:rPr>
        <w:t xml:space="preserve"> 4</w:t>
      </w:r>
      <w:r>
        <w:rPr>
          <w:rFonts w:ascii="Cambria" w:eastAsia="Cambria" w:hAnsi="Cambria" w:cs="Cambria"/>
          <w:sz w:val="24"/>
          <w:szCs w:val="24"/>
        </w:rPr>
        <w:t>Drain the pasta. Spoon the pasta a top the spinach leaves in the bowl. </w:t>
      </w:r>
      <w:r>
        <w:rPr>
          <w:rFonts w:ascii="Cambria" w:eastAsia="Cambria" w:hAnsi="Cambria" w:cs="Cambria"/>
          <w:sz w:val="24"/>
          <w:szCs w:val="24"/>
          <w:highlight w:val="darkGray"/>
        </w:rPr>
        <w:t>Step 5</w:t>
      </w:r>
      <w:r>
        <w:rPr>
          <w:rFonts w:ascii="Cambria" w:eastAsia="Cambria" w:hAnsi="Cambria" w:cs="Cambria"/>
          <w:sz w:val="24"/>
          <w:szCs w:val="24"/>
        </w:rPr>
        <w:t>Add spinach mixture over the pasta mixture and toss to coat, adding enough reserved cooking liquid to moisten. </w:t>
      </w:r>
      <w:r>
        <w:rPr>
          <w:rFonts w:ascii="Cambria" w:eastAsia="Cambria" w:hAnsi="Cambria" w:cs="Cambria"/>
          <w:sz w:val="24"/>
          <w:szCs w:val="24"/>
          <w:highlight w:val="darkGray"/>
        </w:rPr>
        <w:t>Step 6</w:t>
      </w:r>
      <w:r>
        <w:rPr>
          <w:rFonts w:ascii="Cambria" w:eastAsia="Cambria" w:hAnsi="Cambria" w:cs="Cambria"/>
          <w:sz w:val="24"/>
          <w:szCs w:val="24"/>
        </w:rPr>
        <w:t>Season the pasta, to taste, with salt and pepper and serve.</w:t>
      </w:r>
    </w:p>
    <w:p w14:paraId="67E6EFFC" w14:textId="77777777" w:rsidR="00A971B5" w:rsidRDefault="00A971B5">
      <w:pPr>
        <w:pBdr>
          <w:bottom w:val="single" w:sz="4" w:space="1" w:color="000000"/>
        </w:pBdr>
        <w:shd w:val="clear" w:color="auto" w:fill="FAFAFA"/>
        <w:spacing w:after="0" w:line="240" w:lineRule="auto"/>
        <w:ind w:left="-426"/>
        <w:rPr>
          <w:rFonts w:ascii="Cambria" w:eastAsia="Cambria" w:hAnsi="Cambria" w:cs="Cambria"/>
          <w:sz w:val="24"/>
          <w:szCs w:val="24"/>
        </w:rPr>
      </w:pPr>
    </w:p>
    <w:p w14:paraId="219184D8" w14:textId="77777777" w:rsidR="00A971B5" w:rsidRDefault="00A971B5">
      <w:pPr>
        <w:pBdr>
          <w:top w:val="nil"/>
          <w:left w:val="nil"/>
          <w:bottom w:val="nil"/>
          <w:right w:val="nil"/>
          <w:between w:val="nil"/>
        </w:pBdr>
        <w:tabs>
          <w:tab w:val="left" w:pos="3375"/>
        </w:tabs>
        <w:spacing w:after="0"/>
        <w:ind w:left="-426"/>
        <w:rPr>
          <w:rFonts w:ascii="Cambria" w:eastAsia="Cambria" w:hAnsi="Cambria" w:cs="Cambria"/>
          <w:color w:val="000000"/>
          <w:sz w:val="24"/>
          <w:szCs w:val="24"/>
        </w:rPr>
      </w:pPr>
    </w:p>
    <w:p w14:paraId="66A21454" w14:textId="77777777" w:rsidR="00A971B5" w:rsidRDefault="00F75C53">
      <w:pPr>
        <w:numPr>
          <w:ilvl w:val="0"/>
          <w:numId w:val="14"/>
        </w:numPr>
        <w:pBdr>
          <w:top w:val="nil"/>
          <w:left w:val="nil"/>
          <w:bottom w:val="nil"/>
          <w:right w:val="nil"/>
          <w:between w:val="nil"/>
        </w:pBdr>
        <w:tabs>
          <w:tab w:val="left" w:pos="3375"/>
        </w:tabs>
        <w:spacing w:after="0"/>
        <w:ind w:left="-426" w:hanging="359"/>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Singapore vegetable noodles </w:t>
      </w:r>
    </w:p>
    <w:p w14:paraId="72F2CDC1" w14:textId="77777777" w:rsidR="00A971B5" w:rsidRDefault="00A971B5">
      <w:pPr>
        <w:pBdr>
          <w:top w:val="nil"/>
          <w:left w:val="nil"/>
          <w:bottom w:val="nil"/>
          <w:right w:val="nil"/>
          <w:between w:val="nil"/>
        </w:pBdr>
        <w:tabs>
          <w:tab w:val="left" w:pos="3375"/>
        </w:tabs>
        <w:ind w:left="-426"/>
        <w:rPr>
          <w:rFonts w:ascii="Cambria" w:eastAsia="Cambria" w:hAnsi="Cambria" w:cs="Cambria"/>
          <w:color w:val="000000"/>
          <w:sz w:val="24"/>
          <w:szCs w:val="24"/>
        </w:rPr>
      </w:pPr>
    </w:p>
    <w:p w14:paraId="67CC4CE3" w14:textId="77777777" w:rsidR="00A971B5" w:rsidRDefault="00F75C53">
      <w:pPr>
        <w:shd w:val="clear" w:color="auto" w:fill="FAFAFA"/>
        <w:spacing w:after="0" w:line="240" w:lineRule="auto"/>
        <w:ind w:left="-426"/>
        <w:rPr>
          <w:rFonts w:ascii="Cambria" w:eastAsia="Cambria" w:hAnsi="Cambria" w:cs="Cambria"/>
          <w:sz w:val="24"/>
          <w:szCs w:val="24"/>
        </w:rPr>
      </w:pPr>
      <w:r>
        <w:rPr>
          <w:rFonts w:ascii="Cambria" w:eastAsia="Cambria" w:hAnsi="Cambria" w:cs="Cambria"/>
          <w:sz w:val="24"/>
          <w:szCs w:val="24"/>
        </w:rPr>
        <w:t>INGREDIENTS</w:t>
      </w:r>
    </w:p>
    <w:p w14:paraId="23AE9056" w14:textId="77777777" w:rsidR="00A971B5" w:rsidRDefault="00F75C53">
      <w:pPr>
        <w:numPr>
          <w:ilvl w:val="0"/>
          <w:numId w:val="40"/>
        </w:numPr>
        <w:shd w:val="clear" w:color="auto" w:fill="FAFAFA"/>
        <w:spacing w:before="280" w:after="0"/>
        <w:ind w:left="-426" w:hanging="359"/>
      </w:pPr>
      <w:r>
        <w:rPr>
          <w:rFonts w:ascii="Cambria" w:eastAsia="Cambria" w:hAnsi="Cambria" w:cs="Cambria"/>
          <w:sz w:val="24"/>
          <w:szCs w:val="24"/>
        </w:rPr>
        <w:t>Whole Wheat/gluten free/quinoa noodles (thin) - 20g</w:t>
      </w:r>
    </w:p>
    <w:p w14:paraId="7AE3EDFC" w14:textId="77777777" w:rsidR="00A971B5" w:rsidRDefault="00F75C53">
      <w:pPr>
        <w:numPr>
          <w:ilvl w:val="0"/>
          <w:numId w:val="40"/>
        </w:numPr>
        <w:shd w:val="clear" w:color="auto" w:fill="FAFAFA"/>
        <w:spacing w:after="0"/>
        <w:ind w:left="-426" w:hanging="359"/>
      </w:pPr>
      <w:r>
        <w:rPr>
          <w:rFonts w:ascii="Cambria" w:eastAsia="Cambria" w:hAnsi="Cambria" w:cs="Cambria"/>
          <w:sz w:val="24"/>
          <w:szCs w:val="24"/>
        </w:rPr>
        <w:t>Bean sprouts- 10g</w:t>
      </w:r>
    </w:p>
    <w:p w14:paraId="152DC5F9" w14:textId="77777777" w:rsidR="00A971B5" w:rsidRDefault="00F75C53">
      <w:pPr>
        <w:numPr>
          <w:ilvl w:val="0"/>
          <w:numId w:val="40"/>
        </w:numPr>
        <w:shd w:val="clear" w:color="auto" w:fill="FAFAFA"/>
        <w:spacing w:after="0"/>
        <w:ind w:left="-426" w:hanging="359"/>
      </w:pPr>
      <w:r>
        <w:rPr>
          <w:rFonts w:ascii="Cambria" w:eastAsia="Cambria" w:hAnsi="Cambria" w:cs="Cambria"/>
          <w:sz w:val="24"/>
          <w:szCs w:val="24"/>
        </w:rPr>
        <w:t>Spring onion greens (chopped) 20g</w:t>
      </w:r>
    </w:p>
    <w:p w14:paraId="1810AAD1" w14:textId="77777777" w:rsidR="00A971B5" w:rsidRDefault="00F75C53">
      <w:pPr>
        <w:numPr>
          <w:ilvl w:val="0"/>
          <w:numId w:val="40"/>
        </w:numPr>
        <w:shd w:val="clear" w:color="auto" w:fill="FAFAFA"/>
        <w:spacing w:after="0"/>
        <w:ind w:left="-426" w:hanging="359"/>
      </w:pPr>
      <w:r>
        <w:rPr>
          <w:rFonts w:ascii="Cambria" w:eastAsia="Cambria" w:hAnsi="Cambria" w:cs="Cambria"/>
          <w:sz w:val="24"/>
          <w:szCs w:val="24"/>
        </w:rPr>
        <w:t>Spring onion white (sliced) -15g</w:t>
      </w:r>
    </w:p>
    <w:p w14:paraId="5275C0BB" w14:textId="77777777" w:rsidR="00A971B5" w:rsidRDefault="00F75C53">
      <w:pPr>
        <w:numPr>
          <w:ilvl w:val="0"/>
          <w:numId w:val="40"/>
        </w:numPr>
        <w:shd w:val="clear" w:color="auto" w:fill="FAFAFA"/>
        <w:spacing w:after="0"/>
        <w:ind w:left="-426" w:hanging="359"/>
      </w:pPr>
      <w:r>
        <w:rPr>
          <w:rFonts w:ascii="Cambria" w:eastAsia="Cambria" w:hAnsi="Cambria" w:cs="Cambria"/>
          <w:sz w:val="24"/>
          <w:szCs w:val="24"/>
        </w:rPr>
        <w:t>Garlic (chopped) 1-2 cloves</w:t>
      </w:r>
    </w:p>
    <w:p w14:paraId="0A6FB79A" w14:textId="77777777" w:rsidR="00A971B5" w:rsidRDefault="00F75C53">
      <w:pPr>
        <w:numPr>
          <w:ilvl w:val="0"/>
          <w:numId w:val="40"/>
        </w:numPr>
        <w:shd w:val="clear" w:color="auto" w:fill="FAFAFA"/>
        <w:spacing w:after="0"/>
        <w:ind w:left="-426" w:hanging="359"/>
      </w:pPr>
      <w:r>
        <w:rPr>
          <w:rFonts w:ascii="Cambria" w:eastAsia="Cambria" w:hAnsi="Cambria" w:cs="Cambria"/>
          <w:sz w:val="24"/>
          <w:szCs w:val="24"/>
        </w:rPr>
        <w:t>Carrot (julienne) -20g</w:t>
      </w:r>
    </w:p>
    <w:p w14:paraId="7AE35779" w14:textId="77777777" w:rsidR="00A971B5" w:rsidRDefault="00F75C53">
      <w:pPr>
        <w:numPr>
          <w:ilvl w:val="0"/>
          <w:numId w:val="40"/>
        </w:numPr>
        <w:shd w:val="clear" w:color="auto" w:fill="FAFAFA"/>
        <w:spacing w:after="0"/>
        <w:ind w:left="-426" w:hanging="359"/>
      </w:pPr>
      <w:r>
        <w:rPr>
          <w:rFonts w:ascii="Cambria" w:eastAsia="Cambria" w:hAnsi="Cambria" w:cs="Cambria"/>
          <w:sz w:val="24"/>
          <w:szCs w:val="24"/>
        </w:rPr>
        <w:t>French beans (julienne) 20g</w:t>
      </w:r>
    </w:p>
    <w:p w14:paraId="7E9FB690" w14:textId="77777777" w:rsidR="00A971B5" w:rsidRDefault="00F75C53">
      <w:pPr>
        <w:numPr>
          <w:ilvl w:val="0"/>
          <w:numId w:val="40"/>
        </w:numPr>
        <w:shd w:val="clear" w:color="auto" w:fill="FAFAFA"/>
        <w:spacing w:after="0"/>
        <w:ind w:left="-426" w:hanging="359"/>
      </w:pPr>
      <w:r>
        <w:rPr>
          <w:rFonts w:ascii="Cambria" w:eastAsia="Cambria" w:hAnsi="Cambria" w:cs="Cambria"/>
          <w:sz w:val="24"/>
          <w:szCs w:val="24"/>
        </w:rPr>
        <w:t>Red cabbage (shredded) 20g</w:t>
      </w:r>
    </w:p>
    <w:p w14:paraId="502BAB05" w14:textId="77777777" w:rsidR="00A971B5" w:rsidRDefault="00F75C53">
      <w:pPr>
        <w:numPr>
          <w:ilvl w:val="0"/>
          <w:numId w:val="40"/>
        </w:numPr>
        <w:shd w:val="clear" w:color="auto" w:fill="FAFAFA"/>
        <w:spacing w:after="0"/>
        <w:ind w:left="-426" w:hanging="359"/>
      </w:pPr>
      <w:r>
        <w:rPr>
          <w:rFonts w:ascii="Cambria" w:eastAsia="Cambria" w:hAnsi="Cambria" w:cs="Cambria"/>
          <w:sz w:val="24"/>
          <w:szCs w:val="24"/>
        </w:rPr>
        <w:t>Red pepper (sliced) -15g</w:t>
      </w:r>
    </w:p>
    <w:p w14:paraId="364CD0A2" w14:textId="77777777" w:rsidR="00A971B5" w:rsidRDefault="00F75C53">
      <w:pPr>
        <w:numPr>
          <w:ilvl w:val="0"/>
          <w:numId w:val="40"/>
        </w:numPr>
        <w:shd w:val="clear" w:color="auto" w:fill="FAFAFA"/>
        <w:spacing w:after="0"/>
        <w:ind w:left="-426" w:hanging="359"/>
      </w:pPr>
      <w:r>
        <w:rPr>
          <w:rFonts w:ascii="Cambria" w:eastAsia="Cambria" w:hAnsi="Cambria" w:cs="Cambria"/>
          <w:sz w:val="24"/>
          <w:szCs w:val="24"/>
        </w:rPr>
        <w:t>Capsicum (sliced) -15g</w:t>
      </w:r>
    </w:p>
    <w:p w14:paraId="3BECAD52" w14:textId="77777777" w:rsidR="00A971B5" w:rsidRDefault="00F75C53">
      <w:pPr>
        <w:numPr>
          <w:ilvl w:val="0"/>
          <w:numId w:val="40"/>
        </w:numPr>
        <w:shd w:val="clear" w:color="auto" w:fill="FAFAFA"/>
        <w:spacing w:after="0"/>
        <w:ind w:left="-426" w:hanging="359"/>
      </w:pPr>
      <w:r>
        <w:rPr>
          <w:rFonts w:ascii="Cambria" w:eastAsia="Cambria" w:hAnsi="Cambria" w:cs="Cambria"/>
          <w:sz w:val="24"/>
          <w:szCs w:val="24"/>
        </w:rPr>
        <w:t>Cumin seeds powder ¼ teaspoon</w:t>
      </w:r>
    </w:p>
    <w:p w14:paraId="01C1EDCC" w14:textId="77777777" w:rsidR="00A971B5" w:rsidRDefault="00F75C53">
      <w:pPr>
        <w:numPr>
          <w:ilvl w:val="0"/>
          <w:numId w:val="40"/>
        </w:numPr>
        <w:shd w:val="clear" w:color="auto" w:fill="FAFAFA"/>
        <w:spacing w:after="0"/>
        <w:ind w:left="-426" w:hanging="359"/>
      </w:pPr>
      <w:r>
        <w:rPr>
          <w:rFonts w:ascii="Cambria" w:eastAsia="Cambria" w:hAnsi="Cambria" w:cs="Cambria"/>
          <w:sz w:val="24"/>
          <w:szCs w:val="24"/>
        </w:rPr>
        <w:t>Coriander powder- ¼ teaspoon</w:t>
      </w:r>
    </w:p>
    <w:p w14:paraId="07CC57C5" w14:textId="77777777" w:rsidR="00A971B5" w:rsidRDefault="00F75C53">
      <w:pPr>
        <w:numPr>
          <w:ilvl w:val="0"/>
          <w:numId w:val="40"/>
        </w:numPr>
        <w:shd w:val="clear" w:color="auto" w:fill="FAFAFA"/>
        <w:spacing w:after="0"/>
        <w:ind w:left="-426" w:hanging="359"/>
      </w:pPr>
      <w:r>
        <w:rPr>
          <w:rFonts w:ascii="Cambria" w:eastAsia="Cambria" w:hAnsi="Cambria" w:cs="Cambria"/>
          <w:sz w:val="24"/>
          <w:szCs w:val="24"/>
        </w:rPr>
        <w:t>Turmeric powder- a pinch</w:t>
      </w:r>
    </w:p>
    <w:p w14:paraId="454FDDEF" w14:textId="77777777" w:rsidR="00A971B5" w:rsidRDefault="00F75C53">
      <w:pPr>
        <w:numPr>
          <w:ilvl w:val="0"/>
          <w:numId w:val="40"/>
        </w:numPr>
        <w:shd w:val="clear" w:color="auto" w:fill="FAFAFA"/>
        <w:spacing w:after="0"/>
        <w:ind w:left="-426" w:hanging="359"/>
      </w:pPr>
      <w:r>
        <w:rPr>
          <w:rFonts w:ascii="Cambria" w:eastAsia="Cambria" w:hAnsi="Cambria" w:cs="Cambria"/>
          <w:sz w:val="24"/>
          <w:szCs w:val="24"/>
        </w:rPr>
        <w:t>Sesame oil- 1 teaspoon (4g)</w:t>
      </w:r>
    </w:p>
    <w:p w14:paraId="24020198" w14:textId="77777777" w:rsidR="00A971B5" w:rsidRDefault="00F75C53">
      <w:pPr>
        <w:numPr>
          <w:ilvl w:val="0"/>
          <w:numId w:val="40"/>
        </w:numPr>
        <w:shd w:val="clear" w:color="auto" w:fill="FAFAFA"/>
        <w:spacing w:after="280"/>
        <w:ind w:left="-426" w:hanging="359"/>
      </w:pPr>
      <w:r>
        <w:rPr>
          <w:rFonts w:ascii="Cambria" w:eastAsia="Cambria" w:hAnsi="Cambria" w:cs="Cambria"/>
          <w:sz w:val="24"/>
          <w:szCs w:val="24"/>
        </w:rPr>
        <w:t>Salt to taste</w:t>
      </w:r>
    </w:p>
    <w:p w14:paraId="7C03DE5C" w14:textId="77777777" w:rsidR="00A971B5" w:rsidRDefault="00F75C53">
      <w:pPr>
        <w:pBdr>
          <w:bottom w:val="single" w:sz="4" w:space="1" w:color="000000"/>
        </w:pBdr>
        <w:shd w:val="clear" w:color="auto" w:fill="FAFAFA"/>
        <w:spacing w:after="0" w:line="240" w:lineRule="auto"/>
        <w:ind w:left="-426"/>
        <w:rPr>
          <w:rFonts w:ascii="Cambria" w:eastAsia="Cambria" w:hAnsi="Cambria" w:cs="Cambria"/>
          <w:sz w:val="24"/>
          <w:szCs w:val="24"/>
        </w:rPr>
      </w:pPr>
      <w:r>
        <w:rPr>
          <w:rFonts w:ascii="Cambria" w:eastAsia="Cambria" w:hAnsi="Cambria" w:cs="Cambria"/>
          <w:sz w:val="24"/>
          <w:szCs w:val="24"/>
        </w:rPr>
        <w:t>DIRECTIONS</w:t>
      </w:r>
    </w:p>
    <w:p w14:paraId="3B766DD4" w14:textId="77777777" w:rsidR="00A971B5" w:rsidRDefault="00F75C53">
      <w:pPr>
        <w:pBdr>
          <w:bottom w:val="single" w:sz="4" w:space="1" w:color="000000"/>
        </w:pBdr>
        <w:shd w:val="clear" w:color="auto" w:fill="FAFAFA"/>
        <w:spacing w:after="0" w:line="240" w:lineRule="auto"/>
        <w:ind w:left="-426"/>
        <w:rPr>
          <w:rFonts w:ascii="Cambria" w:eastAsia="Cambria" w:hAnsi="Cambria" w:cs="Cambria"/>
          <w:sz w:val="24"/>
          <w:szCs w:val="24"/>
        </w:rPr>
      </w:pPr>
      <w:r>
        <w:rPr>
          <w:rFonts w:ascii="Cambria" w:eastAsia="Cambria" w:hAnsi="Cambria" w:cs="Cambria"/>
          <w:sz w:val="24"/>
          <w:szCs w:val="24"/>
          <w:highlight w:val="darkGray"/>
        </w:rPr>
        <w:t>Step 1</w:t>
      </w:r>
      <w:r>
        <w:rPr>
          <w:rFonts w:ascii="Cambria" w:eastAsia="Cambria" w:hAnsi="Cambria" w:cs="Cambria"/>
          <w:sz w:val="24"/>
          <w:szCs w:val="24"/>
        </w:rPr>
        <w:t xml:space="preserve">Add noodles to the boiling water and let it cook uncovered for about 8-10 minutes until cooked. Take care not to overcook them. Drain all the water using colander and run the noodles under running cold water to stop them from cooking further. Keep them aside until </w:t>
      </w:r>
      <w:proofErr w:type="spellStart"/>
      <w:r>
        <w:rPr>
          <w:rFonts w:ascii="Cambria" w:eastAsia="Cambria" w:hAnsi="Cambria" w:cs="Cambria"/>
          <w:sz w:val="24"/>
          <w:szCs w:val="24"/>
        </w:rPr>
        <w:t>needed</w:t>
      </w:r>
      <w:r>
        <w:rPr>
          <w:rFonts w:ascii="Cambria" w:eastAsia="Cambria" w:hAnsi="Cambria" w:cs="Cambria"/>
          <w:sz w:val="24"/>
          <w:szCs w:val="24"/>
          <w:highlight w:val="darkGray"/>
        </w:rPr>
        <w:t>Step</w:t>
      </w:r>
      <w:proofErr w:type="spellEnd"/>
      <w:r>
        <w:rPr>
          <w:rFonts w:ascii="Cambria" w:eastAsia="Cambria" w:hAnsi="Cambria" w:cs="Cambria"/>
          <w:sz w:val="24"/>
          <w:szCs w:val="24"/>
          <w:highlight w:val="darkGray"/>
        </w:rPr>
        <w:t xml:space="preserve"> 2</w:t>
      </w:r>
      <w:r>
        <w:rPr>
          <w:rFonts w:ascii="Cambria" w:eastAsia="Cambria" w:hAnsi="Cambria" w:cs="Cambria"/>
          <w:sz w:val="24"/>
          <w:szCs w:val="24"/>
        </w:rPr>
        <w:t xml:space="preserve">Heat the oil in a wok and </w:t>
      </w:r>
      <w:proofErr w:type="spellStart"/>
      <w:r>
        <w:rPr>
          <w:rFonts w:ascii="Cambria" w:eastAsia="Cambria" w:hAnsi="Cambria" w:cs="Cambria"/>
          <w:sz w:val="24"/>
          <w:szCs w:val="24"/>
        </w:rPr>
        <w:t>saute</w:t>
      </w:r>
      <w:proofErr w:type="spellEnd"/>
      <w:r>
        <w:rPr>
          <w:rFonts w:ascii="Cambria" w:eastAsia="Cambria" w:hAnsi="Cambria" w:cs="Cambria"/>
          <w:sz w:val="24"/>
          <w:szCs w:val="24"/>
        </w:rPr>
        <w:t xml:space="preserve"> the spring onion whites and garlic for a few </w:t>
      </w:r>
      <w:proofErr w:type="spellStart"/>
      <w:proofErr w:type="gramStart"/>
      <w:r>
        <w:rPr>
          <w:rFonts w:ascii="Cambria" w:eastAsia="Cambria" w:hAnsi="Cambria" w:cs="Cambria"/>
          <w:sz w:val="24"/>
          <w:szCs w:val="24"/>
        </w:rPr>
        <w:t>seconds.</w:t>
      </w:r>
      <w:r>
        <w:rPr>
          <w:rFonts w:ascii="Cambria" w:eastAsia="Cambria" w:hAnsi="Cambria" w:cs="Cambria"/>
          <w:sz w:val="24"/>
          <w:szCs w:val="24"/>
          <w:highlight w:val="darkGray"/>
        </w:rPr>
        <w:t>Step</w:t>
      </w:r>
      <w:proofErr w:type="spellEnd"/>
      <w:proofErr w:type="gramEnd"/>
      <w:r>
        <w:rPr>
          <w:rFonts w:ascii="Cambria" w:eastAsia="Cambria" w:hAnsi="Cambria" w:cs="Cambria"/>
          <w:sz w:val="24"/>
          <w:szCs w:val="24"/>
          <w:highlight w:val="darkGray"/>
        </w:rPr>
        <w:t xml:space="preserve"> 3</w:t>
      </w:r>
      <w:r>
        <w:rPr>
          <w:rFonts w:ascii="Cambria" w:eastAsia="Cambria" w:hAnsi="Cambria" w:cs="Cambria"/>
          <w:sz w:val="24"/>
          <w:szCs w:val="24"/>
        </w:rPr>
        <w:t xml:space="preserve">Add the carrots, French beans, red cabbage, red pepper, capsicum and salt and </w:t>
      </w:r>
      <w:proofErr w:type="spellStart"/>
      <w:r>
        <w:rPr>
          <w:rFonts w:ascii="Cambria" w:eastAsia="Cambria" w:hAnsi="Cambria" w:cs="Cambria"/>
          <w:sz w:val="24"/>
          <w:szCs w:val="24"/>
        </w:rPr>
        <w:t>saute</w:t>
      </w:r>
      <w:proofErr w:type="spellEnd"/>
      <w:r>
        <w:rPr>
          <w:rFonts w:ascii="Cambria" w:eastAsia="Cambria" w:hAnsi="Cambria" w:cs="Cambria"/>
          <w:sz w:val="24"/>
          <w:szCs w:val="24"/>
        </w:rPr>
        <w:t xml:space="preserve"> for some-time till the vegetables soften. Sprinkle some water if </w:t>
      </w:r>
      <w:proofErr w:type="spellStart"/>
      <w:proofErr w:type="gramStart"/>
      <w:r>
        <w:rPr>
          <w:rFonts w:ascii="Cambria" w:eastAsia="Cambria" w:hAnsi="Cambria" w:cs="Cambria"/>
          <w:sz w:val="24"/>
          <w:szCs w:val="24"/>
        </w:rPr>
        <w:t>required.</w:t>
      </w:r>
      <w:r>
        <w:rPr>
          <w:rFonts w:ascii="Cambria" w:eastAsia="Cambria" w:hAnsi="Cambria" w:cs="Cambria"/>
          <w:sz w:val="24"/>
          <w:szCs w:val="24"/>
          <w:highlight w:val="darkGray"/>
        </w:rPr>
        <w:t>Step</w:t>
      </w:r>
      <w:proofErr w:type="spellEnd"/>
      <w:proofErr w:type="gramEnd"/>
      <w:r>
        <w:rPr>
          <w:rFonts w:ascii="Cambria" w:eastAsia="Cambria" w:hAnsi="Cambria" w:cs="Cambria"/>
          <w:sz w:val="24"/>
          <w:szCs w:val="24"/>
          <w:highlight w:val="darkGray"/>
        </w:rPr>
        <w:t xml:space="preserve"> 4</w:t>
      </w:r>
      <w:r>
        <w:rPr>
          <w:rFonts w:ascii="Cambria" w:eastAsia="Cambria" w:hAnsi="Cambria" w:cs="Cambria"/>
          <w:sz w:val="24"/>
          <w:szCs w:val="24"/>
        </w:rPr>
        <w:t xml:space="preserve">Add the noodles mixed with the other ingredients and toss well over a high </w:t>
      </w:r>
      <w:proofErr w:type="spellStart"/>
      <w:proofErr w:type="gramStart"/>
      <w:r>
        <w:rPr>
          <w:rFonts w:ascii="Cambria" w:eastAsia="Cambria" w:hAnsi="Cambria" w:cs="Cambria"/>
          <w:sz w:val="24"/>
          <w:szCs w:val="24"/>
        </w:rPr>
        <w:t>flame.</w:t>
      </w:r>
      <w:r>
        <w:rPr>
          <w:rFonts w:ascii="Cambria" w:eastAsia="Cambria" w:hAnsi="Cambria" w:cs="Cambria"/>
          <w:sz w:val="24"/>
          <w:szCs w:val="24"/>
          <w:highlight w:val="darkGray"/>
        </w:rPr>
        <w:t>Step</w:t>
      </w:r>
      <w:proofErr w:type="spellEnd"/>
      <w:proofErr w:type="gramEnd"/>
      <w:r>
        <w:rPr>
          <w:rFonts w:ascii="Cambria" w:eastAsia="Cambria" w:hAnsi="Cambria" w:cs="Cambria"/>
          <w:sz w:val="24"/>
          <w:szCs w:val="24"/>
          <w:highlight w:val="darkGray"/>
        </w:rPr>
        <w:t xml:space="preserve"> 5</w:t>
      </w:r>
      <w:r>
        <w:rPr>
          <w:rFonts w:ascii="Cambria" w:eastAsia="Cambria" w:hAnsi="Cambria" w:cs="Cambria"/>
          <w:sz w:val="24"/>
          <w:szCs w:val="24"/>
        </w:rPr>
        <w:t>Spoon out into a serving plate and serve immediately.  </w:t>
      </w:r>
    </w:p>
    <w:p w14:paraId="496021FA" w14:textId="77777777" w:rsidR="00A971B5" w:rsidRDefault="00A971B5">
      <w:pPr>
        <w:pBdr>
          <w:bottom w:val="single" w:sz="4" w:space="1" w:color="000000"/>
        </w:pBdr>
        <w:shd w:val="clear" w:color="auto" w:fill="FAFAFA"/>
        <w:spacing w:after="0" w:line="240" w:lineRule="auto"/>
        <w:ind w:left="-426"/>
        <w:rPr>
          <w:rFonts w:ascii="Cambria" w:eastAsia="Cambria" w:hAnsi="Cambria" w:cs="Cambria"/>
          <w:sz w:val="24"/>
          <w:szCs w:val="24"/>
        </w:rPr>
      </w:pPr>
    </w:p>
    <w:p w14:paraId="080443FF" w14:textId="77777777" w:rsidR="00A971B5" w:rsidRDefault="00F75C53">
      <w:pPr>
        <w:numPr>
          <w:ilvl w:val="0"/>
          <w:numId w:val="14"/>
        </w:numPr>
        <w:pBdr>
          <w:top w:val="nil"/>
          <w:left w:val="nil"/>
          <w:bottom w:val="nil"/>
          <w:right w:val="nil"/>
          <w:between w:val="nil"/>
        </w:pBdr>
        <w:tabs>
          <w:tab w:val="left" w:pos="3375"/>
        </w:tabs>
        <w:ind w:left="-426" w:hanging="359"/>
        <w:rPr>
          <w:rFonts w:ascii="Cambria" w:eastAsia="Cambria" w:hAnsi="Cambria" w:cs="Cambria"/>
          <w:color w:val="000000"/>
          <w:sz w:val="24"/>
          <w:szCs w:val="24"/>
        </w:rPr>
      </w:pPr>
      <w:r>
        <w:rPr>
          <w:rFonts w:ascii="Cambria" w:eastAsia="Cambria" w:hAnsi="Cambria" w:cs="Cambria"/>
          <w:color w:val="000000"/>
          <w:sz w:val="24"/>
          <w:szCs w:val="24"/>
        </w:rPr>
        <w:t>Brown rice masala khichadi</w:t>
      </w:r>
    </w:p>
    <w:p w14:paraId="26B14EC0" w14:textId="77777777" w:rsidR="00A971B5" w:rsidRDefault="00F75C53">
      <w:pPr>
        <w:shd w:val="clear" w:color="auto" w:fill="FFFFFF"/>
        <w:ind w:left="-426"/>
        <w:rPr>
          <w:rFonts w:ascii="Cambria" w:eastAsia="Cambria" w:hAnsi="Cambria" w:cs="Cambria"/>
          <w:sz w:val="24"/>
          <w:szCs w:val="24"/>
        </w:rPr>
      </w:pPr>
      <w:r>
        <w:rPr>
          <w:rFonts w:ascii="Cambria" w:eastAsia="Cambria" w:hAnsi="Cambria" w:cs="Cambria"/>
          <w:sz w:val="24"/>
          <w:szCs w:val="24"/>
        </w:rPr>
        <w:t>Ingredients</w:t>
      </w:r>
    </w:p>
    <w:p w14:paraId="7B26EFAB" w14:textId="77777777" w:rsidR="00A971B5" w:rsidRDefault="00F75C53">
      <w:pPr>
        <w:numPr>
          <w:ilvl w:val="0"/>
          <w:numId w:val="55"/>
        </w:numPr>
        <w:spacing w:before="280" w:after="0" w:line="240" w:lineRule="auto"/>
        <w:ind w:left="-426" w:hanging="359"/>
      </w:pPr>
      <w:r>
        <w:rPr>
          <w:rFonts w:ascii="Cambria" w:eastAsia="Cambria" w:hAnsi="Cambria" w:cs="Cambria"/>
          <w:sz w:val="24"/>
          <w:szCs w:val="24"/>
        </w:rPr>
        <w:t>Brown rice (raw) - 2 tbsp</w:t>
      </w:r>
    </w:p>
    <w:p w14:paraId="1FC55DBF" w14:textId="77777777" w:rsidR="00A971B5" w:rsidRDefault="00F75C53">
      <w:pPr>
        <w:numPr>
          <w:ilvl w:val="0"/>
          <w:numId w:val="55"/>
        </w:numPr>
        <w:spacing w:after="0" w:line="240" w:lineRule="auto"/>
        <w:ind w:left="-426" w:hanging="359"/>
      </w:pPr>
      <w:r>
        <w:rPr>
          <w:rFonts w:ascii="Cambria" w:eastAsia="Cambria" w:hAnsi="Cambria" w:cs="Cambria"/>
          <w:sz w:val="24"/>
          <w:szCs w:val="24"/>
        </w:rPr>
        <w:t>Split green gram with skin (raw) - 1 tbsp</w:t>
      </w:r>
    </w:p>
    <w:p w14:paraId="71AA2E24" w14:textId="77777777" w:rsidR="00A971B5" w:rsidRDefault="00F75C53">
      <w:pPr>
        <w:numPr>
          <w:ilvl w:val="0"/>
          <w:numId w:val="55"/>
        </w:numPr>
        <w:spacing w:after="0" w:line="240" w:lineRule="auto"/>
        <w:ind w:left="-426" w:hanging="359"/>
      </w:pPr>
      <w:r>
        <w:rPr>
          <w:rFonts w:ascii="Cambria" w:eastAsia="Cambria" w:hAnsi="Cambria" w:cs="Cambria"/>
          <w:sz w:val="24"/>
          <w:szCs w:val="24"/>
        </w:rPr>
        <w:t>Onions - 20g</w:t>
      </w:r>
    </w:p>
    <w:p w14:paraId="28B91F67" w14:textId="77777777" w:rsidR="00A971B5" w:rsidRDefault="00F75C53">
      <w:pPr>
        <w:numPr>
          <w:ilvl w:val="0"/>
          <w:numId w:val="55"/>
        </w:numPr>
        <w:spacing w:after="0" w:line="240" w:lineRule="auto"/>
        <w:ind w:left="-426" w:hanging="359"/>
      </w:pPr>
      <w:r>
        <w:rPr>
          <w:rFonts w:ascii="Cambria" w:eastAsia="Cambria" w:hAnsi="Cambria" w:cs="Cambria"/>
          <w:sz w:val="24"/>
          <w:szCs w:val="24"/>
        </w:rPr>
        <w:t>Turmeric powder - 1 tsp</w:t>
      </w:r>
    </w:p>
    <w:p w14:paraId="60F683DD" w14:textId="77777777" w:rsidR="00A971B5" w:rsidRDefault="00F75C53">
      <w:pPr>
        <w:numPr>
          <w:ilvl w:val="0"/>
          <w:numId w:val="55"/>
        </w:numPr>
        <w:spacing w:after="0" w:line="240" w:lineRule="auto"/>
        <w:ind w:left="-426" w:hanging="359"/>
      </w:pPr>
      <w:r>
        <w:rPr>
          <w:rFonts w:ascii="Cambria" w:eastAsia="Cambria" w:hAnsi="Cambria" w:cs="Cambria"/>
          <w:sz w:val="24"/>
          <w:szCs w:val="24"/>
        </w:rPr>
        <w:t>Red chilli powder - 1 tsp</w:t>
      </w:r>
    </w:p>
    <w:p w14:paraId="6C2DA021" w14:textId="77777777" w:rsidR="00A971B5" w:rsidRDefault="00F75C53">
      <w:pPr>
        <w:numPr>
          <w:ilvl w:val="0"/>
          <w:numId w:val="55"/>
        </w:numPr>
        <w:spacing w:after="0" w:line="240" w:lineRule="auto"/>
        <w:ind w:left="-426" w:hanging="359"/>
      </w:pPr>
      <w:r>
        <w:rPr>
          <w:rFonts w:ascii="Cambria" w:eastAsia="Cambria" w:hAnsi="Cambria" w:cs="Cambria"/>
          <w:sz w:val="24"/>
          <w:szCs w:val="24"/>
        </w:rPr>
        <w:t>Cumin seeds - 1 tsp</w:t>
      </w:r>
    </w:p>
    <w:p w14:paraId="2D6512F1" w14:textId="77777777" w:rsidR="00A971B5" w:rsidRDefault="00F75C53">
      <w:pPr>
        <w:numPr>
          <w:ilvl w:val="0"/>
          <w:numId w:val="55"/>
        </w:numPr>
        <w:spacing w:after="0" w:line="240" w:lineRule="auto"/>
        <w:ind w:left="-426" w:hanging="359"/>
      </w:pPr>
      <w:r>
        <w:rPr>
          <w:rFonts w:ascii="Cambria" w:eastAsia="Cambria" w:hAnsi="Cambria" w:cs="Cambria"/>
          <w:sz w:val="24"/>
          <w:szCs w:val="24"/>
        </w:rPr>
        <w:t>Garam masala powder - 1 tsp</w:t>
      </w:r>
    </w:p>
    <w:p w14:paraId="19947242" w14:textId="77777777" w:rsidR="00A971B5" w:rsidRDefault="00F75C53">
      <w:pPr>
        <w:numPr>
          <w:ilvl w:val="0"/>
          <w:numId w:val="55"/>
        </w:numPr>
        <w:spacing w:after="0" w:line="240" w:lineRule="auto"/>
        <w:ind w:left="-426" w:hanging="359"/>
      </w:pPr>
      <w:r>
        <w:rPr>
          <w:rFonts w:ascii="Cambria" w:eastAsia="Cambria" w:hAnsi="Cambria" w:cs="Cambria"/>
          <w:sz w:val="24"/>
          <w:szCs w:val="24"/>
        </w:rPr>
        <w:t>Garlic - 2 clove crushed</w:t>
      </w:r>
    </w:p>
    <w:p w14:paraId="6EF0051F" w14:textId="77777777" w:rsidR="00A971B5" w:rsidRDefault="00F75C53">
      <w:pPr>
        <w:numPr>
          <w:ilvl w:val="0"/>
          <w:numId w:val="55"/>
        </w:numPr>
        <w:spacing w:after="0" w:line="240" w:lineRule="auto"/>
        <w:ind w:left="-426" w:hanging="359"/>
      </w:pPr>
      <w:r>
        <w:rPr>
          <w:rFonts w:ascii="Cambria" w:eastAsia="Cambria" w:hAnsi="Cambria" w:cs="Cambria"/>
          <w:sz w:val="24"/>
          <w:szCs w:val="24"/>
        </w:rPr>
        <w:t>Ginger - 1 inch piece</w:t>
      </w:r>
    </w:p>
    <w:p w14:paraId="09016A7B" w14:textId="77777777" w:rsidR="00A971B5" w:rsidRDefault="00F75C53">
      <w:pPr>
        <w:numPr>
          <w:ilvl w:val="0"/>
          <w:numId w:val="55"/>
        </w:numPr>
        <w:spacing w:after="0" w:line="240" w:lineRule="auto"/>
        <w:ind w:left="-426" w:hanging="359"/>
      </w:pPr>
      <w:r>
        <w:rPr>
          <w:rFonts w:ascii="Cambria" w:eastAsia="Cambria" w:hAnsi="Cambria" w:cs="Cambria"/>
          <w:sz w:val="24"/>
          <w:szCs w:val="24"/>
        </w:rPr>
        <w:t>Green chillies - 1 </w:t>
      </w:r>
    </w:p>
    <w:p w14:paraId="165E99AC" w14:textId="77777777" w:rsidR="00A971B5" w:rsidRDefault="00F75C53">
      <w:pPr>
        <w:numPr>
          <w:ilvl w:val="0"/>
          <w:numId w:val="55"/>
        </w:numPr>
        <w:spacing w:after="0" w:line="240" w:lineRule="auto"/>
        <w:ind w:left="-426" w:hanging="359"/>
      </w:pPr>
      <w:r>
        <w:rPr>
          <w:rFonts w:ascii="Cambria" w:eastAsia="Cambria" w:hAnsi="Cambria" w:cs="Cambria"/>
          <w:sz w:val="24"/>
          <w:szCs w:val="24"/>
        </w:rPr>
        <w:t>Fresh coriander leaves - to garnish</w:t>
      </w:r>
    </w:p>
    <w:p w14:paraId="463A1CAC" w14:textId="77777777" w:rsidR="00A971B5" w:rsidRDefault="00F75C53">
      <w:pPr>
        <w:numPr>
          <w:ilvl w:val="0"/>
          <w:numId w:val="55"/>
        </w:numPr>
        <w:spacing w:after="0" w:line="240" w:lineRule="auto"/>
        <w:ind w:left="-426" w:hanging="359"/>
      </w:pPr>
      <w:r>
        <w:rPr>
          <w:rFonts w:ascii="Cambria" w:eastAsia="Cambria" w:hAnsi="Cambria" w:cs="Cambria"/>
          <w:sz w:val="24"/>
          <w:szCs w:val="24"/>
        </w:rPr>
        <w:t>Oil - 1 tsp</w:t>
      </w:r>
    </w:p>
    <w:p w14:paraId="3E6ACD5F" w14:textId="77777777" w:rsidR="00A971B5" w:rsidRDefault="00F75C53">
      <w:pPr>
        <w:numPr>
          <w:ilvl w:val="0"/>
          <w:numId w:val="55"/>
        </w:numPr>
        <w:spacing w:after="280" w:line="240" w:lineRule="auto"/>
        <w:ind w:left="-426" w:hanging="359"/>
      </w:pPr>
      <w:r>
        <w:rPr>
          <w:rFonts w:ascii="Cambria" w:eastAsia="Cambria" w:hAnsi="Cambria" w:cs="Cambria"/>
          <w:sz w:val="24"/>
          <w:szCs w:val="24"/>
        </w:rPr>
        <w:t>Salt - to taste</w:t>
      </w:r>
    </w:p>
    <w:p w14:paraId="22559C04" w14:textId="77777777" w:rsidR="00A971B5" w:rsidRDefault="00F75C53">
      <w:pPr>
        <w:shd w:val="clear" w:color="auto" w:fill="FFFFFF"/>
        <w:ind w:left="-426"/>
        <w:rPr>
          <w:rFonts w:ascii="Cambria" w:eastAsia="Cambria" w:hAnsi="Cambria" w:cs="Cambria"/>
          <w:sz w:val="24"/>
          <w:szCs w:val="24"/>
        </w:rPr>
      </w:pPr>
      <w:r>
        <w:rPr>
          <w:rFonts w:ascii="Cambria" w:eastAsia="Cambria" w:hAnsi="Cambria" w:cs="Cambria"/>
          <w:sz w:val="24"/>
          <w:szCs w:val="24"/>
        </w:rPr>
        <w:lastRenderedPageBreak/>
        <w:t>Method</w:t>
      </w:r>
    </w:p>
    <w:p w14:paraId="494F0B83" w14:textId="77777777" w:rsidR="00A971B5" w:rsidRDefault="00A971B5">
      <w:pPr>
        <w:shd w:val="clear" w:color="auto" w:fill="FFFFFF"/>
        <w:spacing w:after="0"/>
        <w:ind w:left="-426"/>
        <w:rPr>
          <w:rFonts w:ascii="Cambria" w:eastAsia="Cambria" w:hAnsi="Cambria" w:cs="Cambria"/>
          <w:sz w:val="24"/>
          <w:szCs w:val="24"/>
        </w:rPr>
      </w:pPr>
    </w:p>
    <w:p w14:paraId="7879740F" w14:textId="77777777" w:rsidR="00A971B5" w:rsidRDefault="00F75C53">
      <w:pPr>
        <w:shd w:val="clear" w:color="auto" w:fill="FFFFFF"/>
        <w:spacing w:after="0"/>
        <w:ind w:left="-426"/>
        <w:rPr>
          <w:rFonts w:ascii="Cambria" w:eastAsia="Cambria" w:hAnsi="Cambria" w:cs="Cambria"/>
          <w:sz w:val="24"/>
          <w:szCs w:val="24"/>
        </w:rPr>
      </w:pPr>
      <w:r>
        <w:rPr>
          <w:rFonts w:ascii="Cambria" w:eastAsia="Cambria" w:hAnsi="Cambria" w:cs="Cambria"/>
          <w:sz w:val="24"/>
          <w:szCs w:val="24"/>
        </w:rPr>
        <w:t xml:space="preserve">1. Wash rice and dal (split green </w:t>
      </w:r>
      <w:proofErr w:type="gramStart"/>
      <w:r>
        <w:rPr>
          <w:rFonts w:ascii="Cambria" w:eastAsia="Cambria" w:hAnsi="Cambria" w:cs="Cambria"/>
          <w:sz w:val="24"/>
          <w:szCs w:val="24"/>
        </w:rPr>
        <w:t>gram )and</w:t>
      </w:r>
      <w:proofErr w:type="gramEnd"/>
      <w:r>
        <w:rPr>
          <w:rFonts w:ascii="Cambria" w:eastAsia="Cambria" w:hAnsi="Cambria" w:cs="Cambria"/>
          <w:sz w:val="24"/>
          <w:szCs w:val="24"/>
        </w:rPr>
        <w:t xml:space="preserve"> soak it in water for 30 </w:t>
      </w:r>
      <w:proofErr w:type="gramStart"/>
      <w:r>
        <w:rPr>
          <w:rFonts w:ascii="Cambria" w:eastAsia="Cambria" w:hAnsi="Cambria" w:cs="Cambria"/>
          <w:sz w:val="24"/>
          <w:szCs w:val="24"/>
        </w:rPr>
        <w:t>mins .</w:t>
      </w:r>
      <w:proofErr w:type="gramEnd"/>
      <w:r>
        <w:rPr>
          <w:rFonts w:ascii="Cambria" w:eastAsia="Cambria" w:hAnsi="Cambria" w:cs="Cambria"/>
          <w:sz w:val="24"/>
          <w:szCs w:val="24"/>
        </w:rPr>
        <w:t xml:space="preserve"> Drain the water and keep it aside</w:t>
      </w:r>
    </w:p>
    <w:p w14:paraId="66664AA0" w14:textId="77777777" w:rsidR="00A971B5" w:rsidRDefault="00F75C53">
      <w:pPr>
        <w:shd w:val="clear" w:color="auto" w:fill="FFFFFF"/>
        <w:spacing w:after="0"/>
        <w:ind w:left="-426"/>
        <w:rPr>
          <w:rFonts w:ascii="Cambria" w:eastAsia="Cambria" w:hAnsi="Cambria" w:cs="Cambria"/>
          <w:sz w:val="24"/>
          <w:szCs w:val="24"/>
        </w:rPr>
      </w:pPr>
      <w:r>
        <w:rPr>
          <w:rFonts w:ascii="Cambria" w:eastAsia="Cambria" w:hAnsi="Cambria" w:cs="Cambria"/>
          <w:sz w:val="24"/>
          <w:szCs w:val="24"/>
        </w:rPr>
        <w:t xml:space="preserve">2.Peel and chop onions </w:t>
      </w:r>
      <w:proofErr w:type="gramStart"/>
      <w:r>
        <w:rPr>
          <w:rFonts w:ascii="Cambria" w:eastAsia="Cambria" w:hAnsi="Cambria" w:cs="Cambria"/>
          <w:sz w:val="24"/>
          <w:szCs w:val="24"/>
        </w:rPr>
        <w:t>finely .</w:t>
      </w:r>
      <w:proofErr w:type="gramEnd"/>
      <w:r>
        <w:rPr>
          <w:rFonts w:ascii="Cambria" w:eastAsia="Cambria" w:hAnsi="Cambria" w:cs="Cambria"/>
          <w:sz w:val="24"/>
          <w:szCs w:val="24"/>
        </w:rPr>
        <w:t xml:space="preserve"> Wash and chop green chillies and mince ginger and garlic and keep it aside</w:t>
      </w:r>
    </w:p>
    <w:p w14:paraId="7D49BA9B" w14:textId="77777777" w:rsidR="00A971B5" w:rsidRDefault="00F75C53">
      <w:pPr>
        <w:shd w:val="clear" w:color="auto" w:fill="FFFFFF"/>
        <w:spacing w:after="0"/>
        <w:ind w:left="-426"/>
        <w:rPr>
          <w:rFonts w:ascii="Cambria" w:eastAsia="Cambria" w:hAnsi="Cambria" w:cs="Cambria"/>
          <w:sz w:val="24"/>
          <w:szCs w:val="24"/>
        </w:rPr>
      </w:pPr>
      <w:r>
        <w:rPr>
          <w:rFonts w:ascii="Cambria" w:eastAsia="Cambria" w:hAnsi="Cambria" w:cs="Cambria"/>
          <w:sz w:val="24"/>
          <w:szCs w:val="24"/>
        </w:rPr>
        <w:t xml:space="preserve">3. Take a saucepan heat oil and </w:t>
      </w:r>
      <w:proofErr w:type="spellStart"/>
      <w:r>
        <w:rPr>
          <w:rFonts w:ascii="Cambria" w:eastAsia="Cambria" w:hAnsi="Cambria" w:cs="Cambria"/>
          <w:sz w:val="24"/>
          <w:szCs w:val="24"/>
        </w:rPr>
        <w:t>saute</w:t>
      </w:r>
      <w:proofErr w:type="spellEnd"/>
      <w:r>
        <w:rPr>
          <w:rFonts w:ascii="Cambria" w:eastAsia="Cambria" w:hAnsi="Cambria" w:cs="Cambria"/>
          <w:sz w:val="24"/>
          <w:szCs w:val="24"/>
        </w:rPr>
        <w:t xml:space="preserve"> onions till it turns light </w:t>
      </w:r>
      <w:proofErr w:type="gramStart"/>
      <w:r>
        <w:rPr>
          <w:rFonts w:ascii="Cambria" w:eastAsia="Cambria" w:hAnsi="Cambria" w:cs="Cambria"/>
          <w:sz w:val="24"/>
          <w:szCs w:val="24"/>
        </w:rPr>
        <w:t>brown .</w:t>
      </w:r>
      <w:proofErr w:type="gramEnd"/>
    </w:p>
    <w:p w14:paraId="1088CE63" w14:textId="77777777" w:rsidR="00A971B5" w:rsidRDefault="00F75C53">
      <w:pPr>
        <w:shd w:val="clear" w:color="auto" w:fill="FFFFFF"/>
        <w:spacing w:after="0"/>
        <w:ind w:left="-426"/>
        <w:rPr>
          <w:rFonts w:ascii="Cambria" w:eastAsia="Cambria" w:hAnsi="Cambria" w:cs="Cambria"/>
          <w:sz w:val="24"/>
          <w:szCs w:val="24"/>
        </w:rPr>
      </w:pPr>
      <w:r>
        <w:rPr>
          <w:rFonts w:ascii="Cambria" w:eastAsia="Cambria" w:hAnsi="Cambria" w:cs="Cambria"/>
          <w:sz w:val="24"/>
          <w:szCs w:val="24"/>
        </w:rPr>
        <w:t xml:space="preserve">4 Add cumin </w:t>
      </w:r>
      <w:proofErr w:type="gramStart"/>
      <w:r>
        <w:rPr>
          <w:rFonts w:ascii="Cambria" w:eastAsia="Cambria" w:hAnsi="Cambria" w:cs="Cambria"/>
          <w:sz w:val="24"/>
          <w:szCs w:val="24"/>
        </w:rPr>
        <w:t>seeds ,</w:t>
      </w:r>
      <w:proofErr w:type="gramEnd"/>
      <w:r>
        <w:rPr>
          <w:rFonts w:ascii="Cambria" w:eastAsia="Cambria" w:hAnsi="Cambria" w:cs="Cambria"/>
          <w:sz w:val="24"/>
          <w:szCs w:val="24"/>
        </w:rPr>
        <w:t xml:space="preserve"> Minced ginger and garlic and </w:t>
      </w:r>
      <w:proofErr w:type="spellStart"/>
      <w:r>
        <w:rPr>
          <w:rFonts w:ascii="Cambria" w:eastAsia="Cambria" w:hAnsi="Cambria" w:cs="Cambria"/>
          <w:sz w:val="24"/>
          <w:szCs w:val="24"/>
        </w:rPr>
        <w:t>choped</w:t>
      </w:r>
      <w:proofErr w:type="spellEnd"/>
      <w:r>
        <w:rPr>
          <w:rFonts w:ascii="Cambria" w:eastAsia="Cambria" w:hAnsi="Cambria" w:cs="Cambria"/>
          <w:sz w:val="24"/>
          <w:szCs w:val="24"/>
        </w:rPr>
        <w:t xml:space="preserve"> green </w:t>
      </w:r>
      <w:proofErr w:type="gramStart"/>
      <w:r>
        <w:rPr>
          <w:rFonts w:ascii="Cambria" w:eastAsia="Cambria" w:hAnsi="Cambria" w:cs="Cambria"/>
          <w:sz w:val="24"/>
          <w:szCs w:val="24"/>
        </w:rPr>
        <w:t>chillies ,</w:t>
      </w:r>
      <w:proofErr w:type="gramEnd"/>
      <w:r>
        <w:rPr>
          <w:rFonts w:ascii="Cambria" w:eastAsia="Cambria" w:hAnsi="Cambria" w:cs="Cambria"/>
          <w:sz w:val="24"/>
          <w:szCs w:val="24"/>
        </w:rPr>
        <w:t xml:space="preserve"> Turmeric </w:t>
      </w:r>
      <w:proofErr w:type="gramStart"/>
      <w:r>
        <w:rPr>
          <w:rFonts w:ascii="Cambria" w:eastAsia="Cambria" w:hAnsi="Cambria" w:cs="Cambria"/>
          <w:sz w:val="24"/>
          <w:szCs w:val="24"/>
        </w:rPr>
        <w:t>powder ,garam</w:t>
      </w:r>
      <w:proofErr w:type="gramEnd"/>
      <w:r>
        <w:rPr>
          <w:rFonts w:ascii="Cambria" w:eastAsia="Cambria" w:hAnsi="Cambria" w:cs="Cambria"/>
          <w:sz w:val="24"/>
          <w:szCs w:val="24"/>
        </w:rPr>
        <w:t xml:space="preserve"> masala </w:t>
      </w:r>
      <w:proofErr w:type="gramStart"/>
      <w:r>
        <w:rPr>
          <w:rFonts w:ascii="Cambria" w:eastAsia="Cambria" w:hAnsi="Cambria" w:cs="Cambria"/>
          <w:sz w:val="24"/>
          <w:szCs w:val="24"/>
        </w:rPr>
        <w:t>powder ,</w:t>
      </w:r>
      <w:proofErr w:type="gramEnd"/>
      <w:r>
        <w:rPr>
          <w:rFonts w:ascii="Cambria" w:eastAsia="Cambria" w:hAnsi="Cambria" w:cs="Cambria"/>
          <w:sz w:val="24"/>
          <w:szCs w:val="24"/>
        </w:rPr>
        <w:t xml:space="preserve"> red </w:t>
      </w:r>
      <w:proofErr w:type="spellStart"/>
      <w:r>
        <w:rPr>
          <w:rFonts w:ascii="Cambria" w:eastAsia="Cambria" w:hAnsi="Cambria" w:cs="Cambria"/>
          <w:sz w:val="24"/>
          <w:szCs w:val="24"/>
        </w:rPr>
        <w:t>chilly</w:t>
      </w:r>
      <w:proofErr w:type="spellEnd"/>
      <w:r>
        <w:rPr>
          <w:rFonts w:ascii="Cambria" w:eastAsia="Cambria" w:hAnsi="Cambria" w:cs="Cambria"/>
          <w:sz w:val="24"/>
          <w:szCs w:val="24"/>
        </w:rPr>
        <w:t xml:space="preserve"> powder and salt </w:t>
      </w:r>
      <w:proofErr w:type="spellStart"/>
      <w:r>
        <w:rPr>
          <w:rFonts w:ascii="Cambria" w:eastAsia="Cambria" w:hAnsi="Cambria" w:cs="Cambria"/>
          <w:sz w:val="24"/>
          <w:szCs w:val="24"/>
        </w:rPr>
        <w:t>saute</w:t>
      </w:r>
      <w:proofErr w:type="spellEnd"/>
      <w:r>
        <w:rPr>
          <w:rFonts w:ascii="Cambria" w:eastAsia="Cambria" w:hAnsi="Cambria" w:cs="Cambria"/>
          <w:sz w:val="24"/>
          <w:szCs w:val="24"/>
        </w:rPr>
        <w:t xml:space="preserve"> it for 1 </w:t>
      </w:r>
      <w:proofErr w:type="gramStart"/>
      <w:r>
        <w:rPr>
          <w:rFonts w:ascii="Cambria" w:eastAsia="Cambria" w:hAnsi="Cambria" w:cs="Cambria"/>
          <w:sz w:val="24"/>
          <w:szCs w:val="24"/>
        </w:rPr>
        <w:t>minute .</w:t>
      </w:r>
      <w:proofErr w:type="gramEnd"/>
    </w:p>
    <w:p w14:paraId="6B626C07" w14:textId="77777777" w:rsidR="00A971B5" w:rsidRDefault="00F75C53">
      <w:pPr>
        <w:shd w:val="clear" w:color="auto" w:fill="FFFFFF"/>
        <w:spacing w:after="0"/>
        <w:ind w:left="-426"/>
        <w:rPr>
          <w:rFonts w:ascii="Cambria" w:eastAsia="Cambria" w:hAnsi="Cambria" w:cs="Cambria"/>
          <w:sz w:val="24"/>
          <w:szCs w:val="24"/>
        </w:rPr>
      </w:pPr>
      <w:r>
        <w:rPr>
          <w:rFonts w:ascii="Cambria" w:eastAsia="Cambria" w:hAnsi="Cambria" w:cs="Cambria"/>
          <w:sz w:val="24"/>
          <w:szCs w:val="24"/>
        </w:rPr>
        <w:t>5.Add rice and dal and fry both for 2-3 minutes.</w:t>
      </w:r>
    </w:p>
    <w:p w14:paraId="39D72DFF" w14:textId="77777777" w:rsidR="00A971B5" w:rsidRDefault="00F75C53">
      <w:pPr>
        <w:shd w:val="clear" w:color="auto" w:fill="FFFFFF"/>
        <w:spacing w:after="0"/>
        <w:ind w:left="-426"/>
        <w:rPr>
          <w:rFonts w:ascii="Cambria" w:eastAsia="Cambria" w:hAnsi="Cambria" w:cs="Cambria"/>
          <w:sz w:val="24"/>
          <w:szCs w:val="24"/>
        </w:rPr>
      </w:pPr>
      <w:r>
        <w:rPr>
          <w:rFonts w:ascii="Cambria" w:eastAsia="Cambria" w:hAnsi="Cambria" w:cs="Cambria"/>
          <w:sz w:val="24"/>
          <w:szCs w:val="24"/>
        </w:rPr>
        <w:t xml:space="preserve">6. Add 1cup of water mix and bring it to boil, lower the heat and cover the pan. adjust the quantity of water to make sure that the rice is well </w:t>
      </w:r>
      <w:proofErr w:type="gramStart"/>
      <w:r>
        <w:rPr>
          <w:rFonts w:ascii="Cambria" w:eastAsia="Cambria" w:hAnsi="Cambria" w:cs="Cambria"/>
          <w:sz w:val="24"/>
          <w:szCs w:val="24"/>
        </w:rPr>
        <w:t>cooked .</w:t>
      </w:r>
      <w:proofErr w:type="gramEnd"/>
    </w:p>
    <w:p w14:paraId="0F0C6762" w14:textId="77777777" w:rsidR="00A971B5" w:rsidRDefault="00F75C53">
      <w:pPr>
        <w:tabs>
          <w:tab w:val="left" w:pos="3375"/>
        </w:tabs>
        <w:ind w:left="-426"/>
        <w:rPr>
          <w:rFonts w:ascii="Cambria" w:eastAsia="Cambria" w:hAnsi="Cambria" w:cs="Cambria"/>
          <w:sz w:val="24"/>
          <w:szCs w:val="24"/>
        </w:rPr>
      </w:pPr>
      <w:r>
        <w:rPr>
          <w:rFonts w:ascii="Cambria" w:eastAsia="Cambria" w:hAnsi="Cambria" w:cs="Cambria"/>
          <w:sz w:val="24"/>
          <w:szCs w:val="24"/>
        </w:rPr>
        <w:t>7.Sprinkle coriander leaves on top before serving</w:t>
      </w:r>
    </w:p>
    <w:p w14:paraId="69E6C29C" w14:textId="77777777" w:rsidR="00A971B5" w:rsidRDefault="00A971B5">
      <w:pPr>
        <w:pBdr>
          <w:bottom w:val="single" w:sz="4" w:space="1" w:color="000000"/>
        </w:pBdr>
        <w:tabs>
          <w:tab w:val="left" w:pos="3375"/>
        </w:tabs>
        <w:ind w:left="-426"/>
        <w:rPr>
          <w:rFonts w:ascii="Cambria" w:eastAsia="Cambria" w:hAnsi="Cambria" w:cs="Cambria"/>
          <w:sz w:val="24"/>
          <w:szCs w:val="24"/>
        </w:rPr>
      </w:pPr>
    </w:p>
    <w:p w14:paraId="54C4DAB9" w14:textId="77777777" w:rsidR="00A971B5" w:rsidRDefault="00A971B5">
      <w:pPr>
        <w:ind w:left="-426"/>
        <w:rPr>
          <w:rFonts w:ascii="Cambria" w:eastAsia="Cambria" w:hAnsi="Cambria" w:cs="Cambria"/>
          <w:sz w:val="24"/>
          <w:szCs w:val="24"/>
        </w:rPr>
      </w:pPr>
    </w:p>
    <w:p w14:paraId="1F07D54F" w14:textId="77777777" w:rsidR="00A971B5" w:rsidRDefault="00F75C53">
      <w:pPr>
        <w:numPr>
          <w:ilvl w:val="0"/>
          <w:numId w:val="14"/>
        </w:numPr>
        <w:pBdr>
          <w:top w:val="nil"/>
          <w:left w:val="nil"/>
          <w:bottom w:val="nil"/>
          <w:right w:val="nil"/>
          <w:between w:val="nil"/>
        </w:pBdr>
        <w:tabs>
          <w:tab w:val="left" w:pos="2145"/>
        </w:tabs>
        <w:ind w:left="-426" w:hanging="359"/>
        <w:rPr>
          <w:rFonts w:ascii="Cambria" w:eastAsia="Cambria" w:hAnsi="Cambria" w:cs="Cambria"/>
          <w:color w:val="000000"/>
          <w:sz w:val="24"/>
          <w:szCs w:val="24"/>
        </w:rPr>
      </w:pPr>
      <w:r>
        <w:rPr>
          <w:rFonts w:ascii="Cambria" w:eastAsia="Cambria" w:hAnsi="Cambria" w:cs="Cambria"/>
          <w:color w:val="000000"/>
          <w:sz w:val="24"/>
          <w:szCs w:val="24"/>
        </w:rPr>
        <w:t>Healthy leafy salad</w:t>
      </w:r>
    </w:p>
    <w:p w14:paraId="0A8EF2F9" w14:textId="77777777" w:rsidR="00A971B5" w:rsidRDefault="00A971B5">
      <w:pPr>
        <w:tabs>
          <w:tab w:val="left" w:pos="2145"/>
        </w:tabs>
        <w:ind w:left="-426"/>
        <w:rPr>
          <w:rFonts w:ascii="Cambria" w:eastAsia="Cambria" w:hAnsi="Cambria" w:cs="Cambria"/>
          <w:sz w:val="24"/>
          <w:szCs w:val="24"/>
        </w:rPr>
      </w:pPr>
    </w:p>
    <w:p w14:paraId="290BE192" w14:textId="77777777" w:rsidR="00A971B5" w:rsidRDefault="00F75C53">
      <w:pPr>
        <w:shd w:val="clear" w:color="auto" w:fill="FFFFFF"/>
        <w:ind w:left="-426"/>
        <w:rPr>
          <w:rFonts w:ascii="Cambria" w:eastAsia="Cambria" w:hAnsi="Cambria" w:cs="Cambria"/>
          <w:sz w:val="24"/>
          <w:szCs w:val="24"/>
        </w:rPr>
      </w:pPr>
      <w:r>
        <w:rPr>
          <w:rFonts w:ascii="Cambria" w:eastAsia="Cambria" w:hAnsi="Cambria" w:cs="Cambria"/>
          <w:sz w:val="24"/>
          <w:szCs w:val="24"/>
        </w:rPr>
        <w:t>Ingredients</w:t>
      </w:r>
    </w:p>
    <w:p w14:paraId="47D970D6" w14:textId="77777777" w:rsidR="00A971B5" w:rsidRDefault="00F75C53">
      <w:pPr>
        <w:numPr>
          <w:ilvl w:val="0"/>
          <w:numId w:val="57"/>
        </w:numPr>
        <w:pBdr>
          <w:top w:val="nil"/>
          <w:left w:val="nil"/>
          <w:bottom w:val="nil"/>
          <w:right w:val="nil"/>
          <w:between w:val="nil"/>
        </w:pBdr>
        <w:shd w:val="clear" w:color="auto" w:fill="FFFFFF"/>
        <w:spacing w:before="280" w:after="0" w:line="240" w:lineRule="auto"/>
        <w:ind w:left="-426" w:hanging="359"/>
        <w:rPr>
          <w:color w:val="000000"/>
        </w:rPr>
      </w:pPr>
      <w:r>
        <w:rPr>
          <w:rFonts w:ascii="Cambria" w:eastAsia="Cambria" w:hAnsi="Cambria" w:cs="Cambria"/>
          <w:color w:val="000000"/>
          <w:sz w:val="24"/>
          <w:szCs w:val="24"/>
        </w:rPr>
        <w:t>Iceberg lettuce - 10 leaves</w:t>
      </w:r>
    </w:p>
    <w:p w14:paraId="7BCA9090" w14:textId="77777777" w:rsidR="00A971B5" w:rsidRDefault="00F75C53">
      <w:pPr>
        <w:numPr>
          <w:ilvl w:val="0"/>
          <w:numId w:val="57"/>
        </w:numPr>
        <w:pBdr>
          <w:top w:val="nil"/>
          <w:left w:val="nil"/>
          <w:bottom w:val="nil"/>
          <w:right w:val="nil"/>
          <w:between w:val="nil"/>
        </w:pBdr>
        <w:shd w:val="clear" w:color="auto" w:fill="FFFFFF"/>
        <w:spacing w:after="0" w:line="240" w:lineRule="auto"/>
        <w:ind w:left="-426" w:hanging="359"/>
        <w:rPr>
          <w:color w:val="000000"/>
        </w:rPr>
      </w:pPr>
      <w:proofErr w:type="spellStart"/>
      <w:r>
        <w:rPr>
          <w:rFonts w:ascii="Cambria" w:eastAsia="Cambria" w:hAnsi="Cambria" w:cs="Cambria"/>
          <w:color w:val="000000"/>
          <w:sz w:val="24"/>
          <w:szCs w:val="24"/>
        </w:rPr>
        <w:t>Lollorosso</w:t>
      </w:r>
      <w:proofErr w:type="spellEnd"/>
      <w:r>
        <w:rPr>
          <w:rFonts w:ascii="Cambria" w:eastAsia="Cambria" w:hAnsi="Cambria" w:cs="Cambria"/>
          <w:color w:val="000000"/>
          <w:sz w:val="24"/>
          <w:szCs w:val="24"/>
        </w:rPr>
        <w:t xml:space="preserve"> lettuce - 10 leaves</w:t>
      </w:r>
    </w:p>
    <w:p w14:paraId="2518E7D0" w14:textId="77777777" w:rsidR="00A971B5" w:rsidRDefault="00F75C53">
      <w:pPr>
        <w:numPr>
          <w:ilvl w:val="0"/>
          <w:numId w:val="57"/>
        </w:numPr>
        <w:pBdr>
          <w:top w:val="nil"/>
          <w:left w:val="nil"/>
          <w:bottom w:val="nil"/>
          <w:right w:val="nil"/>
          <w:between w:val="nil"/>
        </w:pBdr>
        <w:shd w:val="clear" w:color="auto" w:fill="FFFFFF"/>
        <w:spacing w:after="0" w:line="240" w:lineRule="auto"/>
        <w:ind w:left="-426" w:hanging="359"/>
        <w:rPr>
          <w:color w:val="000000"/>
        </w:rPr>
      </w:pPr>
      <w:r>
        <w:rPr>
          <w:rFonts w:ascii="Cambria" w:eastAsia="Cambria" w:hAnsi="Cambria" w:cs="Cambria"/>
          <w:color w:val="000000"/>
          <w:sz w:val="24"/>
          <w:szCs w:val="24"/>
        </w:rPr>
        <w:t>Romaine lettuce - 10 leaves</w:t>
      </w:r>
    </w:p>
    <w:p w14:paraId="4781E802" w14:textId="77777777" w:rsidR="00A971B5" w:rsidRDefault="00F75C53">
      <w:pPr>
        <w:numPr>
          <w:ilvl w:val="0"/>
          <w:numId w:val="57"/>
        </w:numPr>
        <w:pBdr>
          <w:top w:val="nil"/>
          <w:left w:val="nil"/>
          <w:bottom w:val="nil"/>
          <w:right w:val="nil"/>
          <w:between w:val="nil"/>
        </w:pBdr>
        <w:shd w:val="clear" w:color="auto" w:fill="FFFFFF"/>
        <w:spacing w:after="0" w:line="240" w:lineRule="auto"/>
        <w:ind w:left="-426" w:hanging="359"/>
        <w:rPr>
          <w:color w:val="000000"/>
        </w:rPr>
      </w:pPr>
      <w:r>
        <w:rPr>
          <w:rFonts w:ascii="Cambria" w:eastAsia="Cambria" w:hAnsi="Cambria" w:cs="Cambria"/>
          <w:color w:val="000000"/>
          <w:sz w:val="24"/>
          <w:szCs w:val="24"/>
        </w:rPr>
        <w:t>Onion - 1 small</w:t>
      </w:r>
    </w:p>
    <w:p w14:paraId="5DAE7F93" w14:textId="77777777" w:rsidR="00A971B5" w:rsidRDefault="00F75C53">
      <w:pPr>
        <w:numPr>
          <w:ilvl w:val="0"/>
          <w:numId w:val="57"/>
        </w:numPr>
        <w:pBdr>
          <w:top w:val="nil"/>
          <w:left w:val="nil"/>
          <w:bottom w:val="nil"/>
          <w:right w:val="nil"/>
          <w:between w:val="nil"/>
        </w:pBdr>
        <w:shd w:val="clear" w:color="auto" w:fill="FFFFFF"/>
        <w:spacing w:after="0" w:line="240" w:lineRule="auto"/>
        <w:ind w:left="-426" w:hanging="359"/>
        <w:rPr>
          <w:color w:val="000000"/>
        </w:rPr>
      </w:pPr>
      <w:r>
        <w:rPr>
          <w:rFonts w:ascii="Cambria" w:eastAsia="Cambria" w:hAnsi="Cambria" w:cs="Cambria"/>
          <w:color w:val="000000"/>
          <w:sz w:val="24"/>
          <w:szCs w:val="24"/>
        </w:rPr>
        <w:t>Green capsicum - 1/2 small</w:t>
      </w:r>
    </w:p>
    <w:p w14:paraId="0A6104FF" w14:textId="77777777" w:rsidR="00A971B5" w:rsidRDefault="00F75C53">
      <w:pPr>
        <w:numPr>
          <w:ilvl w:val="0"/>
          <w:numId w:val="57"/>
        </w:numPr>
        <w:pBdr>
          <w:top w:val="nil"/>
          <w:left w:val="nil"/>
          <w:bottom w:val="nil"/>
          <w:right w:val="nil"/>
          <w:between w:val="nil"/>
        </w:pBdr>
        <w:shd w:val="clear" w:color="auto" w:fill="FFFFFF"/>
        <w:spacing w:after="0" w:line="240" w:lineRule="auto"/>
        <w:ind w:left="-426" w:hanging="359"/>
        <w:rPr>
          <w:color w:val="000000"/>
        </w:rPr>
      </w:pPr>
      <w:r>
        <w:rPr>
          <w:rFonts w:ascii="Cambria" w:eastAsia="Cambria" w:hAnsi="Cambria" w:cs="Cambria"/>
          <w:color w:val="000000"/>
          <w:sz w:val="24"/>
          <w:szCs w:val="24"/>
        </w:rPr>
        <w:t>Apple - ½ </w:t>
      </w:r>
    </w:p>
    <w:p w14:paraId="47094EE7" w14:textId="77777777" w:rsidR="00A971B5" w:rsidRDefault="00F75C53">
      <w:pPr>
        <w:numPr>
          <w:ilvl w:val="0"/>
          <w:numId w:val="57"/>
        </w:numPr>
        <w:pBdr>
          <w:top w:val="nil"/>
          <w:left w:val="nil"/>
          <w:bottom w:val="nil"/>
          <w:right w:val="nil"/>
          <w:between w:val="nil"/>
        </w:pBdr>
        <w:shd w:val="clear" w:color="auto" w:fill="FFFFFF"/>
        <w:spacing w:after="280" w:line="240" w:lineRule="auto"/>
        <w:ind w:left="-426" w:hanging="359"/>
        <w:rPr>
          <w:color w:val="000000"/>
        </w:rPr>
      </w:pPr>
      <w:r>
        <w:rPr>
          <w:rFonts w:ascii="Cambria" w:eastAsia="Cambria" w:hAnsi="Cambria" w:cs="Cambria"/>
          <w:color w:val="000000"/>
          <w:sz w:val="24"/>
          <w:szCs w:val="24"/>
        </w:rPr>
        <w:t>Alfalfa - 2 tablespoons</w:t>
      </w:r>
    </w:p>
    <w:p w14:paraId="4B24CA76" w14:textId="77777777" w:rsidR="00A971B5" w:rsidRDefault="00F75C53">
      <w:pPr>
        <w:numPr>
          <w:ilvl w:val="0"/>
          <w:numId w:val="56"/>
        </w:numPr>
        <w:shd w:val="clear" w:color="auto" w:fill="FFFFFF"/>
        <w:spacing w:before="280" w:after="0" w:line="240" w:lineRule="auto"/>
        <w:ind w:left="-426" w:hanging="359"/>
      </w:pPr>
      <w:r>
        <w:rPr>
          <w:rFonts w:ascii="Cambria" w:eastAsia="Cambria" w:hAnsi="Cambria" w:cs="Cambria"/>
          <w:sz w:val="24"/>
          <w:szCs w:val="24"/>
          <w:u w:val="single"/>
        </w:rPr>
        <w:t>For the Dressing:</w:t>
      </w:r>
    </w:p>
    <w:p w14:paraId="5D77E2D6" w14:textId="77777777" w:rsidR="00A971B5" w:rsidRDefault="00F75C53">
      <w:pPr>
        <w:numPr>
          <w:ilvl w:val="0"/>
          <w:numId w:val="56"/>
        </w:numPr>
        <w:shd w:val="clear" w:color="auto" w:fill="FFFFFF"/>
        <w:spacing w:after="0" w:line="240" w:lineRule="auto"/>
        <w:ind w:left="-426" w:hanging="359"/>
      </w:pPr>
      <w:r>
        <w:rPr>
          <w:rFonts w:ascii="Cambria" w:eastAsia="Cambria" w:hAnsi="Cambria" w:cs="Cambria"/>
          <w:sz w:val="24"/>
          <w:szCs w:val="24"/>
        </w:rPr>
        <w:t>Black pepper powder - as per taste</w:t>
      </w:r>
    </w:p>
    <w:p w14:paraId="5B462101" w14:textId="77777777" w:rsidR="00A971B5" w:rsidRDefault="00F75C53">
      <w:pPr>
        <w:numPr>
          <w:ilvl w:val="0"/>
          <w:numId w:val="56"/>
        </w:numPr>
        <w:shd w:val="clear" w:color="auto" w:fill="FFFFFF"/>
        <w:spacing w:after="0" w:line="240" w:lineRule="auto"/>
        <w:ind w:left="-426" w:hanging="359"/>
      </w:pPr>
      <w:r>
        <w:rPr>
          <w:rFonts w:ascii="Cambria" w:eastAsia="Cambria" w:hAnsi="Cambria" w:cs="Cambria"/>
          <w:sz w:val="24"/>
          <w:szCs w:val="24"/>
        </w:rPr>
        <w:t>Mustard seeds - 1/4 teaspoon</w:t>
      </w:r>
    </w:p>
    <w:p w14:paraId="2C6D0778" w14:textId="77777777" w:rsidR="00A971B5" w:rsidRDefault="00F75C53">
      <w:pPr>
        <w:numPr>
          <w:ilvl w:val="0"/>
          <w:numId w:val="56"/>
        </w:numPr>
        <w:shd w:val="clear" w:color="auto" w:fill="FFFFFF"/>
        <w:spacing w:after="0" w:line="240" w:lineRule="auto"/>
        <w:ind w:left="-426" w:hanging="359"/>
      </w:pPr>
      <w:r>
        <w:rPr>
          <w:rFonts w:ascii="Cambria" w:eastAsia="Cambria" w:hAnsi="Cambria" w:cs="Cambria"/>
          <w:sz w:val="24"/>
          <w:szCs w:val="24"/>
        </w:rPr>
        <w:t>Salt - to taste</w:t>
      </w:r>
    </w:p>
    <w:p w14:paraId="6DC453D8" w14:textId="77777777" w:rsidR="00A971B5" w:rsidRDefault="00F75C53">
      <w:pPr>
        <w:numPr>
          <w:ilvl w:val="0"/>
          <w:numId w:val="56"/>
        </w:numPr>
        <w:shd w:val="clear" w:color="auto" w:fill="FFFFFF"/>
        <w:spacing w:after="0" w:line="240" w:lineRule="auto"/>
        <w:ind w:left="-426" w:hanging="359"/>
      </w:pPr>
      <w:r>
        <w:rPr>
          <w:rFonts w:ascii="Cambria" w:eastAsia="Cambria" w:hAnsi="Cambria" w:cs="Cambria"/>
          <w:sz w:val="24"/>
          <w:szCs w:val="24"/>
        </w:rPr>
        <w:t>Garlic - 4 cloves</w:t>
      </w:r>
    </w:p>
    <w:p w14:paraId="1FD169BA" w14:textId="77777777" w:rsidR="00A971B5" w:rsidRDefault="00F75C53">
      <w:pPr>
        <w:numPr>
          <w:ilvl w:val="0"/>
          <w:numId w:val="56"/>
        </w:numPr>
        <w:shd w:val="clear" w:color="auto" w:fill="FFFFFF"/>
        <w:spacing w:after="0" w:line="240" w:lineRule="auto"/>
        <w:ind w:left="-426" w:hanging="359"/>
      </w:pPr>
      <w:r>
        <w:rPr>
          <w:rFonts w:ascii="Cambria" w:eastAsia="Cambria" w:hAnsi="Cambria" w:cs="Cambria"/>
          <w:sz w:val="24"/>
          <w:szCs w:val="24"/>
        </w:rPr>
        <w:t>Lemon juice - 2 teaspoons</w:t>
      </w:r>
    </w:p>
    <w:p w14:paraId="3FD1B98C" w14:textId="77777777" w:rsidR="00A971B5" w:rsidRDefault="00F75C53">
      <w:pPr>
        <w:numPr>
          <w:ilvl w:val="0"/>
          <w:numId w:val="56"/>
        </w:numPr>
        <w:shd w:val="clear" w:color="auto" w:fill="FFFFFF"/>
        <w:spacing w:after="280" w:line="240" w:lineRule="auto"/>
        <w:ind w:left="-426" w:hanging="359"/>
      </w:pPr>
      <w:r>
        <w:rPr>
          <w:rFonts w:ascii="Cambria" w:eastAsia="Cambria" w:hAnsi="Cambria" w:cs="Cambria"/>
          <w:sz w:val="24"/>
          <w:szCs w:val="24"/>
        </w:rPr>
        <w:t>Olive oil - 1/2 teaspoon</w:t>
      </w:r>
    </w:p>
    <w:p w14:paraId="6BC7F371" w14:textId="77777777" w:rsidR="00A971B5" w:rsidRDefault="00F75C53">
      <w:pPr>
        <w:shd w:val="clear" w:color="auto" w:fill="FFFFFF"/>
        <w:ind w:left="-426"/>
        <w:rPr>
          <w:rFonts w:ascii="Cambria" w:eastAsia="Cambria" w:hAnsi="Cambria" w:cs="Cambria"/>
          <w:sz w:val="24"/>
          <w:szCs w:val="24"/>
        </w:rPr>
      </w:pPr>
      <w:r>
        <w:rPr>
          <w:rFonts w:ascii="Cambria" w:eastAsia="Cambria" w:hAnsi="Cambria" w:cs="Cambria"/>
          <w:sz w:val="24"/>
          <w:szCs w:val="24"/>
        </w:rPr>
        <w:t>Method</w:t>
      </w:r>
    </w:p>
    <w:p w14:paraId="70D3301B" w14:textId="77777777" w:rsidR="00A971B5" w:rsidRDefault="00F75C53">
      <w:pPr>
        <w:numPr>
          <w:ilvl w:val="0"/>
          <w:numId w:val="58"/>
        </w:numPr>
        <w:pBdr>
          <w:top w:val="nil"/>
          <w:left w:val="nil"/>
          <w:bottom w:val="nil"/>
          <w:right w:val="nil"/>
          <w:between w:val="nil"/>
        </w:pBdr>
        <w:shd w:val="clear" w:color="auto" w:fill="FFFFFF"/>
        <w:spacing w:before="280" w:after="0"/>
        <w:ind w:left="-426" w:hanging="359"/>
        <w:rPr>
          <w:color w:val="000000"/>
          <w:sz w:val="24"/>
          <w:szCs w:val="24"/>
        </w:rPr>
      </w:pPr>
      <w:r>
        <w:rPr>
          <w:rFonts w:ascii="Cambria" w:eastAsia="Cambria" w:hAnsi="Cambria" w:cs="Cambria"/>
          <w:color w:val="000000"/>
          <w:sz w:val="24"/>
          <w:szCs w:val="24"/>
        </w:rPr>
        <w:t>Quarter the onion and separate the layers.</w:t>
      </w:r>
    </w:p>
    <w:p w14:paraId="70E977F6" w14:textId="77777777" w:rsidR="00A971B5" w:rsidRDefault="00F75C53">
      <w:pPr>
        <w:numPr>
          <w:ilvl w:val="0"/>
          <w:numId w:val="58"/>
        </w:numPr>
        <w:pBdr>
          <w:top w:val="nil"/>
          <w:left w:val="nil"/>
          <w:bottom w:val="nil"/>
          <w:right w:val="nil"/>
          <w:between w:val="nil"/>
        </w:pBdr>
        <w:shd w:val="clear" w:color="auto" w:fill="FFFFFF"/>
        <w:spacing w:after="0"/>
        <w:ind w:left="-426" w:hanging="359"/>
        <w:rPr>
          <w:color w:val="000000"/>
          <w:sz w:val="24"/>
          <w:szCs w:val="24"/>
        </w:rPr>
      </w:pPr>
      <w:r>
        <w:rPr>
          <w:rFonts w:ascii="Cambria" w:eastAsia="Cambria" w:hAnsi="Cambria" w:cs="Cambria"/>
          <w:color w:val="000000"/>
          <w:sz w:val="24"/>
          <w:szCs w:val="24"/>
        </w:rPr>
        <w:t>Tear all the lettuce and place them in a bowl. </w:t>
      </w:r>
    </w:p>
    <w:p w14:paraId="47AC17D2" w14:textId="77777777" w:rsidR="00A971B5" w:rsidRDefault="00F75C53">
      <w:pPr>
        <w:numPr>
          <w:ilvl w:val="0"/>
          <w:numId w:val="58"/>
        </w:numPr>
        <w:pBdr>
          <w:top w:val="nil"/>
          <w:left w:val="nil"/>
          <w:bottom w:val="nil"/>
          <w:right w:val="nil"/>
          <w:between w:val="nil"/>
        </w:pBdr>
        <w:shd w:val="clear" w:color="auto" w:fill="FFFFFF"/>
        <w:spacing w:after="280"/>
        <w:ind w:left="-426" w:hanging="359"/>
        <w:rPr>
          <w:color w:val="000000"/>
          <w:sz w:val="24"/>
          <w:szCs w:val="24"/>
        </w:rPr>
      </w:pPr>
      <w:r>
        <w:rPr>
          <w:rFonts w:ascii="Cambria" w:eastAsia="Cambria" w:hAnsi="Cambria" w:cs="Cambria"/>
          <w:color w:val="000000"/>
          <w:sz w:val="24"/>
          <w:szCs w:val="24"/>
        </w:rPr>
        <w:t>Add the onion, cubed capsicum, quartered apple and alfalfa.</w:t>
      </w:r>
    </w:p>
    <w:p w14:paraId="301AAC15" w14:textId="77777777" w:rsidR="00A971B5" w:rsidRDefault="00F75C53">
      <w:pPr>
        <w:pBdr>
          <w:bottom w:val="single" w:sz="4" w:space="1" w:color="000000"/>
        </w:pBdr>
        <w:shd w:val="clear" w:color="auto" w:fill="FFFFFF"/>
        <w:spacing w:after="0"/>
        <w:ind w:left="-426"/>
        <w:rPr>
          <w:rFonts w:ascii="Cambria" w:eastAsia="Cambria" w:hAnsi="Cambria" w:cs="Cambria"/>
          <w:sz w:val="24"/>
          <w:szCs w:val="24"/>
        </w:rPr>
      </w:pPr>
      <w:r>
        <w:rPr>
          <w:rFonts w:ascii="Cambria" w:eastAsia="Cambria" w:hAnsi="Cambria" w:cs="Cambria"/>
          <w:sz w:val="24"/>
          <w:szCs w:val="24"/>
          <w:u w:val="single"/>
        </w:rPr>
        <w:t>For the dressing</w:t>
      </w:r>
      <w:r>
        <w:rPr>
          <w:rFonts w:ascii="Cambria" w:eastAsia="Cambria" w:hAnsi="Cambria" w:cs="Cambria"/>
          <w:sz w:val="24"/>
          <w:szCs w:val="24"/>
        </w:rPr>
        <w:br/>
        <w:t>crush black peppercorns, mustard seeds and salt and crush them with a pestle. </w:t>
      </w:r>
    </w:p>
    <w:p w14:paraId="0A485E79" w14:textId="77777777" w:rsidR="00A971B5" w:rsidRDefault="00F75C53">
      <w:pPr>
        <w:pBdr>
          <w:bottom w:val="single" w:sz="4" w:space="1" w:color="000000"/>
        </w:pBdr>
        <w:shd w:val="clear" w:color="auto" w:fill="FFFFFF"/>
        <w:spacing w:before="280" w:after="280"/>
        <w:ind w:left="-426"/>
        <w:rPr>
          <w:rFonts w:ascii="Cambria" w:eastAsia="Cambria" w:hAnsi="Cambria" w:cs="Cambria"/>
          <w:sz w:val="24"/>
          <w:szCs w:val="24"/>
        </w:rPr>
      </w:pPr>
      <w:r>
        <w:rPr>
          <w:rFonts w:ascii="Cambria" w:eastAsia="Cambria" w:hAnsi="Cambria" w:cs="Cambria"/>
          <w:sz w:val="24"/>
          <w:szCs w:val="24"/>
        </w:rPr>
        <w:lastRenderedPageBreak/>
        <w:t xml:space="preserve">Add garlic and continue to </w:t>
      </w:r>
      <w:proofErr w:type="spellStart"/>
      <w:proofErr w:type="gramStart"/>
      <w:r>
        <w:rPr>
          <w:rFonts w:ascii="Cambria" w:eastAsia="Cambria" w:hAnsi="Cambria" w:cs="Cambria"/>
          <w:sz w:val="24"/>
          <w:szCs w:val="24"/>
        </w:rPr>
        <w:t>crush.Add</w:t>
      </w:r>
      <w:proofErr w:type="spellEnd"/>
      <w:proofErr w:type="gramEnd"/>
      <w:r>
        <w:rPr>
          <w:rFonts w:ascii="Cambria" w:eastAsia="Cambria" w:hAnsi="Cambria" w:cs="Cambria"/>
          <w:sz w:val="24"/>
          <w:szCs w:val="24"/>
        </w:rPr>
        <w:t xml:space="preserve"> lemon juice and olive oil and mix well. </w:t>
      </w:r>
    </w:p>
    <w:p w14:paraId="155D0E51" w14:textId="77777777" w:rsidR="00A971B5" w:rsidRDefault="00F75C53">
      <w:pPr>
        <w:pBdr>
          <w:bottom w:val="single" w:sz="4" w:space="1" w:color="000000"/>
        </w:pBdr>
        <w:shd w:val="clear" w:color="auto" w:fill="FFFFFF"/>
        <w:spacing w:before="280" w:after="280"/>
        <w:ind w:left="-426"/>
        <w:rPr>
          <w:rFonts w:ascii="Cambria" w:eastAsia="Cambria" w:hAnsi="Cambria" w:cs="Cambria"/>
          <w:sz w:val="24"/>
          <w:szCs w:val="24"/>
        </w:rPr>
      </w:pPr>
      <w:r>
        <w:rPr>
          <w:rFonts w:ascii="Cambria" w:eastAsia="Cambria" w:hAnsi="Cambria" w:cs="Cambria"/>
          <w:sz w:val="24"/>
          <w:szCs w:val="24"/>
        </w:rPr>
        <w:t>Pour the dressing over the salad mixture in the bowl and mix. Serve immediately.</w:t>
      </w:r>
    </w:p>
    <w:p w14:paraId="2DFB0268" w14:textId="77777777" w:rsidR="00A971B5" w:rsidRDefault="00A971B5">
      <w:pPr>
        <w:pBdr>
          <w:bottom w:val="single" w:sz="4" w:space="1" w:color="000000"/>
        </w:pBdr>
        <w:shd w:val="clear" w:color="auto" w:fill="FFFFFF"/>
        <w:spacing w:before="280" w:after="280"/>
        <w:ind w:left="-426"/>
        <w:rPr>
          <w:rFonts w:ascii="Cambria" w:eastAsia="Cambria" w:hAnsi="Cambria" w:cs="Cambria"/>
          <w:sz w:val="24"/>
          <w:szCs w:val="24"/>
        </w:rPr>
      </w:pPr>
    </w:p>
    <w:p w14:paraId="1198267A" w14:textId="77777777" w:rsidR="00A971B5" w:rsidRDefault="00A971B5">
      <w:pPr>
        <w:ind w:left="-426"/>
        <w:rPr>
          <w:rFonts w:ascii="Cambria" w:eastAsia="Cambria" w:hAnsi="Cambria" w:cs="Cambria"/>
          <w:sz w:val="24"/>
          <w:szCs w:val="24"/>
        </w:rPr>
      </w:pPr>
    </w:p>
    <w:p w14:paraId="1508CFDE" w14:textId="77777777" w:rsidR="00A971B5" w:rsidRDefault="00F75C53">
      <w:pPr>
        <w:ind w:left="-426"/>
        <w:rPr>
          <w:rFonts w:ascii="Cambria" w:eastAsia="Cambria" w:hAnsi="Cambria" w:cs="Cambria"/>
          <w:sz w:val="24"/>
          <w:szCs w:val="24"/>
        </w:rPr>
      </w:pPr>
      <w:r>
        <w:rPr>
          <w:rFonts w:ascii="Cambria" w:eastAsia="Cambria" w:hAnsi="Cambria" w:cs="Cambria"/>
          <w:sz w:val="24"/>
          <w:szCs w:val="24"/>
        </w:rPr>
        <w:t>Home remedy for dry cough:</w:t>
      </w:r>
    </w:p>
    <w:p w14:paraId="0E1B3E4F" w14:textId="77777777" w:rsidR="00A971B5" w:rsidRDefault="00F75C53">
      <w:pPr>
        <w:ind w:left="-426"/>
        <w:rPr>
          <w:rFonts w:ascii="Cambria" w:eastAsia="Cambria" w:hAnsi="Cambria" w:cs="Cambria"/>
          <w:sz w:val="24"/>
          <w:szCs w:val="24"/>
        </w:rPr>
      </w:pPr>
      <w:bookmarkStart w:id="312" w:name="_43ky6rz" w:colFirst="0" w:colLast="0"/>
      <w:bookmarkEnd w:id="312"/>
      <w:r>
        <w:rPr>
          <w:rFonts w:ascii="Cambria" w:eastAsia="Cambria" w:hAnsi="Cambria" w:cs="Cambria"/>
          <w:sz w:val="24"/>
          <w:szCs w:val="24"/>
        </w:rPr>
        <w:t xml:space="preserve">On Rising: 1 </w:t>
      </w:r>
      <w:proofErr w:type="spellStart"/>
      <w:r>
        <w:rPr>
          <w:rFonts w:ascii="Cambria" w:eastAsia="Cambria" w:hAnsi="Cambria" w:cs="Cambria"/>
          <w:sz w:val="24"/>
          <w:szCs w:val="24"/>
        </w:rPr>
        <w:t>nagarvel</w:t>
      </w:r>
      <w:proofErr w:type="spellEnd"/>
      <w:r>
        <w:rPr>
          <w:rFonts w:ascii="Cambria" w:eastAsia="Cambria" w:hAnsi="Cambria" w:cs="Cambria"/>
          <w:sz w:val="24"/>
          <w:szCs w:val="24"/>
        </w:rPr>
        <w:t xml:space="preserve"> paan + 1tsp ajwain + 1 tsp honey </w:t>
      </w:r>
    </w:p>
    <w:p w14:paraId="46321B30" w14:textId="77777777" w:rsidR="00A971B5" w:rsidRDefault="00A971B5"/>
    <w:sectPr w:rsidR="00A971B5" w:rsidSect="000A54AC">
      <w:pgSz w:w="11906" w:h="16838"/>
      <w:pgMar w:top="1440" w:right="1440" w:bottom="1418"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Kokila">
    <w:panose1 w:val="020B0604020202020204"/>
    <w:charset w:val="00"/>
    <w:family w:val="swiss"/>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4EE"/>
    <w:multiLevelType w:val="hybridMultilevel"/>
    <w:tmpl w:val="56BAB208"/>
    <w:lvl w:ilvl="0" w:tplc="40090001">
      <w:start w:val="1"/>
      <w:numFmt w:val="bullet"/>
      <w:lvlText w:val=""/>
      <w:lvlJc w:val="left"/>
      <w:pPr>
        <w:ind w:left="654" w:hanging="360"/>
      </w:pPr>
      <w:rPr>
        <w:rFonts w:ascii="Symbol" w:hAnsi="Symbol" w:hint="default"/>
      </w:rPr>
    </w:lvl>
    <w:lvl w:ilvl="1" w:tplc="40090003" w:tentative="1">
      <w:start w:val="1"/>
      <w:numFmt w:val="bullet"/>
      <w:lvlText w:val="o"/>
      <w:lvlJc w:val="left"/>
      <w:pPr>
        <w:ind w:left="1374" w:hanging="360"/>
      </w:pPr>
      <w:rPr>
        <w:rFonts w:ascii="Courier New" w:hAnsi="Courier New" w:cs="Courier New" w:hint="default"/>
      </w:rPr>
    </w:lvl>
    <w:lvl w:ilvl="2" w:tplc="40090005" w:tentative="1">
      <w:start w:val="1"/>
      <w:numFmt w:val="bullet"/>
      <w:lvlText w:val=""/>
      <w:lvlJc w:val="left"/>
      <w:pPr>
        <w:ind w:left="2094" w:hanging="360"/>
      </w:pPr>
      <w:rPr>
        <w:rFonts w:ascii="Wingdings" w:hAnsi="Wingdings" w:hint="default"/>
      </w:rPr>
    </w:lvl>
    <w:lvl w:ilvl="3" w:tplc="40090001" w:tentative="1">
      <w:start w:val="1"/>
      <w:numFmt w:val="bullet"/>
      <w:lvlText w:val=""/>
      <w:lvlJc w:val="left"/>
      <w:pPr>
        <w:ind w:left="2814" w:hanging="360"/>
      </w:pPr>
      <w:rPr>
        <w:rFonts w:ascii="Symbol" w:hAnsi="Symbol" w:hint="default"/>
      </w:rPr>
    </w:lvl>
    <w:lvl w:ilvl="4" w:tplc="40090003" w:tentative="1">
      <w:start w:val="1"/>
      <w:numFmt w:val="bullet"/>
      <w:lvlText w:val="o"/>
      <w:lvlJc w:val="left"/>
      <w:pPr>
        <w:ind w:left="3534" w:hanging="360"/>
      </w:pPr>
      <w:rPr>
        <w:rFonts w:ascii="Courier New" w:hAnsi="Courier New" w:cs="Courier New" w:hint="default"/>
      </w:rPr>
    </w:lvl>
    <w:lvl w:ilvl="5" w:tplc="40090005" w:tentative="1">
      <w:start w:val="1"/>
      <w:numFmt w:val="bullet"/>
      <w:lvlText w:val=""/>
      <w:lvlJc w:val="left"/>
      <w:pPr>
        <w:ind w:left="4254" w:hanging="360"/>
      </w:pPr>
      <w:rPr>
        <w:rFonts w:ascii="Wingdings" w:hAnsi="Wingdings" w:hint="default"/>
      </w:rPr>
    </w:lvl>
    <w:lvl w:ilvl="6" w:tplc="40090001" w:tentative="1">
      <w:start w:val="1"/>
      <w:numFmt w:val="bullet"/>
      <w:lvlText w:val=""/>
      <w:lvlJc w:val="left"/>
      <w:pPr>
        <w:ind w:left="4974" w:hanging="360"/>
      </w:pPr>
      <w:rPr>
        <w:rFonts w:ascii="Symbol" w:hAnsi="Symbol" w:hint="default"/>
      </w:rPr>
    </w:lvl>
    <w:lvl w:ilvl="7" w:tplc="40090003" w:tentative="1">
      <w:start w:val="1"/>
      <w:numFmt w:val="bullet"/>
      <w:lvlText w:val="o"/>
      <w:lvlJc w:val="left"/>
      <w:pPr>
        <w:ind w:left="5694" w:hanging="360"/>
      </w:pPr>
      <w:rPr>
        <w:rFonts w:ascii="Courier New" w:hAnsi="Courier New" w:cs="Courier New" w:hint="default"/>
      </w:rPr>
    </w:lvl>
    <w:lvl w:ilvl="8" w:tplc="40090005" w:tentative="1">
      <w:start w:val="1"/>
      <w:numFmt w:val="bullet"/>
      <w:lvlText w:val=""/>
      <w:lvlJc w:val="left"/>
      <w:pPr>
        <w:ind w:left="6414" w:hanging="360"/>
      </w:pPr>
      <w:rPr>
        <w:rFonts w:ascii="Wingdings" w:hAnsi="Wingdings" w:hint="default"/>
      </w:rPr>
    </w:lvl>
  </w:abstractNum>
  <w:abstractNum w:abstractNumId="1" w15:restartNumberingAfterBreak="0">
    <w:nsid w:val="031D1E55"/>
    <w:multiLevelType w:val="hybridMultilevel"/>
    <w:tmpl w:val="D2160DD0"/>
    <w:lvl w:ilvl="0" w:tplc="40090001">
      <w:start w:val="1"/>
      <w:numFmt w:val="bullet"/>
      <w:lvlText w:val=""/>
      <w:lvlJc w:val="left"/>
      <w:pPr>
        <w:ind w:left="654" w:hanging="360"/>
      </w:pPr>
      <w:rPr>
        <w:rFonts w:ascii="Symbol" w:hAnsi="Symbol" w:hint="default"/>
      </w:rPr>
    </w:lvl>
    <w:lvl w:ilvl="1" w:tplc="40090003" w:tentative="1">
      <w:start w:val="1"/>
      <w:numFmt w:val="bullet"/>
      <w:lvlText w:val="o"/>
      <w:lvlJc w:val="left"/>
      <w:pPr>
        <w:ind w:left="1374" w:hanging="360"/>
      </w:pPr>
      <w:rPr>
        <w:rFonts w:ascii="Courier New" w:hAnsi="Courier New" w:cs="Courier New" w:hint="default"/>
      </w:rPr>
    </w:lvl>
    <w:lvl w:ilvl="2" w:tplc="40090005" w:tentative="1">
      <w:start w:val="1"/>
      <w:numFmt w:val="bullet"/>
      <w:lvlText w:val=""/>
      <w:lvlJc w:val="left"/>
      <w:pPr>
        <w:ind w:left="2094" w:hanging="360"/>
      </w:pPr>
      <w:rPr>
        <w:rFonts w:ascii="Wingdings" w:hAnsi="Wingdings" w:hint="default"/>
      </w:rPr>
    </w:lvl>
    <w:lvl w:ilvl="3" w:tplc="40090001" w:tentative="1">
      <w:start w:val="1"/>
      <w:numFmt w:val="bullet"/>
      <w:lvlText w:val=""/>
      <w:lvlJc w:val="left"/>
      <w:pPr>
        <w:ind w:left="2814" w:hanging="360"/>
      </w:pPr>
      <w:rPr>
        <w:rFonts w:ascii="Symbol" w:hAnsi="Symbol" w:hint="default"/>
      </w:rPr>
    </w:lvl>
    <w:lvl w:ilvl="4" w:tplc="40090003" w:tentative="1">
      <w:start w:val="1"/>
      <w:numFmt w:val="bullet"/>
      <w:lvlText w:val="o"/>
      <w:lvlJc w:val="left"/>
      <w:pPr>
        <w:ind w:left="3534" w:hanging="360"/>
      </w:pPr>
      <w:rPr>
        <w:rFonts w:ascii="Courier New" w:hAnsi="Courier New" w:cs="Courier New" w:hint="default"/>
      </w:rPr>
    </w:lvl>
    <w:lvl w:ilvl="5" w:tplc="40090005" w:tentative="1">
      <w:start w:val="1"/>
      <w:numFmt w:val="bullet"/>
      <w:lvlText w:val=""/>
      <w:lvlJc w:val="left"/>
      <w:pPr>
        <w:ind w:left="4254" w:hanging="360"/>
      </w:pPr>
      <w:rPr>
        <w:rFonts w:ascii="Wingdings" w:hAnsi="Wingdings" w:hint="default"/>
      </w:rPr>
    </w:lvl>
    <w:lvl w:ilvl="6" w:tplc="40090001" w:tentative="1">
      <w:start w:val="1"/>
      <w:numFmt w:val="bullet"/>
      <w:lvlText w:val=""/>
      <w:lvlJc w:val="left"/>
      <w:pPr>
        <w:ind w:left="4974" w:hanging="360"/>
      </w:pPr>
      <w:rPr>
        <w:rFonts w:ascii="Symbol" w:hAnsi="Symbol" w:hint="default"/>
      </w:rPr>
    </w:lvl>
    <w:lvl w:ilvl="7" w:tplc="40090003" w:tentative="1">
      <w:start w:val="1"/>
      <w:numFmt w:val="bullet"/>
      <w:lvlText w:val="o"/>
      <w:lvlJc w:val="left"/>
      <w:pPr>
        <w:ind w:left="5694" w:hanging="360"/>
      </w:pPr>
      <w:rPr>
        <w:rFonts w:ascii="Courier New" w:hAnsi="Courier New" w:cs="Courier New" w:hint="default"/>
      </w:rPr>
    </w:lvl>
    <w:lvl w:ilvl="8" w:tplc="40090005" w:tentative="1">
      <w:start w:val="1"/>
      <w:numFmt w:val="bullet"/>
      <w:lvlText w:val=""/>
      <w:lvlJc w:val="left"/>
      <w:pPr>
        <w:ind w:left="6414" w:hanging="360"/>
      </w:pPr>
      <w:rPr>
        <w:rFonts w:ascii="Wingdings" w:hAnsi="Wingdings" w:hint="default"/>
      </w:rPr>
    </w:lvl>
  </w:abstractNum>
  <w:abstractNum w:abstractNumId="2" w15:restartNumberingAfterBreak="0">
    <w:nsid w:val="063C57BA"/>
    <w:multiLevelType w:val="multilevel"/>
    <w:tmpl w:val="667876E4"/>
    <w:lvl w:ilvl="0">
      <w:start w:val="1"/>
      <w:numFmt w:val="decimal"/>
      <w:lvlText w:val="%1."/>
      <w:lvlJc w:val="left"/>
      <w:pPr>
        <w:ind w:left="-66" w:hanging="360"/>
      </w:pPr>
    </w:lvl>
    <w:lvl w:ilvl="1">
      <w:start w:val="1"/>
      <w:numFmt w:val="lowerLetter"/>
      <w:lvlText w:val="%2."/>
      <w:lvlJc w:val="left"/>
      <w:pPr>
        <w:ind w:left="654" w:hanging="359"/>
      </w:pPr>
    </w:lvl>
    <w:lvl w:ilvl="2">
      <w:start w:val="1"/>
      <w:numFmt w:val="lowerRoman"/>
      <w:lvlText w:val="%3."/>
      <w:lvlJc w:val="right"/>
      <w:pPr>
        <w:ind w:left="1374" w:hanging="180"/>
      </w:pPr>
    </w:lvl>
    <w:lvl w:ilvl="3">
      <w:start w:val="1"/>
      <w:numFmt w:val="decimal"/>
      <w:lvlText w:val="%4."/>
      <w:lvlJc w:val="left"/>
      <w:pPr>
        <w:ind w:left="2094" w:hanging="360"/>
      </w:pPr>
    </w:lvl>
    <w:lvl w:ilvl="4">
      <w:start w:val="1"/>
      <w:numFmt w:val="lowerLetter"/>
      <w:lvlText w:val="%5."/>
      <w:lvlJc w:val="left"/>
      <w:pPr>
        <w:ind w:left="2814" w:hanging="360"/>
      </w:pPr>
    </w:lvl>
    <w:lvl w:ilvl="5">
      <w:start w:val="1"/>
      <w:numFmt w:val="lowerRoman"/>
      <w:lvlText w:val="%6."/>
      <w:lvlJc w:val="right"/>
      <w:pPr>
        <w:ind w:left="3534" w:hanging="180"/>
      </w:pPr>
    </w:lvl>
    <w:lvl w:ilvl="6">
      <w:start w:val="1"/>
      <w:numFmt w:val="decimal"/>
      <w:lvlText w:val="%7."/>
      <w:lvlJc w:val="left"/>
      <w:pPr>
        <w:ind w:left="4254" w:hanging="360"/>
      </w:pPr>
    </w:lvl>
    <w:lvl w:ilvl="7">
      <w:start w:val="1"/>
      <w:numFmt w:val="lowerLetter"/>
      <w:lvlText w:val="%8."/>
      <w:lvlJc w:val="left"/>
      <w:pPr>
        <w:ind w:left="4974" w:hanging="360"/>
      </w:pPr>
    </w:lvl>
    <w:lvl w:ilvl="8">
      <w:start w:val="1"/>
      <w:numFmt w:val="lowerRoman"/>
      <w:lvlText w:val="%9."/>
      <w:lvlJc w:val="right"/>
      <w:pPr>
        <w:ind w:left="5694" w:hanging="180"/>
      </w:pPr>
    </w:lvl>
  </w:abstractNum>
  <w:abstractNum w:abstractNumId="3" w15:restartNumberingAfterBreak="0">
    <w:nsid w:val="09AD6329"/>
    <w:multiLevelType w:val="multilevel"/>
    <w:tmpl w:val="B5C016EA"/>
    <w:lvl w:ilvl="0">
      <w:start w:val="1"/>
      <w:numFmt w:val="decimal"/>
      <w:lvlText w:val="%1."/>
      <w:lvlJc w:val="left"/>
      <w:pPr>
        <w:ind w:left="153" w:hanging="360"/>
      </w:pPr>
    </w:lvl>
    <w:lvl w:ilvl="1">
      <w:start w:val="1"/>
      <w:numFmt w:val="lowerLetter"/>
      <w:lvlText w:val="%2."/>
      <w:lvlJc w:val="left"/>
      <w:pPr>
        <w:ind w:left="873" w:hanging="360"/>
      </w:pPr>
    </w:lvl>
    <w:lvl w:ilvl="2">
      <w:start w:val="1"/>
      <w:numFmt w:val="lowerRoman"/>
      <w:lvlText w:val="%3."/>
      <w:lvlJc w:val="right"/>
      <w:pPr>
        <w:ind w:left="1593" w:hanging="180"/>
      </w:pPr>
    </w:lvl>
    <w:lvl w:ilvl="3">
      <w:start w:val="1"/>
      <w:numFmt w:val="decimal"/>
      <w:lvlText w:val="%4."/>
      <w:lvlJc w:val="left"/>
      <w:pPr>
        <w:ind w:left="2313" w:hanging="360"/>
      </w:pPr>
    </w:lvl>
    <w:lvl w:ilvl="4">
      <w:start w:val="1"/>
      <w:numFmt w:val="lowerLetter"/>
      <w:lvlText w:val="%5."/>
      <w:lvlJc w:val="left"/>
      <w:pPr>
        <w:ind w:left="3033" w:hanging="360"/>
      </w:pPr>
    </w:lvl>
    <w:lvl w:ilvl="5">
      <w:start w:val="1"/>
      <w:numFmt w:val="lowerRoman"/>
      <w:lvlText w:val="%6."/>
      <w:lvlJc w:val="right"/>
      <w:pPr>
        <w:ind w:left="3753" w:hanging="180"/>
      </w:pPr>
    </w:lvl>
    <w:lvl w:ilvl="6">
      <w:start w:val="1"/>
      <w:numFmt w:val="decimal"/>
      <w:lvlText w:val="%7."/>
      <w:lvlJc w:val="left"/>
      <w:pPr>
        <w:ind w:left="4473" w:hanging="360"/>
      </w:pPr>
    </w:lvl>
    <w:lvl w:ilvl="7">
      <w:start w:val="1"/>
      <w:numFmt w:val="lowerLetter"/>
      <w:lvlText w:val="%8."/>
      <w:lvlJc w:val="left"/>
      <w:pPr>
        <w:ind w:left="5193" w:hanging="360"/>
      </w:pPr>
    </w:lvl>
    <w:lvl w:ilvl="8">
      <w:start w:val="1"/>
      <w:numFmt w:val="lowerRoman"/>
      <w:lvlText w:val="%9."/>
      <w:lvlJc w:val="right"/>
      <w:pPr>
        <w:ind w:left="5913" w:hanging="180"/>
      </w:pPr>
    </w:lvl>
  </w:abstractNum>
  <w:abstractNum w:abstractNumId="4" w15:restartNumberingAfterBreak="0">
    <w:nsid w:val="0D174D22"/>
    <w:multiLevelType w:val="multilevel"/>
    <w:tmpl w:val="B4603796"/>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5" w15:restartNumberingAfterBreak="0">
    <w:nsid w:val="0D360C40"/>
    <w:multiLevelType w:val="multilevel"/>
    <w:tmpl w:val="4236A6D4"/>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DDC6CC7"/>
    <w:multiLevelType w:val="multilevel"/>
    <w:tmpl w:val="B12E9D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DEB18D9"/>
    <w:multiLevelType w:val="multilevel"/>
    <w:tmpl w:val="041866DE"/>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8" w15:restartNumberingAfterBreak="0">
    <w:nsid w:val="112E38FE"/>
    <w:multiLevelType w:val="multilevel"/>
    <w:tmpl w:val="29F869C8"/>
    <w:lvl w:ilvl="0">
      <w:start w:val="1"/>
      <w:numFmt w:val="decimal"/>
      <w:lvlText w:val="%1."/>
      <w:lvlJc w:val="left"/>
      <w:pPr>
        <w:ind w:left="-66" w:hanging="360"/>
      </w:pPr>
    </w:lvl>
    <w:lvl w:ilvl="1">
      <w:start w:val="1"/>
      <w:numFmt w:val="lowerLetter"/>
      <w:lvlText w:val="%2."/>
      <w:lvlJc w:val="left"/>
      <w:pPr>
        <w:ind w:left="654" w:hanging="359"/>
      </w:pPr>
    </w:lvl>
    <w:lvl w:ilvl="2">
      <w:start w:val="1"/>
      <w:numFmt w:val="lowerRoman"/>
      <w:lvlText w:val="%3."/>
      <w:lvlJc w:val="right"/>
      <w:pPr>
        <w:ind w:left="1374" w:hanging="180"/>
      </w:pPr>
    </w:lvl>
    <w:lvl w:ilvl="3">
      <w:start w:val="1"/>
      <w:numFmt w:val="decimal"/>
      <w:lvlText w:val="%4."/>
      <w:lvlJc w:val="left"/>
      <w:pPr>
        <w:ind w:left="2094" w:hanging="360"/>
      </w:pPr>
    </w:lvl>
    <w:lvl w:ilvl="4">
      <w:start w:val="1"/>
      <w:numFmt w:val="lowerLetter"/>
      <w:lvlText w:val="%5."/>
      <w:lvlJc w:val="left"/>
      <w:pPr>
        <w:ind w:left="2814" w:hanging="360"/>
      </w:pPr>
    </w:lvl>
    <w:lvl w:ilvl="5">
      <w:start w:val="1"/>
      <w:numFmt w:val="lowerRoman"/>
      <w:lvlText w:val="%6."/>
      <w:lvlJc w:val="right"/>
      <w:pPr>
        <w:ind w:left="3534" w:hanging="180"/>
      </w:pPr>
    </w:lvl>
    <w:lvl w:ilvl="6">
      <w:start w:val="1"/>
      <w:numFmt w:val="decimal"/>
      <w:lvlText w:val="%7."/>
      <w:lvlJc w:val="left"/>
      <w:pPr>
        <w:ind w:left="4254" w:hanging="360"/>
      </w:pPr>
    </w:lvl>
    <w:lvl w:ilvl="7">
      <w:start w:val="1"/>
      <w:numFmt w:val="lowerLetter"/>
      <w:lvlText w:val="%8."/>
      <w:lvlJc w:val="left"/>
      <w:pPr>
        <w:ind w:left="4974" w:hanging="360"/>
      </w:pPr>
    </w:lvl>
    <w:lvl w:ilvl="8">
      <w:start w:val="1"/>
      <w:numFmt w:val="lowerRoman"/>
      <w:lvlText w:val="%9."/>
      <w:lvlJc w:val="right"/>
      <w:pPr>
        <w:ind w:left="5694" w:hanging="180"/>
      </w:pPr>
    </w:lvl>
  </w:abstractNum>
  <w:abstractNum w:abstractNumId="9" w15:restartNumberingAfterBreak="0">
    <w:nsid w:val="13B54858"/>
    <w:multiLevelType w:val="hybridMultilevel"/>
    <w:tmpl w:val="3466AA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4A40BF7"/>
    <w:multiLevelType w:val="multilevel"/>
    <w:tmpl w:val="5FD846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5C42907"/>
    <w:multiLevelType w:val="multilevel"/>
    <w:tmpl w:val="49C0D050"/>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12" w15:restartNumberingAfterBreak="0">
    <w:nsid w:val="15E51CD4"/>
    <w:multiLevelType w:val="hybridMultilevel"/>
    <w:tmpl w:val="649E9AEA"/>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3" w15:restartNumberingAfterBreak="0">
    <w:nsid w:val="17280947"/>
    <w:multiLevelType w:val="hybridMultilevel"/>
    <w:tmpl w:val="357A1920"/>
    <w:lvl w:ilvl="0" w:tplc="04090001">
      <w:start w:val="1"/>
      <w:numFmt w:val="bullet"/>
      <w:lvlText w:val=""/>
      <w:lvlJc w:val="left"/>
      <w:pPr>
        <w:ind w:left="-132"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4" w15:restartNumberingAfterBreak="0">
    <w:nsid w:val="17A30FA6"/>
    <w:multiLevelType w:val="multilevel"/>
    <w:tmpl w:val="FF3A0332"/>
    <w:lvl w:ilvl="0">
      <w:start w:val="1"/>
      <w:numFmt w:val="decimal"/>
      <w:lvlText w:val="%1."/>
      <w:lvlJc w:val="left"/>
      <w:pPr>
        <w:ind w:left="153" w:hanging="360"/>
      </w:pPr>
    </w:lvl>
    <w:lvl w:ilvl="1">
      <w:start w:val="1"/>
      <w:numFmt w:val="lowerLetter"/>
      <w:lvlText w:val="%2."/>
      <w:lvlJc w:val="left"/>
      <w:pPr>
        <w:ind w:left="873" w:hanging="360"/>
      </w:pPr>
    </w:lvl>
    <w:lvl w:ilvl="2">
      <w:start w:val="1"/>
      <w:numFmt w:val="lowerRoman"/>
      <w:lvlText w:val="%3."/>
      <w:lvlJc w:val="right"/>
      <w:pPr>
        <w:ind w:left="1593" w:hanging="180"/>
      </w:pPr>
    </w:lvl>
    <w:lvl w:ilvl="3">
      <w:start w:val="1"/>
      <w:numFmt w:val="decimal"/>
      <w:lvlText w:val="%4."/>
      <w:lvlJc w:val="left"/>
      <w:pPr>
        <w:ind w:left="2313" w:hanging="360"/>
      </w:pPr>
    </w:lvl>
    <w:lvl w:ilvl="4">
      <w:start w:val="1"/>
      <w:numFmt w:val="lowerLetter"/>
      <w:lvlText w:val="%5."/>
      <w:lvlJc w:val="left"/>
      <w:pPr>
        <w:ind w:left="3033" w:hanging="360"/>
      </w:pPr>
    </w:lvl>
    <w:lvl w:ilvl="5">
      <w:start w:val="1"/>
      <w:numFmt w:val="lowerRoman"/>
      <w:lvlText w:val="%6."/>
      <w:lvlJc w:val="right"/>
      <w:pPr>
        <w:ind w:left="3753" w:hanging="180"/>
      </w:pPr>
    </w:lvl>
    <w:lvl w:ilvl="6">
      <w:start w:val="1"/>
      <w:numFmt w:val="decimal"/>
      <w:lvlText w:val="%7."/>
      <w:lvlJc w:val="left"/>
      <w:pPr>
        <w:ind w:left="4473" w:hanging="360"/>
      </w:pPr>
    </w:lvl>
    <w:lvl w:ilvl="7">
      <w:start w:val="1"/>
      <w:numFmt w:val="lowerLetter"/>
      <w:lvlText w:val="%8."/>
      <w:lvlJc w:val="left"/>
      <w:pPr>
        <w:ind w:left="5193" w:hanging="360"/>
      </w:pPr>
    </w:lvl>
    <w:lvl w:ilvl="8">
      <w:start w:val="1"/>
      <w:numFmt w:val="lowerRoman"/>
      <w:lvlText w:val="%9."/>
      <w:lvlJc w:val="right"/>
      <w:pPr>
        <w:ind w:left="5913" w:hanging="180"/>
      </w:pPr>
    </w:lvl>
  </w:abstractNum>
  <w:abstractNum w:abstractNumId="15" w15:restartNumberingAfterBreak="0">
    <w:nsid w:val="18565702"/>
    <w:multiLevelType w:val="hybridMultilevel"/>
    <w:tmpl w:val="26F4D674"/>
    <w:lvl w:ilvl="0" w:tplc="9FA613BA">
      <w:numFmt w:val="bullet"/>
      <w:lvlText w:val="•"/>
      <w:lvlJc w:val="left"/>
      <w:pPr>
        <w:ind w:left="6" w:hanging="432"/>
      </w:pPr>
      <w:rPr>
        <w:rFonts w:ascii="Cambria" w:eastAsia="Calibri" w:hAnsi="Cambria" w:cstheme="minorHAnsi"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16" w15:restartNumberingAfterBreak="0">
    <w:nsid w:val="189A0769"/>
    <w:multiLevelType w:val="multilevel"/>
    <w:tmpl w:val="E45C30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D2A78D4"/>
    <w:multiLevelType w:val="hybridMultilevel"/>
    <w:tmpl w:val="69BE2A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F0A6EB1"/>
    <w:multiLevelType w:val="multilevel"/>
    <w:tmpl w:val="8AAC7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0B87694"/>
    <w:multiLevelType w:val="hybridMultilevel"/>
    <w:tmpl w:val="CFEC0F00"/>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0" w15:restartNumberingAfterBreak="0">
    <w:nsid w:val="20D53668"/>
    <w:multiLevelType w:val="hybridMultilevel"/>
    <w:tmpl w:val="513269CC"/>
    <w:lvl w:ilvl="0" w:tplc="4009000F">
      <w:start w:val="1"/>
      <w:numFmt w:val="decimal"/>
      <w:lvlText w:val="%1."/>
      <w:lvlJc w:val="left"/>
      <w:pPr>
        <w:ind w:left="153" w:hanging="360"/>
      </w:pPr>
      <w:rPr>
        <w:rFonts w:hint="default"/>
      </w:rPr>
    </w:lvl>
    <w:lvl w:ilvl="1" w:tplc="FFFFFFFF" w:tentative="1">
      <w:start w:val="1"/>
      <w:numFmt w:val="bullet"/>
      <w:lvlText w:val="o"/>
      <w:lvlJc w:val="left"/>
      <w:pPr>
        <w:ind w:left="873" w:hanging="360"/>
      </w:pPr>
      <w:rPr>
        <w:rFonts w:ascii="Courier New" w:hAnsi="Courier New" w:cs="Courier New" w:hint="default"/>
      </w:rPr>
    </w:lvl>
    <w:lvl w:ilvl="2" w:tplc="FFFFFFFF" w:tentative="1">
      <w:start w:val="1"/>
      <w:numFmt w:val="bullet"/>
      <w:lvlText w:val=""/>
      <w:lvlJc w:val="left"/>
      <w:pPr>
        <w:ind w:left="1593" w:hanging="360"/>
      </w:pPr>
      <w:rPr>
        <w:rFonts w:ascii="Wingdings" w:hAnsi="Wingdings" w:hint="default"/>
      </w:rPr>
    </w:lvl>
    <w:lvl w:ilvl="3" w:tplc="FFFFFFFF" w:tentative="1">
      <w:start w:val="1"/>
      <w:numFmt w:val="bullet"/>
      <w:lvlText w:val=""/>
      <w:lvlJc w:val="left"/>
      <w:pPr>
        <w:ind w:left="2313" w:hanging="360"/>
      </w:pPr>
      <w:rPr>
        <w:rFonts w:ascii="Symbol" w:hAnsi="Symbol" w:hint="default"/>
      </w:rPr>
    </w:lvl>
    <w:lvl w:ilvl="4" w:tplc="FFFFFFFF" w:tentative="1">
      <w:start w:val="1"/>
      <w:numFmt w:val="bullet"/>
      <w:lvlText w:val="o"/>
      <w:lvlJc w:val="left"/>
      <w:pPr>
        <w:ind w:left="3033" w:hanging="360"/>
      </w:pPr>
      <w:rPr>
        <w:rFonts w:ascii="Courier New" w:hAnsi="Courier New" w:cs="Courier New" w:hint="default"/>
      </w:rPr>
    </w:lvl>
    <w:lvl w:ilvl="5" w:tplc="FFFFFFFF" w:tentative="1">
      <w:start w:val="1"/>
      <w:numFmt w:val="bullet"/>
      <w:lvlText w:val=""/>
      <w:lvlJc w:val="left"/>
      <w:pPr>
        <w:ind w:left="3753" w:hanging="360"/>
      </w:pPr>
      <w:rPr>
        <w:rFonts w:ascii="Wingdings" w:hAnsi="Wingdings" w:hint="default"/>
      </w:rPr>
    </w:lvl>
    <w:lvl w:ilvl="6" w:tplc="FFFFFFFF" w:tentative="1">
      <w:start w:val="1"/>
      <w:numFmt w:val="bullet"/>
      <w:lvlText w:val=""/>
      <w:lvlJc w:val="left"/>
      <w:pPr>
        <w:ind w:left="4473" w:hanging="360"/>
      </w:pPr>
      <w:rPr>
        <w:rFonts w:ascii="Symbol" w:hAnsi="Symbol" w:hint="default"/>
      </w:rPr>
    </w:lvl>
    <w:lvl w:ilvl="7" w:tplc="FFFFFFFF" w:tentative="1">
      <w:start w:val="1"/>
      <w:numFmt w:val="bullet"/>
      <w:lvlText w:val="o"/>
      <w:lvlJc w:val="left"/>
      <w:pPr>
        <w:ind w:left="5193" w:hanging="360"/>
      </w:pPr>
      <w:rPr>
        <w:rFonts w:ascii="Courier New" w:hAnsi="Courier New" w:cs="Courier New" w:hint="default"/>
      </w:rPr>
    </w:lvl>
    <w:lvl w:ilvl="8" w:tplc="FFFFFFFF" w:tentative="1">
      <w:start w:val="1"/>
      <w:numFmt w:val="bullet"/>
      <w:lvlText w:val=""/>
      <w:lvlJc w:val="left"/>
      <w:pPr>
        <w:ind w:left="5913" w:hanging="360"/>
      </w:pPr>
      <w:rPr>
        <w:rFonts w:ascii="Wingdings" w:hAnsi="Wingdings" w:hint="default"/>
      </w:rPr>
    </w:lvl>
  </w:abstractNum>
  <w:abstractNum w:abstractNumId="21" w15:restartNumberingAfterBreak="0">
    <w:nsid w:val="211E449C"/>
    <w:multiLevelType w:val="multilevel"/>
    <w:tmpl w:val="BB0646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1F20290"/>
    <w:multiLevelType w:val="multilevel"/>
    <w:tmpl w:val="06AE9E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49C1B96"/>
    <w:multiLevelType w:val="multilevel"/>
    <w:tmpl w:val="00E0E502"/>
    <w:lvl w:ilvl="0">
      <w:start w:val="1"/>
      <w:numFmt w:val="decimal"/>
      <w:lvlText w:val="%1."/>
      <w:lvlJc w:val="left"/>
      <w:pPr>
        <w:ind w:left="-207" w:hanging="360"/>
      </w:p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abstractNum w:abstractNumId="24" w15:restartNumberingAfterBreak="0">
    <w:nsid w:val="250A3684"/>
    <w:multiLevelType w:val="hybridMultilevel"/>
    <w:tmpl w:val="622827B8"/>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5" w15:restartNumberingAfterBreak="0">
    <w:nsid w:val="2695623E"/>
    <w:multiLevelType w:val="multilevel"/>
    <w:tmpl w:val="8624A5D0"/>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26" w15:restartNumberingAfterBreak="0">
    <w:nsid w:val="271A3C54"/>
    <w:multiLevelType w:val="multilevel"/>
    <w:tmpl w:val="21B460C2"/>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27" w15:restartNumberingAfterBreak="0">
    <w:nsid w:val="29E97C1A"/>
    <w:multiLevelType w:val="multilevel"/>
    <w:tmpl w:val="66FE80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A1D57DA"/>
    <w:multiLevelType w:val="multilevel"/>
    <w:tmpl w:val="4058E756"/>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29" w15:restartNumberingAfterBreak="0">
    <w:nsid w:val="2D166760"/>
    <w:multiLevelType w:val="multilevel"/>
    <w:tmpl w:val="4C803E82"/>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30" w15:restartNumberingAfterBreak="0">
    <w:nsid w:val="2EBE7435"/>
    <w:multiLevelType w:val="hybridMultilevel"/>
    <w:tmpl w:val="02E8D290"/>
    <w:lvl w:ilvl="0" w:tplc="4009000F">
      <w:start w:val="1"/>
      <w:numFmt w:val="decimal"/>
      <w:lvlText w:val="%1."/>
      <w:lvlJc w:val="left"/>
      <w:pPr>
        <w:ind w:left="928"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F7852C2"/>
    <w:multiLevelType w:val="multilevel"/>
    <w:tmpl w:val="440C0146"/>
    <w:lvl w:ilvl="0">
      <w:start w:val="1"/>
      <w:numFmt w:val="decimal"/>
      <w:lvlText w:val="%1."/>
      <w:lvlJc w:val="left"/>
      <w:pPr>
        <w:ind w:left="-66" w:hanging="360"/>
      </w:pPr>
    </w:lvl>
    <w:lvl w:ilvl="1">
      <w:start w:val="1"/>
      <w:numFmt w:val="lowerLetter"/>
      <w:lvlText w:val="%2."/>
      <w:lvlJc w:val="left"/>
      <w:pPr>
        <w:ind w:left="654" w:hanging="359"/>
      </w:pPr>
    </w:lvl>
    <w:lvl w:ilvl="2">
      <w:start w:val="1"/>
      <w:numFmt w:val="lowerRoman"/>
      <w:lvlText w:val="%3."/>
      <w:lvlJc w:val="right"/>
      <w:pPr>
        <w:ind w:left="1374" w:hanging="180"/>
      </w:pPr>
    </w:lvl>
    <w:lvl w:ilvl="3">
      <w:start w:val="1"/>
      <w:numFmt w:val="decimal"/>
      <w:lvlText w:val="%4."/>
      <w:lvlJc w:val="left"/>
      <w:pPr>
        <w:ind w:left="2094" w:hanging="360"/>
      </w:pPr>
    </w:lvl>
    <w:lvl w:ilvl="4">
      <w:start w:val="1"/>
      <w:numFmt w:val="lowerLetter"/>
      <w:lvlText w:val="%5."/>
      <w:lvlJc w:val="left"/>
      <w:pPr>
        <w:ind w:left="2814" w:hanging="360"/>
      </w:pPr>
    </w:lvl>
    <w:lvl w:ilvl="5">
      <w:start w:val="1"/>
      <w:numFmt w:val="lowerRoman"/>
      <w:lvlText w:val="%6."/>
      <w:lvlJc w:val="right"/>
      <w:pPr>
        <w:ind w:left="3534" w:hanging="180"/>
      </w:pPr>
    </w:lvl>
    <w:lvl w:ilvl="6">
      <w:start w:val="1"/>
      <w:numFmt w:val="decimal"/>
      <w:lvlText w:val="%7."/>
      <w:lvlJc w:val="left"/>
      <w:pPr>
        <w:ind w:left="4254" w:hanging="360"/>
      </w:pPr>
    </w:lvl>
    <w:lvl w:ilvl="7">
      <w:start w:val="1"/>
      <w:numFmt w:val="lowerLetter"/>
      <w:lvlText w:val="%8."/>
      <w:lvlJc w:val="left"/>
      <w:pPr>
        <w:ind w:left="4974" w:hanging="360"/>
      </w:pPr>
    </w:lvl>
    <w:lvl w:ilvl="8">
      <w:start w:val="1"/>
      <w:numFmt w:val="lowerRoman"/>
      <w:lvlText w:val="%9."/>
      <w:lvlJc w:val="right"/>
      <w:pPr>
        <w:ind w:left="5694" w:hanging="180"/>
      </w:pPr>
    </w:lvl>
  </w:abstractNum>
  <w:abstractNum w:abstractNumId="32" w15:restartNumberingAfterBreak="0">
    <w:nsid w:val="318862DA"/>
    <w:multiLevelType w:val="multilevel"/>
    <w:tmpl w:val="2F10CFE4"/>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33" w15:restartNumberingAfterBreak="0">
    <w:nsid w:val="31CC0CF4"/>
    <w:multiLevelType w:val="multilevel"/>
    <w:tmpl w:val="3A52E8D6"/>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34" w15:restartNumberingAfterBreak="0">
    <w:nsid w:val="32035211"/>
    <w:multiLevelType w:val="multilevel"/>
    <w:tmpl w:val="2532464A"/>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35" w15:restartNumberingAfterBreak="0">
    <w:nsid w:val="334A60F9"/>
    <w:multiLevelType w:val="multilevel"/>
    <w:tmpl w:val="D6A64F7C"/>
    <w:lvl w:ilvl="0">
      <w:start w:val="1"/>
      <w:numFmt w:val="decimal"/>
      <w:lvlText w:val="%1."/>
      <w:lvlJc w:val="left"/>
      <w:pPr>
        <w:ind w:left="-207" w:hanging="360"/>
      </w:p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abstractNum w:abstractNumId="36" w15:restartNumberingAfterBreak="0">
    <w:nsid w:val="33DD5402"/>
    <w:multiLevelType w:val="multilevel"/>
    <w:tmpl w:val="428A288E"/>
    <w:lvl w:ilvl="0">
      <w:start w:val="1"/>
      <w:numFmt w:val="decimal"/>
      <w:lvlText w:val="%1."/>
      <w:lvlJc w:val="left"/>
      <w:pPr>
        <w:ind w:left="-66" w:hanging="360"/>
      </w:pPr>
    </w:lvl>
    <w:lvl w:ilvl="1">
      <w:start w:val="1"/>
      <w:numFmt w:val="lowerLetter"/>
      <w:lvlText w:val="%2."/>
      <w:lvlJc w:val="left"/>
      <w:pPr>
        <w:ind w:left="654" w:hanging="359"/>
      </w:pPr>
    </w:lvl>
    <w:lvl w:ilvl="2">
      <w:start w:val="1"/>
      <w:numFmt w:val="lowerRoman"/>
      <w:lvlText w:val="%3."/>
      <w:lvlJc w:val="right"/>
      <w:pPr>
        <w:ind w:left="1374" w:hanging="180"/>
      </w:pPr>
    </w:lvl>
    <w:lvl w:ilvl="3">
      <w:start w:val="1"/>
      <w:numFmt w:val="decimal"/>
      <w:lvlText w:val="%4."/>
      <w:lvlJc w:val="left"/>
      <w:pPr>
        <w:ind w:left="2094" w:hanging="360"/>
      </w:pPr>
    </w:lvl>
    <w:lvl w:ilvl="4">
      <w:start w:val="1"/>
      <w:numFmt w:val="lowerLetter"/>
      <w:lvlText w:val="%5."/>
      <w:lvlJc w:val="left"/>
      <w:pPr>
        <w:ind w:left="2814" w:hanging="360"/>
      </w:pPr>
    </w:lvl>
    <w:lvl w:ilvl="5">
      <w:start w:val="1"/>
      <w:numFmt w:val="lowerRoman"/>
      <w:lvlText w:val="%6."/>
      <w:lvlJc w:val="right"/>
      <w:pPr>
        <w:ind w:left="3534" w:hanging="180"/>
      </w:pPr>
    </w:lvl>
    <w:lvl w:ilvl="6">
      <w:start w:val="1"/>
      <w:numFmt w:val="decimal"/>
      <w:lvlText w:val="%7."/>
      <w:lvlJc w:val="left"/>
      <w:pPr>
        <w:ind w:left="4254" w:hanging="360"/>
      </w:pPr>
    </w:lvl>
    <w:lvl w:ilvl="7">
      <w:start w:val="1"/>
      <w:numFmt w:val="lowerLetter"/>
      <w:lvlText w:val="%8."/>
      <w:lvlJc w:val="left"/>
      <w:pPr>
        <w:ind w:left="4974" w:hanging="360"/>
      </w:pPr>
    </w:lvl>
    <w:lvl w:ilvl="8">
      <w:start w:val="1"/>
      <w:numFmt w:val="lowerRoman"/>
      <w:lvlText w:val="%9."/>
      <w:lvlJc w:val="right"/>
      <w:pPr>
        <w:ind w:left="5694" w:hanging="180"/>
      </w:pPr>
    </w:lvl>
  </w:abstractNum>
  <w:abstractNum w:abstractNumId="37" w15:restartNumberingAfterBreak="0">
    <w:nsid w:val="349D2D20"/>
    <w:multiLevelType w:val="multilevel"/>
    <w:tmpl w:val="BD46BC3E"/>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38" w15:restartNumberingAfterBreak="0">
    <w:nsid w:val="360B763B"/>
    <w:multiLevelType w:val="multilevel"/>
    <w:tmpl w:val="02BC39A6"/>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39" w15:restartNumberingAfterBreak="0">
    <w:nsid w:val="39912B76"/>
    <w:multiLevelType w:val="multilevel"/>
    <w:tmpl w:val="ED7C62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3E5E5751"/>
    <w:multiLevelType w:val="multilevel"/>
    <w:tmpl w:val="F68C253A"/>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41" w15:restartNumberingAfterBreak="0">
    <w:nsid w:val="40815518"/>
    <w:multiLevelType w:val="multilevel"/>
    <w:tmpl w:val="69B4A2D0"/>
    <w:lvl w:ilvl="0">
      <w:start w:val="1"/>
      <w:numFmt w:val="decimal"/>
      <w:lvlText w:val="%1."/>
      <w:lvlJc w:val="left"/>
      <w:pPr>
        <w:ind w:left="654" w:hanging="359"/>
      </w:pPr>
    </w:lvl>
    <w:lvl w:ilvl="1">
      <w:start w:val="1"/>
      <w:numFmt w:val="lowerLetter"/>
      <w:lvlText w:val="%2."/>
      <w:lvlJc w:val="left"/>
      <w:pPr>
        <w:ind w:left="1374" w:hanging="360"/>
      </w:pPr>
    </w:lvl>
    <w:lvl w:ilvl="2">
      <w:start w:val="1"/>
      <w:numFmt w:val="lowerRoman"/>
      <w:lvlText w:val="%3."/>
      <w:lvlJc w:val="right"/>
      <w:pPr>
        <w:ind w:left="2094" w:hanging="180"/>
      </w:pPr>
    </w:lvl>
    <w:lvl w:ilvl="3">
      <w:start w:val="1"/>
      <w:numFmt w:val="decimal"/>
      <w:lvlText w:val="%4."/>
      <w:lvlJc w:val="left"/>
      <w:pPr>
        <w:ind w:left="2814" w:hanging="360"/>
      </w:pPr>
    </w:lvl>
    <w:lvl w:ilvl="4">
      <w:start w:val="1"/>
      <w:numFmt w:val="lowerLetter"/>
      <w:lvlText w:val="%5."/>
      <w:lvlJc w:val="left"/>
      <w:pPr>
        <w:ind w:left="3534" w:hanging="360"/>
      </w:pPr>
    </w:lvl>
    <w:lvl w:ilvl="5">
      <w:start w:val="1"/>
      <w:numFmt w:val="lowerRoman"/>
      <w:lvlText w:val="%6."/>
      <w:lvlJc w:val="right"/>
      <w:pPr>
        <w:ind w:left="4254" w:hanging="180"/>
      </w:pPr>
    </w:lvl>
    <w:lvl w:ilvl="6">
      <w:start w:val="1"/>
      <w:numFmt w:val="decimal"/>
      <w:lvlText w:val="%7."/>
      <w:lvlJc w:val="left"/>
      <w:pPr>
        <w:ind w:left="4974" w:hanging="360"/>
      </w:pPr>
    </w:lvl>
    <w:lvl w:ilvl="7">
      <w:start w:val="1"/>
      <w:numFmt w:val="lowerLetter"/>
      <w:lvlText w:val="%8."/>
      <w:lvlJc w:val="left"/>
      <w:pPr>
        <w:ind w:left="5694" w:hanging="360"/>
      </w:pPr>
    </w:lvl>
    <w:lvl w:ilvl="8">
      <w:start w:val="1"/>
      <w:numFmt w:val="lowerRoman"/>
      <w:lvlText w:val="%9."/>
      <w:lvlJc w:val="right"/>
      <w:pPr>
        <w:ind w:left="6414" w:hanging="180"/>
      </w:pPr>
    </w:lvl>
  </w:abstractNum>
  <w:abstractNum w:abstractNumId="42" w15:restartNumberingAfterBreak="0">
    <w:nsid w:val="4400664C"/>
    <w:multiLevelType w:val="multilevel"/>
    <w:tmpl w:val="5E484F90"/>
    <w:lvl w:ilvl="0">
      <w:start w:val="1"/>
      <w:numFmt w:val="decimal"/>
      <w:lvlText w:val="%1."/>
      <w:lvlJc w:val="left"/>
      <w:pPr>
        <w:ind w:left="-66" w:hanging="360"/>
      </w:pPr>
      <w:rPr>
        <w:u w:val="none"/>
      </w:rPr>
    </w:lvl>
    <w:lvl w:ilvl="1">
      <w:start w:val="1"/>
      <w:numFmt w:val="lowerLetter"/>
      <w:lvlText w:val="%2."/>
      <w:lvlJc w:val="left"/>
      <w:pPr>
        <w:ind w:left="654" w:hanging="359"/>
      </w:pPr>
    </w:lvl>
    <w:lvl w:ilvl="2">
      <w:start w:val="1"/>
      <w:numFmt w:val="lowerRoman"/>
      <w:lvlText w:val="%3."/>
      <w:lvlJc w:val="right"/>
      <w:pPr>
        <w:ind w:left="1374" w:hanging="180"/>
      </w:pPr>
    </w:lvl>
    <w:lvl w:ilvl="3">
      <w:start w:val="1"/>
      <w:numFmt w:val="decimal"/>
      <w:lvlText w:val="%4."/>
      <w:lvlJc w:val="left"/>
      <w:pPr>
        <w:ind w:left="2094" w:hanging="360"/>
      </w:pPr>
    </w:lvl>
    <w:lvl w:ilvl="4">
      <w:start w:val="1"/>
      <w:numFmt w:val="lowerLetter"/>
      <w:lvlText w:val="%5."/>
      <w:lvlJc w:val="left"/>
      <w:pPr>
        <w:ind w:left="2814" w:hanging="360"/>
      </w:pPr>
    </w:lvl>
    <w:lvl w:ilvl="5">
      <w:start w:val="1"/>
      <w:numFmt w:val="lowerRoman"/>
      <w:lvlText w:val="%6."/>
      <w:lvlJc w:val="right"/>
      <w:pPr>
        <w:ind w:left="3534" w:hanging="180"/>
      </w:pPr>
    </w:lvl>
    <w:lvl w:ilvl="6">
      <w:start w:val="1"/>
      <w:numFmt w:val="decimal"/>
      <w:lvlText w:val="%7."/>
      <w:lvlJc w:val="left"/>
      <w:pPr>
        <w:ind w:left="4254" w:hanging="360"/>
      </w:pPr>
    </w:lvl>
    <w:lvl w:ilvl="7">
      <w:start w:val="1"/>
      <w:numFmt w:val="lowerLetter"/>
      <w:lvlText w:val="%8."/>
      <w:lvlJc w:val="left"/>
      <w:pPr>
        <w:ind w:left="4974" w:hanging="360"/>
      </w:pPr>
    </w:lvl>
    <w:lvl w:ilvl="8">
      <w:start w:val="1"/>
      <w:numFmt w:val="lowerRoman"/>
      <w:lvlText w:val="%9."/>
      <w:lvlJc w:val="right"/>
      <w:pPr>
        <w:ind w:left="5694" w:hanging="180"/>
      </w:pPr>
    </w:lvl>
  </w:abstractNum>
  <w:abstractNum w:abstractNumId="43" w15:restartNumberingAfterBreak="0">
    <w:nsid w:val="45947C54"/>
    <w:multiLevelType w:val="hybridMultilevel"/>
    <w:tmpl w:val="02B8846A"/>
    <w:lvl w:ilvl="0" w:tplc="40090001">
      <w:start w:val="1"/>
      <w:numFmt w:val="bullet"/>
      <w:lvlText w:val=""/>
      <w:lvlJc w:val="left"/>
      <w:pPr>
        <w:ind w:left="654" w:hanging="360"/>
      </w:pPr>
      <w:rPr>
        <w:rFonts w:ascii="Symbol" w:hAnsi="Symbol" w:hint="default"/>
      </w:rPr>
    </w:lvl>
    <w:lvl w:ilvl="1" w:tplc="40090003" w:tentative="1">
      <w:start w:val="1"/>
      <w:numFmt w:val="bullet"/>
      <w:lvlText w:val="o"/>
      <w:lvlJc w:val="left"/>
      <w:pPr>
        <w:ind w:left="1374" w:hanging="360"/>
      </w:pPr>
      <w:rPr>
        <w:rFonts w:ascii="Courier New" w:hAnsi="Courier New" w:cs="Courier New" w:hint="default"/>
      </w:rPr>
    </w:lvl>
    <w:lvl w:ilvl="2" w:tplc="40090005" w:tentative="1">
      <w:start w:val="1"/>
      <w:numFmt w:val="bullet"/>
      <w:lvlText w:val=""/>
      <w:lvlJc w:val="left"/>
      <w:pPr>
        <w:ind w:left="2094" w:hanging="360"/>
      </w:pPr>
      <w:rPr>
        <w:rFonts w:ascii="Wingdings" w:hAnsi="Wingdings" w:hint="default"/>
      </w:rPr>
    </w:lvl>
    <w:lvl w:ilvl="3" w:tplc="40090001" w:tentative="1">
      <w:start w:val="1"/>
      <w:numFmt w:val="bullet"/>
      <w:lvlText w:val=""/>
      <w:lvlJc w:val="left"/>
      <w:pPr>
        <w:ind w:left="2814" w:hanging="360"/>
      </w:pPr>
      <w:rPr>
        <w:rFonts w:ascii="Symbol" w:hAnsi="Symbol" w:hint="default"/>
      </w:rPr>
    </w:lvl>
    <w:lvl w:ilvl="4" w:tplc="40090003" w:tentative="1">
      <w:start w:val="1"/>
      <w:numFmt w:val="bullet"/>
      <w:lvlText w:val="o"/>
      <w:lvlJc w:val="left"/>
      <w:pPr>
        <w:ind w:left="3534" w:hanging="360"/>
      </w:pPr>
      <w:rPr>
        <w:rFonts w:ascii="Courier New" w:hAnsi="Courier New" w:cs="Courier New" w:hint="default"/>
      </w:rPr>
    </w:lvl>
    <w:lvl w:ilvl="5" w:tplc="40090005" w:tentative="1">
      <w:start w:val="1"/>
      <w:numFmt w:val="bullet"/>
      <w:lvlText w:val=""/>
      <w:lvlJc w:val="left"/>
      <w:pPr>
        <w:ind w:left="4254" w:hanging="360"/>
      </w:pPr>
      <w:rPr>
        <w:rFonts w:ascii="Wingdings" w:hAnsi="Wingdings" w:hint="default"/>
      </w:rPr>
    </w:lvl>
    <w:lvl w:ilvl="6" w:tplc="40090001" w:tentative="1">
      <w:start w:val="1"/>
      <w:numFmt w:val="bullet"/>
      <w:lvlText w:val=""/>
      <w:lvlJc w:val="left"/>
      <w:pPr>
        <w:ind w:left="4974" w:hanging="360"/>
      </w:pPr>
      <w:rPr>
        <w:rFonts w:ascii="Symbol" w:hAnsi="Symbol" w:hint="default"/>
      </w:rPr>
    </w:lvl>
    <w:lvl w:ilvl="7" w:tplc="40090003" w:tentative="1">
      <w:start w:val="1"/>
      <w:numFmt w:val="bullet"/>
      <w:lvlText w:val="o"/>
      <w:lvlJc w:val="left"/>
      <w:pPr>
        <w:ind w:left="5694" w:hanging="360"/>
      </w:pPr>
      <w:rPr>
        <w:rFonts w:ascii="Courier New" w:hAnsi="Courier New" w:cs="Courier New" w:hint="default"/>
      </w:rPr>
    </w:lvl>
    <w:lvl w:ilvl="8" w:tplc="40090005" w:tentative="1">
      <w:start w:val="1"/>
      <w:numFmt w:val="bullet"/>
      <w:lvlText w:val=""/>
      <w:lvlJc w:val="left"/>
      <w:pPr>
        <w:ind w:left="6414" w:hanging="360"/>
      </w:pPr>
      <w:rPr>
        <w:rFonts w:ascii="Wingdings" w:hAnsi="Wingdings" w:hint="default"/>
      </w:rPr>
    </w:lvl>
  </w:abstractNum>
  <w:abstractNum w:abstractNumId="44" w15:restartNumberingAfterBreak="0">
    <w:nsid w:val="46BA054A"/>
    <w:multiLevelType w:val="multilevel"/>
    <w:tmpl w:val="295063CA"/>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45" w15:restartNumberingAfterBreak="0">
    <w:nsid w:val="48BC1331"/>
    <w:multiLevelType w:val="multilevel"/>
    <w:tmpl w:val="C29A275E"/>
    <w:lvl w:ilvl="0">
      <w:start w:val="1"/>
      <w:numFmt w:val="decimal"/>
      <w:lvlText w:val="%1)"/>
      <w:lvlJc w:val="left"/>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9563E19"/>
    <w:multiLevelType w:val="multilevel"/>
    <w:tmpl w:val="232A55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498E07D8"/>
    <w:multiLevelType w:val="multilevel"/>
    <w:tmpl w:val="2822031A"/>
    <w:lvl w:ilvl="0">
      <w:start w:val="1"/>
      <w:numFmt w:val="decimal"/>
      <w:lvlText w:val="%1."/>
      <w:lvlJc w:val="left"/>
      <w:pPr>
        <w:ind w:left="-207" w:hanging="360"/>
      </w:p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abstractNum w:abstractNumId="48" w15:restartNumberingAfterBreak="0">
    <w:nsid w:val="4B025A4B"/>
    <w:multiLevelType w:val="multilevel"/>
    <w:tmpl w:val="6F1293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4B926F36"/>
    <w:multiLevelType w:val="multilevel"/>
    <w:tmpl w:val="9926D0B0"/>
    <w:lvl w:ilvl="0">
      <w:start w:val="1"/>
      <w:numFmt w:val="decimal"/>
      <w:lvlText w:val="%1."/>
      <w:lvlJc w:val="left"/>
      <w:pPr>
        <w:ind w:left="-207" w:hanging="360"/>
      </w:p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abstractNum w:abstractNumId="50" w15:restartNumberingAfterBreak="0">
    <w:nsid w:val="4BAD72A8"/>
    <w:multiLevelType w:val="multilevel"/>
    <w:tmpl w:val="F00CC1A6"/>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51" w15:restartNumberingAfterBreak="0">
    <w:nsid w:val="4FCB58A6"/>
    <w:multiLevelType w:val="multilevel"/>
    <w:tmpl w:val="29341C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508B3BDC"/>
    <w:multiLevelType w:val="multilevel"/>
    <w:tmpl w:val="34343DF2"/>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53" w15:restartNumberingAfterBreak="0">
    <w:nsid w:val="52357771"/>
    <w:multiLevelType w:val="multilevel"/>
    <w:tmpl w:val="FBB033A2"/>
    <w:lvl w:ilvl="0">
      <w:start w:val="1"/>
      <w:numFmt w:val="decimal"/>
      <w:lvlText w:val="%1."/>
      <w:lvlJc w:val="left"/>
      <w:pPr>
        <w:ind w:left="-349" w:hanging="360"/>
      </w:p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54" w15:restartNumberingAfterBreak="0">
    <w:nsid w:val="54A63456"/>
    <w:multiLevelType w:val="multilevel"/>
    <w:tmpl w:val="2A9CED5A"/>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55" w15:restartNumberingAfterBreak="0">
    <w:nsid w:val="57727B9D"/>
    <w:multiLevelType w:val="hybridMultilevel"/>
    <w:tmpl w:val="0896E0C0"/>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56" w15:restartNumberingAfterBreak="0">
    <w:nsid w:val="582F4EE0"/>
    <w:multiLevelType w:val="multilevel"/>
    <w:tmpl w:val="64FED3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 w15:restartNumberingAfterBreak="0">
    <w:nsid w:val="586A318F"/>
    <w:multiLevelType w:val="hybridMultilevel"/>
    <w:tmpl w:val="158C24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58C95A54"/>
    <w:multiLevelType w:val="hybridMultilevel"/>
    <w:tmpl w:val="C7882A88"/>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59" w15:restartNumberingAfterBreak="0">
    <w:nsid w:val="59B405AC"/>
    <w:multiLevelType w:val="multilevel"/>
    <w:tmpl w:val="7228D26E"/>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60" w15:restartNumberingAfterBreak="0">
    <w:nsid w:val="5BB61FD1"/>
    <w:multiLevelType w:val="multilevel"/>
    <w:tmpl w:val="B6B0081A"/>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61" w15:restartNumberingAfterBreak="0">
    <w:nsid w:val="5EF24258"/>
    <w:multiLevelType w:val="multilevel"/>
    <w:tmpl w:val="E92A9C00"/>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62" w15:restartNumberingAfterBreak="0">
    <w:nsid w:val="615954FC"/>
    <w:multiLevelType w:val="multilevel"/>
    <w:tmpl w:val="1124F7A2"/>
    <w:lvl w:ilvl="0">
      <w:start w:val="1"/>
      <w:numFmt w:val="decimal"/>
      <w:lvlText w:val="%1."/>
      <w:lvlJc w:val="left"/>
      <w:pPr>
        <w:ind w:left="-66" w:hanging="360"/>
      </w:pPr>
    </w:lvl>
    <w:lvl w:ilvl="1">
      <w:start w:val="1"/>
      <w:numFmt w:val="lowerLetter"/>
      <w:lvlText w:val="%2."/>
      <w:lvlJc w:val="left"/>
      <w:pPr>
        <w:ind w:left="654" w:hanging="359"/>
      </w:pPr>
    </w:lvl>
    <w:lvl w:ilvl="2">
      <w:start w:val="1"/>
      <w:numFmt w:val="lowerRoman"/>
      <w:lvlText w:val="%3."/>
      <w:lvlJc w:val="right"/>
      <w:pPr>
        <w:ind w:left="1374" w:hanging="180"/>
      </w:pPr>
    </w:lvl>
    <w:lvl w:ilvl="3">
      <w:start w:val="1"/>
      <w:numFmt w:val="decimal"/>
      <w:lvlText w:val="%4."/>
      <w:lvlJc w:val="left"/>
      <w:pPr>
        <w:ind w:left="2094" w:hanging="360"/>
      </w:pPr>
    </w:lvl>
    <w:lvl w:ilvl="4">
      <w:start w:val="1"/>
      <w:numFmt w:val="lowerLetter"/>
      <w:lvlText w:val="%5."/>
      <w:lvlJc w:val="left"/>
      <w:pPr>
        <w:ind w:left="2814" w:hanging="360"/>
      </w:pPr>
    </w:lvl>
    <w:lvl w:ilvl="5">
      <w:start w:val="1"/>
      <w:numFmt w:val="lowerRoman"/>
      <w:lvlText w:val="%6."/>
      <w:lvlJc w:val="right"/>
      <w:pPr>
        <w:ind w:left="3534" w:hanging="180"/>
      </w:pPr>
    </w:lvl>
    <w:lvl w:ilvl="6">
      <w:start w:val="1"/>
      <w:numFmt w:val="decimal"/>
      <w:lvlText w:val="%7."/>
      <w:lvlJc w:val="left"/>
      <w:pPr>
        <w:ind w:left="4254" w:hanging="360"/>
      </w:pPr>
    </w:lvl>
    <w:lvl w:ilvl="7">
      <w:start w:val="1"/>
      <w:numFmt w:val="lowerLetter"/>
      <w:lvlText w:val="%8."/>
      <w:lvlJc w:val="left"/>
      <w:pPr>
        <w:ind w:left="4974" w:hanging="360"/>
      </w:pPr>
    </w:lvl>
    <w:lvl w:ilvl="8">
      <w:start w:val="1"/>
      <w:numFmt w:val="lowerRoman"/>
      <w:lvlText w:val="%9."/>
      <w:lvlJc w:val="right"/>
      <w:pPr>
        <w:ind w:left="5694" w:hanging="180"/>
      </w:pPr>
    </w:lvl>
  </w:abstractNum>
  <w:abstractNum w:abstractNumId="63" w15:restartNumberingAfterBreak="0">
    <w:nsid w:val="62C86952"/>
    <w:multiLevelType w:val="multilevel"/>
    <w:tmpl w:val="54A83C68"/>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64" w15:restartNumberingAfterBreak="0">
    <w:nsid w:val="6770072D"/>
    <w:multiLevelType w:val="hybridMultilevel"/>
    <w:tmpl w:val="F2FA1BEA"/>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65" w15:restartNumberingAfterBreak="0">
    <w:nsid w:val="678C2D6C"/>
    <w:multiLevelType w:val="multilevel"/>
    <w:tmpl w:val="9028E8A0"/>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66" w15:restartNumberingAfterBreak="0">
    <w:nsid w:val="67C52CE3"/>
    <w:multiLevelType w:val="multilevel"/>
    <w:tmpl w:val="8A60EF96"/>
    <w:lvl w:ilvl="0">
      <w:start w:val="1"/>
      <w:numFmt w:val="decimal"/>
      <w:lvlText w:val="%1."/>
      <w:lvlJc w:val="left"/>
      <w:pPr>
        <w:ind w:left="-66" w:hanging="360"/>
      </w:pPr>
    </w:lvl>
    <w:lvl w:ilvl="1">
      <w:start w:val="1"/>
      <w:numFmt w:val="lowerLetter"/>
      <w:lvlText w:val="%2."/>
      <w:lvlJc w:val="left"/>
      <w:pPr>
        <w:ind w:left="654" w:hanging="359"/>
      </w:pPr>
    </w:lvl>
    <w:lvl w:ilvl="2">
      <w:start w:val="1"/>
      <w:numFmt w:val="lowerRoman"/>
      <w:lvlText w:val="%3."/>
      <w:lvlJc w:val="right"/>
      <w:pPr>
        <w:ind w:left="1374" w:hanging="180"/>
      </w:pPr>
    </w:lvl>
    <w:lvl w:ilvl="3">
      <w:start w:val="1"/>
      <w:numFmt w:val="decimal"/>
      <w:lvlText w:val="%4."/>
      <w:lvlJc w:val="left"/>
      <w:pPr>
        <w:ind w:left="2094" w:hanging="360"/>
      </w:pPr>
    </w:lvl>
    <w:lvl w:ilvl="4">
      <w:start w:val="1"/>
      <w:numFmt w:val="lowerLetter"/>
      <w:lvlText w:val="%5."/>
      <w:lvlJc w:val="left"/>
      <w:pPr>
        <w:ind w:left="2814" w:hanging="360"/>
      </w:pPr>
    </w:lvl>
    <w:lvl w:ilvl="5">
      <w:start w:val="1"/>
      <w:numFmt w:val="lowerRoman"/>
      <w:lvlText w:val="%6."/>
      <w:lvlJc w:val="right"/>
      <w:pPr>
        <w:ind w:left="3534" w:hanging="180"/>
      </w:pPr>
    </w:lvl>
    <w:lvl w:ilvl="6">
      <w:start w:val="1"/>
      <w:numFmt w:val="decimal"/>
      <w:lvlText w:val="%7."/>
      <w:lvlJc w:val="left"/>
      <w:pPr>
        <w:ind w:left="4254" w:hanging="360"/>
      </w:pPr>
    </w:lvl>
    <w:lvl w:ilvl="7">
      <w:start w:val="1"/>
      <w:numFmt w:val="lowerLetter"/>
      <w:lvlText w:val="%8."/>
      <w:lvlJc w:val="left"/>
      <w:pPr>
        <w:ind w:left="4974" w:hanging="360"/>
      </w:pPr>
    </w:lvl>
    <w:lvl w:ilvl="8">
      <w:start w:val="1"/>
      <w:numFmt w:val="lowerRoman"/>
      <w:lvlText w:val="%9."/>
      <w:lvlJc w:val="right"/>
      <w:pPr>
        <w:ind w:left="5694" w:hanging="180"/>
      </w:pPr>
    </w:lvl>
  </w:abstractNum>
  <w:abstractNum w:abstractNumId="67" w15:restartNumberingAfterBreak="0">
    <w:nsid w:val="6AAC1A34"/>
    <w:multiLevelType w:val="multilevel"/>
    <w:tmpl w:val="06C2B818"/>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68" w15:restartNumberingAfterBreak="0">
    <w:nsid w:val="6F2C2833"/>
    <w:multiLevelType w:val="multilevel"/>
    <w:tmpl w:val="EB9434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735566C4"/>
    <w:multiLevelType w:val="multilevel"/>
    <w:tmpl w:val="764E0910"/>
    <w:lvl w:ilvl="0">
      <w:start w:val="1"/>
      <w:numFmt w:val="decimal"/>
      <w:lvlText w:val="%1."/>
      <w:lvlJc w:val="left"/>
      <w:pPr>
        <w:ind w:left="-207" w:hanging="360"/>
      </w:pPr>
      <w:rPr>
        <w:u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abstractNum w:abstractNumId="70" w15:restartNumberingAfterBreak="0">
    <w:nsid w:val="744B2AB6"/>
    <w:multiLevelType w:val="multilevel"/>
    <w:tmpl w:val="6D6401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7597658F"/>
    <w:multiLevelType w:val="multilevel"/>
    <w:tmpl w:val="C7302A1A"/>
    <w:lvl w:ilvl="0">
      <w:start w:val="1"/>
      <w:numFmt w:val="decimal"/>
      <w:lvlText w:val="%1."/>
      <w:lvlJc w:val="left"/>
      <w:pPr>
        <w:ind w:left="-66" w:hanging="360"/>
      </w:pPr>
    </w:lvl>
    <w:lvl w:ilvl="1">
      <w:start w:val="1"/>
      <w:numFmt w:val="lowerLetter"/>
      <w:lvlText w:val="%2."/>
      <w:lvlJc w:val="left"/>
      <w:pPr>
        <w:ind w:left="654" w:hanging="359"/>
      </w:pPr>
    </w:lvl>
    <w:lvl w:ilvl="2">
      <w:start w:val="1"/>
      <w:numFmt w:val="lowerRoman"/>
      <w:lvlText w:val="%3."/>
      <w:lvlJc w:val="right"/>
      <w:pPr>
        <w:ind w:left="1374" w:hanging="180"/>
      </w:pPr>
    </w:lvl>
    <w:lvl w:ilvl="3">
      <w:start w:val="1"/>
      <w:numFmt w:val="decimal"/>
      <w:lvlText w:val="%4."/>
      <w:lvlJc w:val="left"/>
      <w:pPr>
        <w:ind w:left="2094" w:hanging="360"/>
      </w:pPr>
    </w:lvl>
    <w:lvl w:ilvl="4">
      <w:start w:val="1"/>
      <w:numFmt w:val="lowerLetter"/>
      <w:lvlText w:val="%5."/>
      <w:lvlJc w:val="left"/>
      <w:pPr>
        <w:ind w:left="2814" w:hanging="360"/>
      </w:pPr>
    </w:lvl>
    <w:lvl w:ilvl="5">
      <w:start w:val="1"/>
      <w:numFmt w:val="lowerRoman"/>
      <w:lvlText w:val="%6."/>
      <w:lvlJc w:val="right"/>
      <w:pPr>
        <w:ind w:left="3534" w:hanging="180"/>
      </w:pPr>
    </w:lvl>
    <w:lvl w:ilvl="6">
      <w:start w:val="1"/>
      <w:numFmt w:val="decimal"/>
      <w:lvlText w:val="%7."/>
      <w:lvlJc w:val="left"/>
      <w:pPr>
        <w:ind w:left="4254" w:hanging="360"/>
      </w:pPr>
    </w:lvl>
    <w:lvl w:ilvl="7">
      <w:start w:val="1"/>
      <w:numFmt w:val="lowerLetter"/>
      <w:lvlText w:val="%8."/>
      <w:lvlJc w:val="left"/>
      <w:pPr>
        <w:ind w:left="4974" w:hanging="360"/>
      </w:pPr>
    </w:lvl>
    <w:lvl w:ilvl="8">
      <w:start w:val="1"/>
      <w:numFmt w:val="lowerRoman"/>
      <w:lvlText w:val="%9."/>
      <w:lvlJc w:val="right"/>
      <w:pPr>
        <w:ind w:left="5694" w:hanging="180"/>
      </w:pPr>
    </w:lvl>
  </w:abstractNum>
  <w:abstractNum w:abstractNumId="72" w15:restartNumberingAfterBreak="0">
    <w:nsid w:val="76091423"/>
    <w:multiLevelType w:val="hybridMultilevel"/>
    <w:tmpl w:val="5A42F28C"/>
    <w:lvl w:ilvl="0" w:tplc="40090001">
      <w:start w:val="1"/>
      <w:numFmt w:val="bullet"/>
      <w:lvlText w:val=""/>
      <w:lvlJc w:val="left"/>
      <w:pPr>
        <w:ind w:left="-65" w:hanging="360"/>
      </w:pPr>
      <w:rPr>
        <w:rFonts w:ascii="Symbol" w:hAnsi="Symbol" w:hint="default"/>
      </w:rPr>
    </w:lvl>
    <w:lvl w:ilvl="1" w:tplc="40090003" w:tentative="1">
      <w:start w:val="1"/>
      <w:numFmt w:val="bullet"/>
      <w:lvlText w:val="o"/>
      <w:lvlJc w:val="left"/>
      <w:pPr>
        <w:ind w:left="655" w:hanging="360"/>
      </w:pPr>
      <w:rPr>
        <w:rFonts w:ascii="Courier New" w:hAnsi="Courier New" w:cs="Courier New" w:hint="default"/>
      </w:rPr>
    </w:lvl>
    <w:lvl w:ilvl="2" w:tplc="40090005" w:tentative="1">
      <w:start w:val="1"/>
      <w:numFmt w:val="bullet"/>
      <w:lvlText w:val=""/>
      <w:lvlJc w:val="left"/>
      <w:pPr>
        <w:ind w:left="1375" w:hanging="360"/>
      </w:pPr>
      <w:rPr>
        <w:rFonts w:ascii="Wingdings" w:hAnsi="Wingdings" w:hint="default"/>
      </w:rPr>
    </w:lvl>
    <w:lvl w:ilvl="3" w:tplc="40090001" w:tentative="1">
      <w:start w:val="1"/>
      <w:numFmt w:val="bullet"/>
      <w:lvlText w:val=""/>
      <w:lvlJc w:val="left"/>
      <w:pPr>
        <w:ind w:left="2095" w:hanging="360"/>
      </w:pPr>
      <w:rPr>
        <w:rFonts w:ascii="Symbol" w:hAnsi="Symbol" w:hint="default"/>
      </w:rPr>
    </w:lvl>
    <w:lvl w:ilvl="4" w:tplc="40090003" w:tentative="1">
      <w:start w:val="1"/>
      <w:numFmt w:val="bullet"/>
      <w:lvlText w:val="o"/>
      <w:lvlJc w:val="left"/>
      <w:pPr>
        <w:ind w:left="2815" w:hanging="360"/>
      </w:pPr>
      <w:rPr>
        <w:rFonts w:ascii="Courier New" w:hAnsi="Courier New" w:cs="Courier New" w:hint="default"/>
      </w:rPr>
    </w:lvl>
    <w:lvl w:ilvl="5" w:tplc="40090005" w:tentative="1">
      <w:start w:val="1"/>
      <w:numFmt w:val="bullet"/>
      <w:lvlText w:val=""/>
      <w:lvlJc w:val="left"/>
      <w:pPr>
        <w:ind w:left="3535" w:hanging="360"/>
      </w:pPr>
      <w:rPr>
        <w:rFonts w:ascii="Wingdings" w:hAnsi="Wingdings" w:hint="default"/>
      </w:rPr>
    </w:lvl>
    <w:lvl w:ilvl="6" w:tplc="40090001" w:tentative="1">
      <w:start w:val="1"/>
      <w:numFmt w:val="bullet"/>
      <w:lvlText w:val=""/>
      <w:lvlJc w:val="left"/>
      <w:pPr>
        <w:ind w:left="4255" w:hanging="360"/>
      </w:pPr>
      <w:rPr>
        <w:rFonts w:ascii="Symbol" w:hAnsi="Symbol" w:hint="default"/>
      </w:rPr>
    </w:lvl>
    <w:lvl w:ilvl="7" w:tplc="40090003" w:tentative="1">
      <w:start w:val="1"/>
      <w:numFmt w:val="bullet"/>
      <w:lvlText w:val="o"/>
      <w:lvlJc w:val="left"/>
      <w:pPr>
        <w:ind w:left="4975" w:hanging="360"/>
      </w:pPr>
      <w:rPr>
        <w:rFonts w:ascii="Courier New" w:hAnsi="Courier New" w:cs="Courier New" w:hint="default"/>
      </w:rPr>
    </w:lvl>
    <w:lvl w:ilvl="8" w:tplc="40090005" w:tentative="1">
      <w:start w:val="1"/>
      <w:numFmt w:val="bullet"/>
      <w:lvlText w:val=""/>
      <w:lvlJc w:val="left"/>
      <w:pPr>
        <w:ind w:left="5695" w:hanging="360"/>
      </w:pPr>
      <w:rPr>
        <w:rFonts w:ascii="Wingdings" w:hAnsi="Wingdings" w:hint="default"/>
      </w:rPr>
    </w:lvl>
  </w:abstractNum>
  <w:abstractNum w:abstractNumId="73" w15:restartNumberingAfterBreak="0">
    <w:nsid w:val="76515A10"/>
    <w:multiLevelType w:val="multilevel"/>
    <w:tmpl w:val="E0F008F2"/>
    <w:lvl w:ilvl="0">
      <w:start w:val="1"/>
      <w:numFmt w:val="decimal"/>
      <w:lvlText w:val="%1."/>
      <w:lvlJc w:val="left"/>
      <w:pPr>
        <w:ind w:left="-852" w:hanging="360"/>
      </w:pPr>
    </w:lvl>
    <w:lvl w:ilvl="1">
      <w:start w:val="1"/>
      <w:numFmt w:val="lowerLetter"/>
      <w:lvlText w:val="%2."/>
      <w:lvlJc w:val="left"/>
      <w:pPr>
        <w:ind w:left="654" w:hanging="359"/>
      </w:pPr>
    </w:lvl>
    <w:lvl w:ilvl="2">
      <w:start w:val="1"/>
      <w:numFmt w:val="lowerRoman"/>
      <w:lvlText w:val="%3."/>
      <w:lvlJc w:val="right"/>
      <w:pPr>
        <w:ind w:left="1374" w:hanging="180"/>
      </w:pPr>
    </w:lvl>
    <w:lvl w:ilvl="3">
      <w:start w:val="1"/>
      <w:numFmt w:val="decimal"/>
      <w:lvlText w:val="%4."/>
      <w:lvlJc w:val="left"/>
      <w:pPr>
        <w:ind w:left="2094" w:hanging="360"/>
      </w:pPr>
    </w:lvl>
    <w:lvl w:ilvl="4">
      <w:start w:val="1"/>
      <w:numFmt w:val="lowerLetter"/>
      <w:lvlText w:val="%5."/>
      <w:lvlJc w:val="left"/>
      <w:pPr>
        <w:ind w:left="2814" w:hanging="360"/>
      </w:pPr>
    </w:lvl>
    <w:lvl w:ilvl="5">
      <w:start w:val="1"/>
      <w:numFmt w:val="lowerRoman"/>
      <w:lvlText w:val="%6."/>
      <w:lvlJc w:val="right"/>
      <w:pPr>
        <w:ind w:left="3534" w:hanging="180"/>
      </w:pPr>
    </w:lvl>
    <w:lvl w:ilvl="6">
      <w:start w:val="1"/>
      <w:numFmt w:val="decimal"/>
      <w:lvlText w:val="%7."/>
      <w:lvlJc w:val="left"/>
      <w:pPr>
        <w:ind w:left="4254" w:hanging="360"/>
      </w:pPr>
    </w:lvl>
    <w:lvl w:ilvl="7">
      <w:start w:val="1"/>
      <w:numFmt w:val="lowerLetter"/>
      <w:lvlText w:val="%8."/>
      <w:lvlJc w:val="left"/>
      <w:pPr>
        <w:ind w:left="4974" w:hanging="360"/>
      </w:pPr>
    </w:lvl>
    <w:lvl w:ilvl="8">
      <w:start w:val="1"/>
      <w:numFmt w:val="lowerRoman"/>
      <w:lvlText w:val="%9."/>
      <w:lvlJc w:val="right"/>
      <w:pPr>
        <w:ind w:left="5694" w:hanging="180"/>
      </w:pPr>
    </w:lvl>
  </w:abstractNum>
  <w:abstractNum w:abstractNumId="74" w15:restartNumberingAfterBreak="0">
    <w:nsid w:val="77E1556A"/>
    <w:multiLevelType w:val="multilevel"/>
    <w:tmpl w:val="FC840D5A"/>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75" w15:restartNumberingAfterBreak="0">
    <w:nsid w:val="79934FEF"/>
    <w:multiLevelType w:val="multilevel"/>
    <w:tmpl w:val="7AACAAC4"/>
    <w:lvl w:ilvl="0">
      <w:numFmt w:val="bullet"/>
      <w:lvlText w:val=""/>
      <w:lvlJc w:val="left"/>
      <w:pPr>
        <w:ind w:left="492" w:hanging="360"/>
      </w:pPr>
    </w:lvl>
    <w:lvl w:ilvl="1">
      <w:start w:val="1"/>
      <w:numFmt w:val="decimal"/>
      <w:lvlText w:val="%2."/>
      <w:lvlJc w:val="left"/>
      <w:pPr>
        <w:ind w:left="492" w:hanging="237"/>
      </w:pPr>
      <w:rPr>
        <w:rFonts w:ascii="Carlito" w:eastAsia="Carlito" w:hAnsi="Carlito" w:cs="Carlito"/>
        <w:sz w:val="24"/>
        <w:szCs w:val="24"/>
      </w:rPr>
    </w:lvl>
    <w:lvl w:ilvl="2">
      <w:numFmt w:val="bullet"/>
      <w:lvlText w:val="•"/>
      <w:lvlJc w:val="left"/>
      <w:pPr>
        <w:ind w:left="2540" w:hanging="238"/>
      </w:pPr>
    </w:lvl>
    <w:lvl w:ilvl="3">
      <w:numFmt w:val="bullet"/>
      <w:lvlText w:val="•"/>
      <w:lvlJc w:val="left"/>
      <w:pPr>
        <w:ind w:left="3560" w:hanging="238"/>
      </w:pPr>
    </w:lvl>
    <w:lvl w:ilvl="4">
      <w:numFmt w:val="bullet"/>
      <w:lvlText w:val="•"/>
      <w:lvlJc w:val="left"/>
      <w:pPr>
        <w:ind w:left="4580" w:hanging="238"/>
      </w:pPr>
    </w:lvl>
    <w:lvl w:ilvl="5">
      <w:numFmt w:val="bullet"/>
      <w:lvlText w:val="•"/>
      <w:lvlJc w:val="left"/>
      <w:pPr>
        <w:ind w:left="5600" w:hanging="238"/>
      </w:pPr>
    </w:lvl>
    <w:lvl w:ilvl="6">
      <w:numFmt w:val="bullet"/>
      <w:lvlText w:val="•"/>
      <w:lvlJc w:val="left"/>
      <w:pPr>
        <w:ind w:left="6620" w:hanging="238"/>
      </w:pPr>
    </w:lvl>
    <w:lvl w:ilvl="7">
      <w:numFmt w:val="bullet"/>
      <w:lvlText w:val="•"/>
      <w:lvlJc w:val="left"/>
      <w:pPr>
        <w:ind w:left="7640" w:hanging="238"/>
      </w:pPr>
    </w:lvl>
    <w:lvl w:ilvl="8">
      <w:numFmt w:val="bullet"/>
      <w:lvlText w:val="•"/>
      <w:lvlJc w:val="left"/>
      <w:pPr>
        <w:ind w:left="8660" w:hanging="238"/>
      </w:pPr>
    </w:lvl>
  </w:abstractNum>
  <w:num w:numId="1" w16cid:durableId="35279405">
    <w:abstractNumId w:val="48"/>
  </w:num>
  <w:num w:numId="2" w16cid:durableId="5789959">
    <w:abstractNumId w:val="44"/>
  </w:num>
  <w:num w:numId="3" w16cid:durableId="1405881777">
    <w:abstractNumId w:val="39"/>
  </w:num>
  <w:num w:numId="4" w16cid:durableId="1252934942">
    <w:abstractNumId w:val="40"/>
  </w:num>
  <w:num w:numId="5" w16cid:durableId="1901863601">
    <w:abstractNumId w:val="56"/>
  </w:num>
  <w:num w:numId="6" w16cid:durableId="1215240445">
    <w:abstractNumId w:val="52"/>
  </w:num>
  <w:num w:numId="7" w16cid:durableId="1711228567">
    <w:abstractNumId w:val="10"/>
  </w:num>
  <w:num w:numId="8" w16cid:durableId="679360103">
    <w:abstractNumId w:val="25"/>
  </w:num>
  <w:num w:numId="9" w16cid:durableId="1723022617">
    <w:abstractNumId w:val="6"/>
  </w:num>
  <w:num w:numId="10" w16cid:durableId="242882564">
    <w:abstractNumId w:val="33"/>
  </w:num>
  <w:num w:numId="11" w16cid:durableId="1890066897">
    <w:abstractNumId w:val="28"/>
  </w:num>
  <w:num w:numId="12" w16cid:durableId="1721399983">
    <w:abstractNumId w:val="38"/>
  </w:num>
  <w:num w:numId="13" w16cid:durableId="565141025">
    <w:abstractNumId w:val="18"/>
  </w:num>
  <w:num w:numId="14" w16cid:durableId="1387684810">
    <w:abstractNumId w:val="45"/>
  </w:num>
  <w:num w:numId="15" w16cid:durableId="1198273927">
    <w:abstractNumId w:val="29"/>
  </w:num>
  <w:num w:numId="16" w16cid:durableId="1659116869">
    <w:abstractNumId w:val="50"/>
  </w:num>
  <w:num w:numId="17" w16cid:durableId="438333006">
    <w:abstractNumId w:val="63"/>
  </w:num>
  <w:num w:numId="18" w16cid:durableId="1008408011">
    <w:abstractNumId w:val="37"/>
  </w:num>
  <w:num w:numId="19" w16cid:durableId="1231231435">
    <w:abstractNumId w:val="41"/>
  </w:num>
  <w:num w:numId="20" w16cid:durableId="653679203">
    <w:abstractNumId w:val="59"/>
  </w:num>
  <w:num w:numId="21" w16cid:durableId="1397242265">
    <w:abstractNumId w:val="11"/>
  </w:num>
  <w:num w:numId="22" w16cid:durableId="670061380">
    <w:abstractNumId w:val="49"/>
  </w:num>
  <w:num w:numId="23" w16cid:durableId="517888534">
    <w:abstractNumId w:val="14"/>
  </w:num>
  <w:num w:numId="24" w16cid:durableId="269356385">
    <w:abstractNumId w:val="35"/>
  </w:num>
  <w:num w:numId="25" w16cid:durableId="323244783">
    <w:abstractNumId w:val="23"/>
  </w:num>
  <w:num w:numId="26" w16cid:durableId="1633243716">
    <w:abstractNumId w:val="67"/>
  </w:num>
  <w:num w:numId="27" w16cid:durableId="441726423">
    <w:abstractNumId w:val="65"/>
  </w:num>
  <w:num w:numId="28" w16cid:durableId="881554179">
    <w:abstractNumId w:val="26"/>
  </w:num>
  <w:num w:numId="29" w16cid:durableId="2088460262">
    <w:abstractNumId w:val="47"/>
  </w:num>
  <w:num w:numId="30" w16cid:durableId="1594627402">
    <w:abstractNumId w:val="73"/>
  </w:num>
  <w:num w:numId="31" w16cid:durableId="1581989936">
    <w:abstractNumId w:val="2"/>
  </w:num>
  <w:num w:numId="32" w16cid:durableId="2032951247">
    <w:abstractNumId w:val="71"/>
  </w:num>
  <w:num w:numId="33" w16cid:durableId="1581210275">
    <w:abstractNumId w:val="31"/>
  </w:num>
  <w:num w:numId="34" w16cid:durableId="1977026480">
    <w:abstractNumId w:val="75"/>
  </w:num>
  <w:num w:numId="35" w16cid:durableId="1707292927">
    <w:abstractNumId w:val="53"/>
  </w:num>
  <w:num w:numId="36" w16cid:durableId="1129933759">
    <w:abstractNumId w:val="21"/>
  </w:num>
  <w:num w:numId="37" w16cid:durableId="2029134389">
    <w:abstractNumId w:val="68"/>
  </w:num>
  <w:num w:numId="38" w16cid:durableId="305010101">
    <w:abstractNumId w:val="16"/>
  </w:num>
  <w:num w:numId="39" w16cid:durableId="847330852">
    <w:abstractNumId w:val="42"/>
  </w:num>
  <w:num w:numId="40" w16cid:durableId="497422627">
    <w:abstractNumId w:val="46"/>
  </w:num>
  <w:num w:numId="41" w16cid:durableId="217598535">
    <w:abstractNumId w:val="70"/>
  </w:num>
  <w:num w:numId="42" w16cid:durableId="1129859596">
    <w:abstractNumId w:val="69"/>
  </w:num>
  <w:num w:numId="43" w16cid:durableId="1322277489">
    <w:abstractNumId w:val="3"/>
  </w:num>
  <w:num w:numId="44" w16cid:durableId="1293711242">
    <w:abstractNumId w:val="36"/>
  </w:num>
  <w:num w:numId="45" w16cid:durableId="62608387">
    <w:abstractNumId w:val="60"/>
  </w:num>
  <w:num w:numId="46" w16cid:durableId="117841750">
    <w:abstractNumId w:val="74"/>
  </w:num>
  <w:num w:numId="47" w16cid:durableId="329868158">
    <w:abstractNumId w:val="4"/>
  </w:num>
  <w:num w:numId="48" w16cid:durableId="723411085">
    <w:abstractNumId w:val="61"/>
  </w:num>
  <w:num w:numId="49" w16cid:durableId="396250016">
    <w:abstractNumId w:val="34"/>
  </w:num>
  <w:num w:numId="50" w16cid:durableId="629479933">
    <w:abstractNumId w:val="7"/>
  </w:num>
  <w:num w:numId="51" w16cid:durableId="548154411">
    <w:abstractNumId w:val="54"/>
  </w:num>
  <w:num w:numId="52" w16cid:durableId="1560898946">
    <w:abstractNumId w:val="8"/>
  </w:num>
  <w:num w:numId="53" w16cid:durableId="1173643727">
    <w:abstractNumId w:val="62"/>
  </w:num>
  <w:num w:numId="54" w16cid:durableId="137457706">
    <w:abstractNumId w:val="66"/>
  </w:num>
  <w:num w:numId="55" w16cid:durableId="2033453882">
    <w:abstractNumId w:val="22"/>
  </w:num>
  <w:num w:numId="56" w16cid:durableId="1221092859">
    <w:abstractNumId w:val="51"/>
  </w:num>
  <w:num w:numId="57" w16cid:durableId="1159031465">
    <w:abstractNumId w:val="27"/>
  </w:num>
  <w:num w:numId="58" w16cid:durableId="1753313043">
    <w:abstractNumId w:val="5"/>
  </w:num>
  <w:num w:numId="59" w16cid:durableId="565919229">
    <w:abstractNumId w:val="32"/>
  </w:num>
  <w:num w:numId="60" w16cid:durableId="778062102">
    <w:abstractNumId w:val="58"/>
  </w:num>
  <w:num w:numId="61" w16cid:durableId="748311973">
    <w:abstractNumId w:val="64"/>
  </w:num>
  <w:num w:numId="62" w16cid:durableId="212926917">
    <w:abstractNumId w:val="1"/>
  </w:num>
  <w:num w:numId="63" w16cid:durableId="1578326610">
    <w:abstractNumId w:val="55"/>
  </w:num>
  <w:num w:numId="64" w16cid:durableId="805004833">
    <w:abstractNumId w:val="15"/>
  </w:num>
  <w:num w:numId="65" w16cid:durableId="1983654582">
    <w:abstractNumId w:val="43"/>
  </w:num>
  <w:num w:numId="66" w16cid:durableId="1913932963">
    <w:abstractNumId w:val="57"/>
  </w:num>
  <w:num w:numId="67" w16cid:durableId="690839758">
    <w:abstractNumId w:val="13"/>
  </w:num>
  <w:num w:numId="68" w16cid:durableId="1639922309">
    <w:abstractNumId w:val="30"/>
  </w:num>
  <w:num w:numId="69" w16cid:durableId="216742264">
    <w:abstractNumId w:val="72"/>
  </w:num>
  <w:num w:numId="70" w16cid:durableId="915936377">
    <w:abstractNumId w:val="17"/>
  </w:num>
  <w:num w:numId="71" w16cid:durableId="1960065745">
    <w:abstractNumId w:val="12"/>
  </w:num>
  <w:num w:numId="72" w16cid:durableId="1791851819">
    <w:abstractNumId w:val="20"/>
  </w:num>
  <w:num w:numId="73" w16cid:durableId="2037658139">
    <w:abstractNumId w:val="0"/>
  </w:num>
  <w:num w:numId="74" w16cid:durableId="1730110057">
    <w:abstractNumId w:val="19"/>
  </w:num>
  <w:num w:numId="75" w16cid:durableId="700672671">
    <w:abstractNumId w:val="24"/>
  </w:num>
  <w:num w:numId="76" w16cid:durableId="581530748">
    <w:abstractNumId w:val="9"/>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oni Bhatt">
    <w15:presenceInfo w15:providerId="Windows Live" w15:userId="560bcb7fd133b3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1B5"/>
    <w:rsid w:val="000009A5"/>
    <w:rsid w:val="00002FA8"/>
    <w:rsid w:val="000038FB"/>
    <w:rsid w:val="00003C6C"/>
    <w:rsid w:val="000049DD"/>
    <w:rsid w:val="00004B6A"/>
    <w:rsid w:val="00006F05"/>
    <w:rsid w:val="00007739"/>
    <w:rsid w:val="00010C54"/>
    <w:rsid w:val="000152BF"/>
    <w:rsid w:val="00016D13"/>
    <w:rsid w:val="0001786B"/>
    <w:rsid w:val="000206AF"/>
    <w:rsid w:val="0002201D"/>
    <w:rsid w:val="00022363"/>
    <w:rsid w:val="00024C40"/>
    <w:rsid w:val="0002774B"/>
    <w:rsid w:val="00027A66"/>
    <w:rsid w:val="00027B76"/>
    <w:rsid w:val="00027B8E"/>
    <w:rsid w:val="00031988"/>
    <w:rsid w:val="000334A6"/>
    <w:rsid w:val="00037B16"/>
    <w:rsid w:val="00037E7E"/>
    <w:rsid w:val="00042DFD"/>
    <w:rsid w:val="000436FE"/>
    <w:rsid w:val="00043880"/>
    <w:rsid w:val="00044167"/>
    <w:rsid w:val="00047D4F"/>
    <w:rsid w:val="00050733"/>
    <w:rsid w:val="0005178F"/>
    <w:rsid w:val="00051F2F"/>
    <w:rsid w:val="0005238D"/>
    <w:rsid w:val="00052698"/>
    <w:rsid w:val="00055630"/>
    <w:rsid w:val="000559F0"/>
    <w:rsid w:val="00055DB8"/>
    <w:rsid w:val="00055F9A"/>
    <w:rsid w:val="00057E33"/>
    <w:rsid w:val="000633B4"/>
    <w:rsid w:val="00064032"/>
    <w:rsid w:val="00064FD6"/>
    <w:rsid w:val="00070A3A"/>
    <w:rsid w:val="00070C1C"/>
    <w:rsid w:val="000718D5"/>
    <w:rsid w:val="00072183"/>
    <w:rsid w:val="00074284"/>
    <w:rsid w:val="00074A76"/>
    <w:rsid w:val="00075533"/>
    <w:rsid w:val="0007705A"/>
    <w:rsid w:val="00080FD9"/>
    <w:rsid w:val="00082331"/>
    <w:rsid w:val="00084ABB"/>
    <w:rsid w:val="000850E8"/>
    <w:rsid w:val="00086AD1"/>
    <w:rsid w:val="00086C8D"/>
    <w:rsid w:val="00086E5A"/>
    <w:rsid w:val="00087EBB"/>
    <w:rsid w:val="00090379"/>
    <w:rsid w:val="00090CA4"/>
    <w:rsid w:val="000913A8"/>
    <w:rsid w:val="00091B41"/>
    <w:rsid w:val="000939FE"/>
    <w:rsid w:val="00094494"/>
    <w:rsid w:val="00097C81"/>
    <w:rsid w:val="000A194D"/>
    <w:rsid w:val="000A3007"/>
    <w:rsid w:val="000A3510"/>
    <w:rsid w:val="000A354C"/>
    <w:rsid w:val="000A54AC"/>
    <w:rsid w:val="000A54BE"/>
    <w:rsid w:val="000A5D7F"/>
    <w:rsid w:val="000B0576"/>
    <w:rsid w:val="000B2C23"/>
    <w:rsid w:val="000B5E56"/>
    <w:rsid w:val="000B604E"/>
    <w:rsid w:val="000B6ECC"/>
    <w:rsid w:val="000B7400"/>
    <w:rsid w:val="000B7E3E"/>
    <w:rsid w:val="000C0073"/>
    <w:rsid w:val="000C044F"/>
    <w:rsid w:val="000C079F"/>
    <w:rsid w:val="000C5668"/>
    <w:rsid w:val="000C5B79"/>
    <w:rsid w:val="000C652D"/>
    <w:rsid w:val="000C789F"/>
    <w:rsid w:val="000C7DFF"/>
    <w:rsid w:val="000D0C55"/>
    <w:rsid w:val="000D0DB6"/>
    <w:rsid w:val="000D1441"/>
    <w:rsid w:val="000D16E9"/>
    <w:rsid w:val="000D1719"/>
    <w:rsid w:val="000D3A93"/>
    <w:rsid w:val="000D5C2B"/>
    <w:rsid w:val="000D6AFE"/>
    <w:rsid w:val="000E036A"/>
    <w:rsid w:val="000E180F"/>
    <w:rsid w:val="000E369C"/>
    <w:rsid w:val="000E41EA"/>
    <w:rsid w:val="000E4C9D"/>
    <w:rsid w:val="000E6675"/>
    <w:rsid w:val="000F1A77"/>
    <w:rsid w:val="000F6056"/>
    <w:rsid w:val="000F7AB0"/>
    <w:rsid w:val="0010057E"/>
    <w:rsid w:val="00100655"/>
    <w:rsid w:val="00102032"/>
    <w:rsid w:val="00103A47"/>
    <w:rsid w:val="00104A16"/>
    <w:rsid w:val="00110AB2"/>
    <w:rsid w:val="00110E3A"/>
    <w:rsid w:val="0011215E"/>
    <w:rsid w:val="001143C6"/>
    <w:rsid w:val="00115079"/>
    <w:rsid w:val="00115697"/>
    <w:rsid w:val="00117C1B"/>
    <w:rsid w:val="00120278"/>
    <w:rsid w:val="00120BC9"/>
    <w:rsid w:val="00121AC4"/>
    <w:rsid w:val="001232C2"/>
    <w:rsid w:val="00125783"/>
    <w:rsid w:val="001257A9"/>
    <w:rsid w:val="00125EC9"/>
    <w:rsid w:val="0013394E"/>
    <w:rsid w:val="00134A06"/>
    <w:rsid w:val="00135AD0"/>
    <w:rsid w:val="00135BBB"/>
    <w:rsid w:val="0014027E"/>
    <w:rsid w:val="00140E9E"/>
    <w:rsid w:val="00140FC3"/>
    <w:rsid w:val="00142DAA"/>
    <w:rsid w:val="001466FE"/>
    <w:rsid w:val="001507BB"/>
    <w:rsid w:val="00151B9C"/>
    <w:rsid w:val="00151CEC"/>
    <w:rsid w:val="00153BC2"/>
    <w:rsid w:val="00154F63"/>
    <w:rsid w:val="00163A3A"/>
    <w:rsid w:val="00164E4A"/>
    <w:rsid w:val="00167208"/>
    <w:rsid w:val="00167458"/>
    <w:rsid w:val="00167B56"/>
    <w:rsid w:val="00170126"/>
    <w:rsid w:val="001711A0"/>
    <w:rsid w:val="00171840"/>
    <w:rsid w:val="00172EA3"/>
    <w:rsid w:val="0017457D"/>
    <w:rsid w:val="00175E0A"/>
    <w:rsid w:val="0017700C"/>
    <w:rsid w:val="00177E1C"/>
    <w:rsid w:val="00181AC5"/>
    <w:rsid w:val="00181EB1"/>
    <w:rsid w:val="00185229"/>
    <w:rsid w:val="001875B9"/>
    <w:rsid w:val="00191EA4"/>
    <w:rsid w:val="001955F6"/>
    <w:rsid w:val="00195FE5"/>
    <w:rsid w:val="0019733B"/>
    <w:rsid w:val="001A5812"/>
    <w:rsid w:val="001A5ACF"/>
    <w:rsid w:val="001A6046"/>
    <w:rsid w:val="001A788E"/>
    <w:rsid w:val="001B1803"/>
    <w:rsid w:val="001B25CE"/>
    <w:rsid w:val="001B2B35"/>
    <w:rsid w:val="001B2BA1"/>
    <w:rsid w:val="001B3B94"/>
    <w:rsid w:val="001B3C4F"/>
    <w:rsid w:val="001B4077"/>
    <w:rsid w:val="001B4D5B"/>
    <w:rsid w:val="001B697A"/>
    <w:rsid w:val="001B74D8"/>
    <w:rsid w:val="001B7E1B"/>
    <w:rsid w:val="001C21BD"/>
    <w:rsid w:val="001C2955"/>
    <w:rsid w:val="001C3CC2"/>
    <w:rsid w:val="001C3FFA"/>
    <w:rsid w:val="001C4CBF"/>
    <w:rsid w:val="001C506A"/>
    <w:rsid w:val="001C5449"/>
    <w:rsid w:val="001C7D1F"/>
    <w:rsid w:val="001D46B2"/>
    <w:rsid w:val="001D4C29"/>
    <w:rsid w:val="001D5AAC"/>
    <w:rsid w:val="001D6B88"/>
    <w:rsid w:val="001D779C"/>
    <w:rsid w:val="001E0724"/>
    <w:rsid w:val="001E240B"/>
    <w:rsid w:val="001E370F"/>
    <w:rsid w:val="001E6050"/>
    <w:rsid w:val="001E69C7"/>
    <w:rsid w:val="001E755D"/>
    <w:rsid w:val="001E7B0C"/>
    <w:rsid w:val="001F4AB1"/>
    <w:rsid w:val="001F554B"/>
    <w:rsid w:val="001F706E"/>
    <w:rsid w:val="001F7CB3"/>
    <w:rsid w:val="002002A1"/>
    <w:rsid w:val="002022A2"/>
    <w:rsid w:val="00203602"/>
    <w:rsid w:val="00204EDD"/>
    <w:rsid w:val="00207FD1"/>
    <w:rsid w:val="00210A9C"/>
    <w:rsid w:val="00211AFD"/>
    <w:rsid w:val="002123E9"/>
    <w:rsid w:val="00213455"/>
    <w:rsid w:val="00214128"/>
    <w:rsid w:val="00215E11"/>
    <w:rsid w:val="00216564"/>
    <w:rsid w:val="002172B5"/>
    <w:rsid w:val="00217772"/>
    <w:rsid w:val="002200A0"/>
    <w:rsid w:val="002211B5"/>
    <w:rsid w:val="00221EEA"/>
    <w:rsid w:val="00222045"/>
    <w:rsid w:val="002245F6"/>
    <w:rsid w:val="00224DEF"/>
    <w:rsid w:val="00225119"/>
    <w:rsid w:val="002256A4"/>
    <w:rsid w:val="002258D5"/>
    <w:rsid w:val="00227281"/>
    <w:rsid w:val="002319E1"/>
    <w:rsid w:val="002336CB"/>
    <w:rsid w:val="00241E22"/>
    <w:rsid w:val="00242D2D"/>
    <w:rsid w:val="0024342B"/>
    <w:rsid w:val="002445ED"/>
    <w:rsid w:val="00246443"/>
    <w:rsid w:val="00247779"/>
    <w:rsid w:val="00251C0D"/>
    <w:rsid w:val="002550BE"/>
    <w:rsid w:val="00255B9E"/>
    <w:rsid w:val="00255FBA"/>
    <w:rsid w:val="00257D54"/>
    <w:rsid w:val="0026268C"/>
    <w:rsid w:val="00263911"/>
    <w:rsid w:val="00265401"/>
    <w:rsid w:val="00266364"/>
    <w:rsid w:val="002716F5"/>
    <w:rsid w:val="002717CC"/>
    <w:rsid w:val="00277350"/>
    <w:rsid w:val="00277939"/>
    <w:rsid w:val="00277F7F"/>
    <w:rsid w:val="00280D80"/>
    <w:rsid w:val="002818B8"/>
    <w:rsid w:val="002840E6"/>
    <w:rsid w:val="00286C23"/>
    <w:rsid w:val="00287F9C"/>
    <w:rsid w:val="00290B68"/>
    <w:rsid w:val="00290C2D"/>
    <w:rsid w:val="00292727"/>
    <w:rsid w:val="00293CE0"/>
    <w:rsid w:val="00296380"/>
    <w:rsid w:val="00296B21"/>
    <w:rsid w:val="00297862"/>
    <w:rsid w:val="002A06D1"/>
    <w:rsid w:val="002A0879"/>
    <w:rsid w:val="002A28D7"/>
    <w:rsid w:val="002B0409"/>
    <w:rsid w:val="002B0BA9"/>
    <w:rsid w:val="002B2256"/>
    <w:rsid w:val="002B6D5C"/>
    <w:rsid w:val="002B7264"/>
    <w:rsid w:val="002C1ACD"/>
    <w:rsid w:val="002C3C5B"/>
    <w:rsid w:val="002C57EB"/>
    <w:rsid w:val="002D1228"/>
    <w:rsid w:val="002D290C"/>
    <w:rsid w:val="002D592A"/>
    <w:rsid w:val="002D5A88"/>
    <w:rsid w:val="002D6075"/>
    <w:rsid w:val="002D61C6"/>
    <w:rsid w:val="002D6A2A"/>
    <w:rsid w:val="002E200B"/>
    <w:rsid w:val="002E2CA6"/>
    <w:rsid w:val="002E4EEB"/>
    <w:rsid w:val="002E4FCD"/>
    <w:rsid w:val="002E6595"/>
    <w:rsid w:val="002E6699"/>
    <w:rsid w:val="002F202F"/>
    <w:rsid w:val="002F4467"/>
    <w:rsid w:val="002F5779"/>
    <w:rsid w:val="002F7E9A"/>
    <w:rsid w:val="00300572"/>
    <w:rsid w:val="00300B51"/>
    <w:rsid w:val="00305642"/>
    <w:rsid w:val="003073FA"/>
    <w:rsid w:val="0031388A"/>
    <w:rsid w:val="0031472E"/>
    <w:rsid w:val="003169E5"/>
    <w:rsid w:val="003203BA"/>
    <w:rsid w:val="0032355F"/>
    <w:rsid w:val="003314CE"/>
    <w:rsid w:val="003315DB"/>
    <w:rsid w:val="00331926"/>
    <w:rsid w:val="00332E5D"/>
    <w:rsid w:val="00337748"/>
    <w:rsid w:val="00337FC2"/>
    <w:rsid w:val="00343E13"/>
    <w:rsid w:val="00345DA5"/>
    <w:rsid w:val="003460C2"/>
    <w:rsid w:val="00351236"/>
    <w:rsid w:val="00352292"/>
    <w:rsid w:val="00352A36"/>
    <w:rsid w:val="003561D9"/>
    <w:rsid w:val="00356C44"/>
    <w:rsid w:val="00356C9B"/>
    <w:rsid w:val="003617B3"/>
    <w:rsid w:val="00361C2D"/>
    <w:rsid w:val="00362886"/>
    <w:rsid w:val="00363C82"/>
    <w:rsid w:val="0036433F"/>
    <w:rsid w:val="00364EE7"/>
    <w:rsid w:val="00365665"/>
    <w:rsid w:val="00367599"/>
    <w:rsid w:val="003679B3"/>
    <w:rsid w:val="0037656C"/>
    <w:rsid w:val="00376D4C"/>
    <w:rsid w:val="00376F10"/>
    <w:rsid w:val="00377DCA"/>
    <w:rsid w:val="00380271"/>
    <w:rsid w:val="00383C0F"/>
    <w:rsid w:val="003873AA"/>
    <w:rsid w:val="00387DD4"/>
    <w:rsid w:val="00390535"/>
    <w:rsid w:val="00390AA9"/>
    <w:rsid w:val="0039115A"/>
    <w:rsid w:val="00392A57"/>
    <w:rsid w:val="003937AA"/>
    <w:rsid w:val="0039597E"/>
    <w:rsid w:val="003A1E41"/>
    <w:rsid w:val="003A2BCB"/>
    <w:rsid w:val="003A2CEE"/>
    <w:rsid w:val="003A3173"/>
    <w:rsid w:val="003A32AC"/>
    <w:rsid w:val="003A37B5"/>
    <w:rsid w:val="003A510E"/>
    <w:rsid w:val="003A683F"/>
    <w:rsid w:val="003A7664"/>
    <w:rsid w:val="003B02C7"/>
    <w:rsid w:val="003B05C3"/>
    <w:rsid w:val="003B49BF"/>
    <w:rsid w:val="003B79DD"/>
    <w:rsid w:val="003B7ED1"/>
    <w:rsid w:val="003C10AD"/>
    <w:rsid w:val="003C189D"/>
    <w:rsid w:val="003C30B4"/>
    <w:rsid w:val="003C3174"/>
    <w:rsid w:val="003C438F"/>
    <w:rsid w:val="003C780C"/>
    <w:rsid w:val="003D11C1"/>
    <w:rsid w:val="003D49C2"/>
    <w:rsid w:val="003D53E3"/>
    <w:rsid w:val="003D5D4C"/>
    <w:rsid w:val="003E071D"/>
    <w:rsid w:val="003E3143"/>
    <w:rsid w:val="003E4705"/>
    <w:rsid w:val="003E4D8C"/>
    <w:rsid w:val="003E4EF6"/>
    <w:rsid w:val="003E5091"/>
    <w:rsid w:val="003E50C2"/>
    <w:rsid w:val="003E56E4"/>
    <w:rsid w:val="003E667B"/>
    <w:rsid w:val="003E72AE"/>
    <w:rsid w:val="003E7741"/>
    <w:rsid w:val="003E7930"/>
    <w:rsid w:val="003F03EF"/>
    <w:rsid w:val="003F040A"/>
    <w:rsid w:val="003F0422"/>
    <w:rsid w:val="003F1C90"/>
    <w:rsid w:val="003F4702"/>
    <w:rsid w:val="003F5F36"/>
    <w:rsid w:val="00400C6C"/>
    <w:rsid w:val="0040170D"/>
    <w:rsid w:val="00402028"/>
    <w:rsid w:val="00403C33"/>
    <w:rsid w:val="00404F3B"/>
    <w:rsid w:val="004070A8"/>
    <w:rsid w:val="0040714B"/>
    <w:rsid w:val="004071B9"/>
    <w:rsid w:val="00407B5E"/>
    <w:rsid w:val="004122CF"/>
    <w:rsid w:val="00412BC0"/>
    <w:rsid w:val="00413084"/>
    <w:rsid w:val="004156E2"/>
    <w:rsid w:val="00415FA5"/>
    <w:rsid w:val="0041647F"/>
    <w:rsid w:val="00416C93"/>
    <w:rsid w:val="00417480"/>
    <w:rsid w:val="00417AE0"/>
    <w:rsid w:val="00417D09"/>
    <w:rsid w:val="0042038B"/>
    <w:rsid w:val="00422930"/>
    <w:rsid w:val="00425608"/>
    <w:rsid w:val="00426457"/>
    <w:rsid w:val="004276C4"/>
    <w:rsid w:val="004277A9"/>
    <w:rsid w:val="00431B97"/>
    <w:rsid w:val="00432085"/>
    <w:rsid w:val="0043554B"/>
    <w:rsid w:val="00435A76"/>
    <w:rsid w:val="004414B5"/>
    <w:rsid w:val="00441EDB"/>
    <w:rsid w:val="00443520"/>
    <w:rsid w:val="0044353B"/>
    <w:rsid w:val="0044395F"/>
    <w:rsid w:val="00444394"/>
    <w:rsid w:val="004468CD"/>
    <w:rsid w:val="004501E9"/>
    <w:rsid w:val="004519EE"/>
    <w:rsid w:val="00456A76"/>
    <w:rsid w:val="00457578"/>
    <w:rsid w:val="00457FBC"/>
    <w:rsid w:val="00466C8E"/>
    <w:rsid w:val="004678EC"/>
    <w:rsid w:val="00467EBC"/>
    <w:rsid w:val="0047517F"/>
    <w:rsid w:val="0047529F"/>
    <w:rsid w:val="0047651B"/>
    <w:rsid w:val="00476DBF"/>
    <w:rsid w:val="00476E19"/>
    <w:rsid w:val="00480E08"/>
    <w:rsid w:val="004812B3"/>
    <w:rsid w:val="004820D5"/>
    <w:rsid w:val="00483560"/>
    <w:rsid w:val="00483ABC"/>
    <w:rsid w:val="00483DF5"/>
    <w:rsid w:val="00486095"/>
    <w:rsid w:val="004862A6"/>
    <w:rsid w:val="00487A3F"/>
    <w:rsid w:val="00487E8B"/>
    <w:rsid w:val="004912C1"/>
    <w:rsid w:val="00493512"/>
    <w:rsid w:val="004945A4"/>
    <w:rsid w:val="00494B92"/>
    <w:rsid w:val="00496738"/>
    <w:rsid w:val="00497066"/>
    <w:rsid w:val="004979C5"/>
    <w:rsid w:val="004A1CCC"/>
    <w:rsid w:val="004A2A65"/>
    <w:rsid w:val="004A49B2"/>
    <w:rsid w:val="004B0ADD"/>
    <w:rsid w:val="004B0CD6"/>
    <w:rsid w:val="004B12D5"/>
    <w:rsid w:val="004B1327"/>
    <w:rsid w:val="004B31BD"/>
    <w:rsid w:val="004B3C6B"/>
    <w:rsid w:val="004B45D8"/>
    <w:rsid w:val="004B6362"/>
    <w:rsid w:val="004B74F9"/>
    <w:rsid w:val="004C0D8A"/>
    <w:rsid w:val="004C35EE"/>
    <w:rsid w:val="004C4C21"/>
    <w:rsid w:val="004C65E7"/>
    <w:rsid w:val="004C69D6"/>
    <w:rsid w:val="004D0906"/>
    <w:rsid w:val="004D5FEB"/>
    <w:rsid w:val="004D6C39"/>
    <w:rsid w:val="004D74B1"/>
    <w:rsid w:val="004E00BA"/>
    <w:rsid w:val="004E0902"/>
    <w:rsid w:val="004E0D6A"/>
    <w:rsid w:val="004E0E37"/>
    <w:rsid w:val="004E2DEF"/>
    <w:rsid w:val="004E3279"/>
    <w:rsid w:val="004E47EA"/>
    <w:rsid w:val="004E4FD8"/>
    <w:rsid w:val="004E5EE5"/>
    <w:rsid w:val="004F1569"/>
    <w:rsid w:val="004F381F"/>
    <w:rsid w:val="004F43DC"/>
    <w:rsid w:val="004F6E81"/>
    <w:rsid w:val="004F7C6E"/>
    <w:rsid w:val="00501951"/>
    <w:rsid w:val="00503E9A"/>
    <w:rsid w:val="00504162"/>
    <w:rsid w:val="00504183"/>
    <w:rsid w:val="005057D6"/>
    <w:rsid w:val="00507013"/>
    <w:rsid w:val="00511C80"/>
    <w:rsid w:val="0051581F"/>
    <w:rsid w:val="00515E20"/>
    <w:rsid w:val="00521F09"/>
    <w:rsid w:val="005253B5"/>
    <w:rsid w:val="00525426"/>
    <w:rsid w:val="0052703B"/>
    <w:rsid w:val="00527E3F"/>
    <w:rsid w:val="00531B6E"/>
    <w:rsid w:val="00532E01"/>
    <w:rsid w:val="00534136"/>
    <w:rsid w:val="005347B7"/>
    <w:rsid w:val="005347EC"/>
    <w:rsid w:val="005372A8"/>
    <w:rsid w:val="00541822"/>
    <w:rsid w:val="005439D4"/>
    <w:rsid w:val="00543AC6"/>
    <w:rsid w:val="00543AE8"/>
    <w:rsid w:val="00544F8B"/>
    <w:rsid w:val="005450A9"/>
    <w:rsid w:val="00551746"/>
    <w:rsid w:val="005544C0"/>
    <w:rsid w:val="00555404"/>
    <w:rsid w:val="00555714"/>
    <w:rsid w:val="00556DC2"/>
    <w:rsid w:val="005570F5"/>
    <w:rsid w:val="00557E5A"/>
    <w:rsid w:val="005608E3"/>
    <w:rsid w:val="005615D0"/>
    <w:rsid w:val="005632EA"/>
    <w:rsid w:val="00564B71"/>
    <w:rsid w:val="00565F8A"/>
    <w:rsid w:val="0056613A"/>
    <w:rsid w:val="00567F13"/>
    <w:rsid w:val="0057185A"/>
    <w:rsid w:val="00573EB4"/>
    <w:rsid w:val="0057445E"/>
    <w:rsid w:val="0057476C"/>
    <w:rsid w:val="00574808"/>
    <w:rsid w:val="00576DC0"/>
    <w:rsid w:val="00576E31"/>
    <w:rsid w:val="005809B8"/>
    <w:rsid w:val="00584178"/>
    <w:rsid w:val="00584CCF"/>
    <w:rsid w:val="0058615A"/>
    <w:rsid w:val="00586C7E"/>
    <w:rsid w:val="00587BC1"/>
    <w:rsid w:val="00591D01"/>
    <w:rsid w:val="00597DC6"/>
    <w:rsid w:val="00597F5E"/>
    <w:rsid w:val="005A0921"/>
    <w:rsid w:val="005A3260"/>
    <w:rsid w:val="005A6B6B"/>
    <w:rsid w:val="005A76E4"/>
    <w:rsid w:val="005B0157"/>
    <w:rsid w:val="005B0D27"/>
    <w:rsid w:val="005B10C5"/>
    <w:rsid w:val="005B1B9E"/>
    <w:rsid w:val="005B226D"/>
    <w:rsid w:val="005B4DB0"/>
    <w:rsid w:val="005B5C60"/>
    <w:rsid w:val="005B5E93"/>
    <w:rsid w:val="005C19A4"/>
    <w:rsid w:val="005C24C3"/>
    <w:rsid w:val="005C3DAF"/>
    <w:rsid w:val="005C4B1D"/>
    <w:rsid w:val="005C5875"/>
    <w:rsid w:val="005C5F4E"/>
    <w:rsid w:val="005C6014"/>
    <w:rsid w:val="005D052F"/>
    <w:rsid w:val="005D26D7"/>
    <w:rsid w:val="005D27AB"/>
    <w:rsid w:val="005D40F7"/>
    <w:rsid w:val="005D5315"/>
    <w:rsid w:val="005D56F8"/>
    <w:rsid w:val="005D6724"/>
    <w:rsid w:val="005E3A9C"/>
    <w:rsid w:val="005E7761"/>
    <w:rsid w:val="005F0063"/>
    <w:rsid w:val="005F0F32"/>
    <w:rsid w:val="005F11C4"/>
    <w:rsid w:val="005F49FB"/>
    <w:rsid w:val="005F6AC6"/>
    <w:rsid w:val="005F787E"/>
    <w:rsid w:val="005F7E76"/>
    <w:rsid w:val="006031BD"/>
    <w:rsid w:val="006038F7"/>
    <w:rsid w:val="00603BD7"/>
    <w:rsid w:val="006053F5"/>
    <w:rsid w:val="0060600A"/>
    <w:rsid w:val="00606C59"/>
    <w:rsid w:val="00607DB0"/>
    <w:rsid w:val="00610F02"/>
    <w:rsid w:val="0061415E"/>
    <w:rsid w:val="00614400"/>
    <w:rsid w:val="00616072"/>
    <w:rsid w:val="006176FA"/>
    <w:rsid w:val="00617A0E"/>
    <w:rsid w:val="00620315"/>
    <w:rsid w:val="006231ED"/>
    <w:rsid w:val="0062405E"/>
    <w:rsid w:val="00624080"/>
    <w:rsid w:val="006243CC"/>
    <w:rsid w:val="0062520B"/>
    <w:rsid w:val="006252FE"/>
    <w:rsid w:val="00627419"/>
    <w:rsid w:val="00631857"/>
    <w:rsid w:val="006319F4"/>
    <w:rsid w:val="00632F6D"/>
    <w:rsid w:val="006341B4"/>
    <w:rsid w:val="006404BD"/>
    <w:rsid w:val="006405F2"/>
    <w:rsid w:val="006414DC"/>
    <w:rsid w:val="00642BA4"/>
    <w:rsid w:val="00643024"/>
    <w:rsid w:val="006458E4"/>
    <w:rsid w:val="00645A06"/>
    <w:rsid w:val="00647EBF"/>
    <w:rsid w:val="0065212F"/>
    <w:rsid w:val="0065388F"/>
    <w:rsid w:val="006544CB"/>
    <w:rsid w:val="0065559C"/>
    <w:rsid w:val="00661147"/>
    <w:rsid w:val="006639DD"/>
    <w:rsid w:val="00665E7B"/>
    <w:rsid w:val="00667851"/>
    <w:rsid w:val="006710FB"/>
    <w:rsid w:val="00671C92"/>
    <w:rsid w:val="00671CF1"/>
    <w:rsid w:val="006734FD"/>
    <w:rsid w:val="00674D9A"/>
    <w:rsid w:val="0067574D"/>
    <w:rsid w:val="00676AD7"/>
    <w:rsid w:val="00677396"/>
    <w:rsid w:val="00677DF0"/>
    <w:rsid w:val="006823ED"/>
    <w:rsid w:val="00683AF3"/>
    <w:rsid w:val="00683D77"/>
    <w:rsid w:val="00684B17"/>
    <w:rsid w:val="0068603C"/>
    <w:rsid w:val="0068682B"/>
    <w:rsid w:val="00687177"/>
    <w:rsid w:val="00691F70"/>
    <w:rsid w:val="0069366F"/>
    <w:rsid w:val="00693D72"/>
    <w:rsid w:val="00694B5D"/>
    <w:rsid w:val="00696391"/>
    <w:rsid w:val="00696B63"/>
    <w:rsid w:val="006A1A01"/>
    <w:rsid w:val="006A283A"/>
    <w:rsid w:val="006A2B97"/>
    <w:rsid w:val="006A2EB1"/>
    <w:rsid w:val="006A3B79"/>
    <w:rsid w:val="006A4F7B"/>
    <w:rsid w:val="006A5791"/>
    <w:rsid w:val="006A5811"/>
    <w:rsid w:val="006B17CD"/>
    <w:rsid w:val="006B1EF2"/>
    <w:rsid w:val="006B1F47"/>
    <w:rsid w:val="006B2EBB"/>
    <w:rsid w:val="006B512C"/>
    <w:rsid w:val="006B607D"/>
    <w:rsid w:val="006B620A"/>
    <w:rsid w:val="006B6980"/>
    <w:rsid w:val="006B6ED9"/>
    <w:rsid w:val="006B75B6"/>
    <w:rsid w:val="006C07D6"/>
    <w:rsid w:val="006C0A90"/>
    <w:rsid w:val="006C1914"/>
    <w:rsid w:val="006C2151"/>
    <w:rsid w:val="006C22D4"/>
    <w:rsid w:val="006C33C4"/>
    <w:rsid w:val="006C3B8E"/>
    <w:rsid w:val="006D0673"/>
    <w:rsid w:val="006D141B"/>
    <w:rsid w:val="006D4C31"/>
    <w:rsid w:val="006D5B50"/>
    <w:rsid w:val="006D782C"/>
    <w:rsid w:val="006D7BD1"/>
    <w:rsid w:val="006E395C"/>
    <w:rsid w:val="006E5265"/>
    <w:rsid w:val="006E59AA"/>
    <w:rsid w:val="006E6845"/>
    <w:rsid w:val="006E7F71"/>
    <w:rsid w:val="006F036A"/>
    <w:rsid w:val="006F2ED3"/>
    <w:rsid w:val="006F4478"/>
    <w:rsid w:val="006F4C99"/>
    <w:rsid w:val="006F6D57"/>
    <w:rsid w:val="006F7EB9"/>
    <w:rsid w:val="0070186F"/>
    <w:rsid w:val="00701CB7"/>
    <w:rsid w:val="0070395F"/>
    <w:rsid w:val="0070682F"/>
    <w:rsid w:val="00711DB0"/>
    <w:rsid w:val="00712884"/>
    <w:rsid w:val="00714D3E"/>
    <w:rsid w:val="00715F16"/>
    <w:rsid w:val="00716B8E"/>
    <w:rsid w:val="00717024"/>
    <w:rsid w:val="007178A7"/>
    <w:rsid w:val="00724219"/>
    <w:rsid w:val="00725523"/>
    <w:rsid w:val="00727142"/>
    <w:rsid w:val="007271BC"/>
    <w:rsid w:val="00730E97"/>
    <w:rsid w:val="007322B7"/>
    <w:rsid w:val="0073409C"/>
    <w:rsid w:val="00736189"/>
    <w:rsid w:val="00736D93"/>
    <w:rsid w:val="007410D5"/>
    <w:rsid w:val="00742DF0"/>
    <w:rsid w:val="007439FE"/>
    <w:rsid w:val="00743F0A"/>
    <w:rsid w:val="00745BD3"/>
    <w:rsid w:val="00746938"/>
    <w:rsid w:val="00752F9A"/>
    <w:rsid w:val="00753860"/>
    <w:rsid w:val="00753A90"/>
    <w:rsid w:val="0075401D"/>
    <w:rsid w:val="00754C9E"/>
    <w:rsid w:val="00757264"/>
    <w:rsid w:val="00757E36"/>
    <w:rsid w:val="00760B50"/>
    <w:rsid w:val="007660AF"/>
    <w:rsid w:val="00767090"/>
    <w:rsid w:val="00767DA3"/>
    <w:rsid w:val="00770639"/>
    <w:rsid w:val="00771379"/>
    <w:rsid w:val="007714DE"/>
    <w:rsid w:val="007760E1"/>
    <w:rsid w:val="0077784C"/>
    <w:rsid w:val="00780330"/>
    <w:rsid w:val="007817FD"/>
    <w:rsid w:val="0078235D"/>
    <w:rsid w:val="00782772"/>
    <w:rsid w:val="00786E67"/>
    <w:rsid w:val="0078720F"/>
    <w:rsid w:val="0079240E"/>
    <w:rsid w:val="00792FB6"/>
    <w:rsid w:val="007978FF"/>
    <w:rsid w:val="007A0D72"/>
    <w:rsid w:val="007A2A20"/>
    <w:rsid w:val="007A5707"/>
    <w:rsid w:val="007A5806"/>
    <w:rsid w:val="007B163D"/>
    <w:rsid w:val="007B23E8"/>
    <w:rsid w:val="007B3A5C"/>
    <w:rsid w:val="007B4936"/>
    <w:rsid w:val="007B5C60"/>
    <w:rsid w:val="007B631A"/>
    <w:rsid w:val="007B6A4A"/>
    <w:rsid w:val="007C1100"/>
    <w:rsid w:val="007C1697"/>
    <w:rsid w:val="007C2C68"/>
    <w:rsid w:val="007C4422"/>
    <w:rsid w:val="007C4753"/>
    <w:rsid w:val="007C54E0"/>
    <w:rsid w:val="007C72FC"/>
    <w:rsid w:val="007C7BAB"/>
    <w:rsid w:val="007C7F71"/>
    <w:rsid w:val="007D09E2"/>
    <w:rsid w:val="007D21AB"/>
    <w:rsid w:val="007D335E"/>
    <w:rsid w:val="007D3711"/>
    <w:rsid w:val="007D3C8E"/>
    <w:rsid w:val="007D5197"/>
    <w:rsid w:val="007D607C"/>
    <w:rsid w:val="007E0013"/>
    <w:rsid w:val="007E12A3"/>
    <w:rsid w:val="007E37EC"/>
    <w:rsid w:val="007E3992"/>
    <w:rsid w:val="007E3D4D"/>
    <w:rsid w:val="007E5B7F"/>
    <w:rsid w:val="007E666E"/>
    <w:rsid w:val="007F0256"/>
    <w:rsid w:val="007F28A1"/>
    <w:rsid w:val="007F35C7"/>
    <w:rsid w:val="00801C77"/>
    <w:rsid w:val="0080206A"/>
    <w:rsid w:val="008034FC"/>
    <w:rsid w:val="008068AD"/>
    <w:rsid w:val="00807F98"/>
    <w:rsid w:val="00813274"/>
    <w:rsid w:val="0081569D"/>
    <w:rsid w:val="0081592A"/>
    <w:rsid w:val="008160B7"/>
    <w:rsid w:val="0081667E"/>
    <w:rsid w:val="00820CCD"/>
    <w:rsid w:val="00822A0B"/>
    <w:rsid w:val="008235AE"/>
    <w:rsid w:val="00825946"/>
    <w:rsid w:val="00827CF7"/>
    <w:rsid w:val="00830BA0"/>
    <w:rsid w:val="00830E1E"/>
    <w:rsid w:val="0083168D"/>
    <w:rsid w:val="00831AAB"/>
    <w:rsid w:val="00832965"/>
    <w:rsid w:val="008338C9"/>
    <w:rsid w:val="008351EA"/>
    <w:rsid w:val="0084380F"/>
    <w:rsid w:val="00843FCE"/>
    <w:rsid w:val="00845300"/>
    <w:rsid w:val="008453E8"/>
    <w:rsid w:val="008453FA"/>
    <w:rsid w:val="008456C9"/>
    <w:rsid w:val="00845AEE"/>
    <w:rsid w:val="008466B0"/>
    <w:rsid w:val="0084679F"/>
    <w:rsid w:val="00846DE2"/>
    <w:rsid w:val="00850345"/>
    <w:rsid w:val="00850F59"/>
    <w:rsid w:val="00851146"/>
    <w:rsid w:val="00854713"/>
    <w:rsid w:val="00857545"/>
    <w:rsid w:val="0086173E"/>
    <w:rsid w:val="0086177C"/>
    <w:rsid w:val="008617CE"/>
    <w:rsid w:val="008631C1"/>
    <w:rsid w:val="008700DB"/>
    <w:rsid w:val="0087280A"/>
    <w:rsid w:val="00874F17"/>
    <w:rsid w:val="00875583"/>
    <w:rsid w:val="008755FF"/>
    <w:rsid w:val="0087745A"/>
    <w:rsid w:val="008811B2"/>
    <w:rsid w:val="008855E0"/>
    <w:rsid w:val="00886356"/>
    <w:rsid w:val="008879A6"/>
    <w:rsid w:val="00890543"/>
    <w:rsid w:val="00890F27"/>
    <w:rsid w:val="008915AE"/>
    <w:rsid w:val="008922BD"/>
    <w:rsid w:val="00894EAC"/>
    <w:rsid w:val="008A0190"/>
    <w:rsid w:val="008A036A"/>
    <w:rsid w:val="008A6408"/>
    <w:rsid w:val="008A7BFF"/>
    <w:rsid w:val="008A7D16"/>
    <w:rsid w:val="008B11B9"/>
    <w:rsid w:val="008B31FB"/>
    <w:rsid w:val="008B3520"/>
    <w:rsid w:val="008B4529"/>
    <w:rsid w:val="008B4D28"/>
    <w:rsid w:val="008B4FB6"/>
    <w:rsid w:val="008B6C8E"/>
    <w:rsid w:val="008B737A"/>
    <w:rsid w:val="008C0120"/>
    <w:rsid w:val="008C032E"/>
    <w:rsid w:val="008C1BA6"/>
    <w:rsid w:val="008C7AAF"/>
    <w:rsid w:val="008C7D62"/>
    <w:rsid w:val="008D0F01"/>
    <w:rsid w:val="008D19B8"/>
    <w:rsid w:val="008D4B06"/>
    <w:rsid w:val="008D547C"/>
    <w:rsid w:val="008D5F06"/>
    <w:rsid w:val="008D715D"/>
    <w:rsid w:val="008E4657"/>
    <w:rsid w:val="008E4A4F"/>
    <w:rsid w:val="008E6205"/>
    <w:rsid w:val="008E645C"/>
    <w:rsid w:val="008F58D4"/>
    <w:rsid w:val="00900AA9"/>
    <w:rsid w:val="00900FF1"/>
    <w:rsid w:val="00901C9C"/>
    <w:rsid w:val="009049BB"/>
    <w:rsid w:val="00905317"/>
    <w:rsid w:val="00905D95"/>
    <w:rsid w:val="009065AE"/>
    <w:rsid w:val="009073D7"/>
    <w:rsid w:val="0091366A"/>
    <w:rsid w:val="00913C72"/>
    <w:rsid w:val="00914E0F"/>
    <w:rsid w:val="0091565B"/>
    <w:rsid w:val="00922E2C"/>
    <w:rsid w:val="0092316F"/>
    <w:rsid w:val="0092381D"/>
    <w:rsid w:val="00924BB0"/>
    <w:rsid w:val="009277F9"/>
    <w:rsid w:val="0093792E"/>
    <w:rsid w:val="0094013A"/>
    <w:rsid w:val="0094115C"/>
    <w:rsid w:val="0094184E"/>
    <w:rsid w:val="009436B7"/>
    <w:rsid w:val="009448DB"/>
    <w:rsid w:val="00945C0F"/>
    <w:rsid w:val="00951306"/>
    <w:rsid w:val="00952F88"/>
    <w:rsid w:val="0095305C"/>
    <w:rsid w:val="0095337D"/>
    <w:rsid w:val="00962FD7"/>
    <w:rsid w:val="00964481"/>
    <w:rsid w:val="009653E7"/>
    <w:rsid w:val="009670AC"/>
    <w:rsid w:val="009700D2"/>
    <w:rsid w:val="009706FE"/>
    <w:rsid w:val="00970825"/>
    <w:rsid w:val="00970982"/>
    <w:rsid w:val="00972811"/>
    <w:rsid w:val="00973AC9"/>
    <w:rsid w:val="009744C6"/>
    <w:rsid w:val="009750AB"/>
    <w:rsid w:val="0097570F"/>
    <w:rsid w:val="00976D70"/>
    <w:rsid w:val="00976DEB"/>
    <w:rsid w:val="00980AA0"/>
    <w:rsid w:val="00983B00"/>
    <w:rsid w:val="00983CD4"/>
    <w:rsid w:val="009842C2"/>
    <w:rsid w:val="0098491A"/>
    <w:rsid w:val="00985B10"/>
    <w:rsid w:val="00985CAF"/>
    <w:rsid w:val="0098692E"/>
    <w:rsid w:val="00986D7E"/>
    <w:rsid w:val="00987F5E"/>
    <w:rsid w:val="0099043C"/>
    <w:rsid w:val="00991E98"/>
    <w:rsid w:val="0099368D"/>
    <w:rsid w:val="00994B4B"/>
    <w:rsid w:val="00997F93"/>
    <w:rsid w:val="009A1290"/>
    <w:rsid w:val="009A23D7"/>
    <w:rsid w:val="009A3F49"/>
    <w:rsid w:val="009A4C6F"/>
    <w:rsid w:val="009A5121"/>
    <w:rsid w:val="009A5211"/>
    <w:rsid w:val="009A6AF7"/>
    <w:rsid w:val="009A7F70"/>
    <w:rsid w:val="009B0EAD"/>
    <w:rsid w:val="009B135A"/>
    <w:rsid w:val="009B4ACB"/>
    <w:rsid w:val="009B7EE8"/>
    <w:rsid w:val="009C1317"/>
    <w:rsid w:val="009C2987"/>
    <w:rsid w:val="009C312A"/>
    <w:rsid w:val="009C5441"/>
    <w:rsid w:val="009C5CD6"/>
    <w:rsid w:val="009C5FFC"/>
    <w:rsid w:val="009D3604"/>
    <w:rsid w:val="009D40CC"/>
    <w:rsid w:val="009D6B5B"/>
    <w:rsid w:val="009D778F"/>
    <w:rsid w:val="009D79EB"/>
    <w:rsid w:val="009E0B57"/>
    <w:rsid w:val="009E3339"/>
    <w:rsid w:val="009E39F3"/>
    <w:rsid w:val="009E4564"/>
    <w:rsid w:val="009E5B27"/>
    <w:rsid w:val="009F1667"/>
    <w:rsid w:val="009F2D86"/>
    <w:rsid w:val="009F3CC7"/>
    <w:rsid w:val="00A02314"/>
    <w:rsid w:val="00A02611"/>
    <w:rsid w:val="00A0460E"/>
    <w:rsid w:val="00A05717"/>
    <w:rsid w:val="00A062E6"/>
    <w:rsid w:val="00A06972"/>
    <w:rsid w:val="00A13736"/>
    <w:rsid w:val="00A156CD"/>
    <w:rsid w:val="00A15B56"/>
    <w:rsid w:val="00A16277"/>
    <w:rsid w:val="00A16DD0"/>
    <w:rsid w:val="00A16FE3"/>
    <w:rsid w:val="00A20C64"/>
    <w:rsid w:val="00A21C17"/>
    <w:rsid w:val="00A21E46"/>
    <w:rsid w:val="00A2270D"/>
    <w:rsid w:val="00A22932"/>
    <w:rsid w:val="00A24549"/>
    <w:rsid w:val="00A24ED7"/>
    <w:rsid w:val="00A25E03"/>
    <w:rsid w:val="00A264B5"/>
    <w:rsid w:val="00A26C2D"/>
    <w:rsid w:val="00A2772D"/>
    <w:rsid w:val="00A27B9E"/>
    <w:rsid w:val="00A30E01"/>
    <w:rsid w:val="00A30ECD"/>
    <w:rsid w:val="00A310DC"/>
    <w:rsid w:val="00A326EA"/>
    <w:rsid w:val="00A32B4B"/>
    <w:rsid w:val="00A33CBA"/>
    <w:rsid w:val="00A34576"/>
    <w:rsid w:val="00A348AC"/>
    <w:rsid w:val="00A36676"/>
    <w:rsid w:val="00A36C1B"/>
    <w:rsid w:val="00A36D7F"/>
    <w:rsid w:val="00A40238"/>
    <w:rsid w:val="00A4532F"/>
    <w:rsid w:val="00A46094"/>
    <w:rsid w:val="00A47883"/>
    <w:rsid w:val="00A47E3C"/>
    <w:rsid w:val="00A47F12"/>
    <w:rsid w:val="00A51C38"/>
    <w:rsid w:val="00A5212D"/>
    <w:rsid w:val="00A521CB"/>
    <w:rsid w:val="00A524E2"/>
    <w:rsid w:val="00A5269A"/>
    <w:rsid w:val="00A53458"/>
    <w:rsid w:val="00A54708"/>
    <w:rsid w:val="00A54E7A"/>
    <w:rsid w:val="00A551B7"/>
    <w:rsid w:val="00A57BC3"/>
    <w:rsid w:val="00A61579"/>
    <w:rsid w:val="00A6381F"/>
    <w:rsid w:val="00A6538E"/>
    <w:rsid w:val="00A65412"/>
    <w:rsid w:val="00A65EB1"/>
    <w:rsid w:val="00A660F3"/>
    <w:rsid w:val="00A661F0"/>
    <w:rsid w:val="00A71625"/>
    <w:rsid w:val="00A719AB"/>
    <w:rsid w:val="00A7319A"/>
    <w:rsid w:val="00A738EE"/>
    <w:rsid w:val="00A74DA1"/>
    <w:rsid w:val="00A76584"/>
    <w:rsid w:val="00A770ED"/>
    <w:rsid w:val="00A8137E"/>
    <w:rsid w:val="00A835D1"/>
    <w:rsid w:val="00A84404"/>
    <w:rsid w:val="00A84B9D"/>
    <w:rsid w:val="00A84BD1"/>
    <w:rsid w:val="00A86F62"/>
    <w:rsid w:val="00A9062E"/>
    <w:rsid w:val="00A9254D"/>
    <w:rsid w:val="00A9372D"/>
    <w:rsid w:val="00A93DDC"/>
    <w:rsid w:val="00A94BBC"/>
    <w:rsid w:val="00A958E8"/>
    <w:rsid w:val="00A971B5"/>
    <w:rsid w:val="00A971ED"/>
    <w:rsid w:val="00AA261F"/>
    <w:rsid w:val="00AA33A9"/>
    <w:rsid w:val="00AA3EFD"/>
    <w:rsid w:val="00AA5FF2"/>
    <w:rsid w:val="00AA7C94"/>
    <w:rsid w:val="00AB256D"/>
    <w:rsid w:val="00AB2FB3"/>
    <w:rsid w:val="00AB7938"/>
    <w:rsid w:val="00AC05FB"/>
    <w:rsid w:val="00AC20A0"/>
    <w:rsid w:val="00AC336C"/>
    <w:rsid w:val="00AC4B7B"/>
    <w:rsid w:val="00AC54E1"/>
    <w:rsid w:val="00AD04F3"/>
    <w:rsid w:val="00AD0A37"/>
    <w:rsid w:val="00AD15EC"/>
    <w:rsid w:val="00AD1B7D"/>
    <w:rsid w:val="00AD2B28"/>
    <w:rsid w:val="00AD47E1"/>
    <w:rsid w:val="00AD5418"/>
    <w:rsid w:val="00AD781C"/>
    <w:rsid w:val="00AE04C4"/>
    <w:rsid w:val="00AE12C1"/>
    <w:rsid w:val="00AE1AE9"/>
    <w:rsid w:val="00AE326D"/>
    <w:rsid w:val="00AE4872"/>
    <w:rsid w:val="00AE552C"/>
    <w:rsid w:val="00AF0523"/>
    <w:rsid w:val="00AF1365"/>
    <w:rsid w:val="00AF1D9D"/>
    <w:rsid w:val="00AF3BFB"/>
    <w:rsid w:val="00AF7723"/>
    <w:rsid w:val="00AF7D58"/>
    <w:rsid w:val="00B0030A"/>
    <w:rsid w:val="00B02C1B"/>
    <w:rsid w:val="00B036A3"/>
    <w:rsid w:val="00B03767"/>
    <w:rsid w:val="00B04F15"/>
    <w:rsid w:val="00B07E9C"/>
    <w:rsid w:val="00B108BD"/>
    <w:rsid w:val="00B11254"/>
    <w:rsid w:val="00B126B6"/>
    <w:rsid w:val="00B13214"/>
    <w:rsid w:val="00B15FDA"/>
    <w:rsid w:val="00B160B2"/>
    <w:rsid w:val="00B206A3"/>
    <w:rsid w:val="00B20801"/>
    <w:rsid w:val="00B208AC"/>
    <w:rsid w:val="00B217D1"/>
    <w:rsid w:val="00B2381B"/>
    <w:rsid w:val="00B24AF8"/>
    <w:rsid w:val="00B2698D"/>
    <w:rsid w:val="00B27D16"/>
    <w:rsid w:val="00B32743"/>
    <w:rsid w:val="00B33AA3"/>
    <w:rsid w:val="00B3426F"/>
    <w:rsid w:val="00B3428C"/>
    <w:rsid w:val="00B34885"/>
    <w:rsid w:val="00B34B71"/>
    <w:rsid w:val="00B362B8"/>
    <w:rsid w:val="00B36694"/>
    <w:rsid w:val="00B43082"/>
    <w:rsid w:val="00B46B4F"/>
    <w:rsid w:val="00B46F79"/>
    <w:rsid w:val="00B47E0B"/>
    <w:rsid w:val="00B50D07"/>
    <w:rsid w:val="00B50F86"/>
    <w:rsid w:val="00B52194"/>
    <w:rsid w:val="00B52FF1"/>
    <w:rsid w:val="00B55456"/>
    <w:rsid w:val="00B55561"/>
    <w:rsid w:val="00B55D33"/>
    <w:rsid w:val="00B64984"/>
    <w:rsid w:val="00B65361"/>
    <w:rsid w:val="00B6590F"/>
    <w:rsid w:val="00B6741D"/>
    <w:rsid w:val="00B72CC3"/>
    <w:rsid w:val="00B73054"/>
    <w:rsid w:val="00B84083"/>
    <w:rsid w:val="00B8580F"/>
    <w:rsid w:val="00B86530"/>
    <w:rsid w:val="00B87E0A"/>
    <w:rsid w:val="00B9144B"/>
    <w:rsid w:val="00B91696"/>
    <w:rsid w:val="00B93B5A"/>
    <w:rsid w:val="00B94653"/>
    <w:rsid w:val="00BA0F70"/>
    <w:rsid w:val="00BA3879"/>
    <w:rsid w:val="00BA3D68"/>
    <w:rsid w:val="00BA4A9D"/>
    <w:rsid w:val="00BA5116"/>
    <w:rsid w:val="00BA66B9"/>
    <w:rsid w:val="00BB15FA"/>
    <w:rsid w:val="00BB1C7B"/>
    <w:rsid w:val="00BB1DCA"/>
    <w:rsid w:val="00BB4168"/>
    <w:rsid w:val="00BB735F"/>
    <w:rsid w:val="00BB7500"/>
    <w:rsid w:val="00BC2F51"/>
    <w:rsid w:val="00BC6259"/>
    <w:rsid w:val="00BD14B4"/>
    <w:rsid w:val="00BD2C38"/>
    <w:rsid w:val="00BD39C8"/>
    <w:rsid w:val="00BD4EC3"/>
    <w:rsid w:val="00BD53B6"/>
    <w:rsid w:val="00BE178E"/>
    <w:rsid w:val="00BE38E2"/>
    <w:rsid w:val="00BF0778"/>
    <w:rsid w:val="00BF086F"/>
    <w:rsid w:val="00BF217B"/>
    <w:rsid w:val="00BF44D8"/>
    <w:rsid w:val="00BF48C8"/>
    <w:rsid w:val="00BF7415"/>
    <w:rsid w:val="00C0119A"/>
    <w:rsid w:val="00C0396A"/>
    <w:rsid w:val="00C0399A"/>
    <w:rsid w:val="00C03B08"/>
    <w:rsid w:val="00C05586"/>
    <w:rsid w:val="00C05F3D"/>
    <w:rsid w:val="00C105B8"/>
    <w:rsid w:val="00C11794"/>
    <w:rsid w:val="00C11A94"/>
    <w:rsid w:val="00C11AD2"/>
    <w:rsid w:val="00C12185"/>
    <w:rsid w:val="00C12328"/>
    <w:rsid w:val="00C161FF"/>
    <w:rsid w:val="00C20CE5"/>
    <w:rsid w:val="00C22396"/>
    <w:rsid w:val="00C2680D"/>
    <w:rsid w:val="00C27331"/>
    <w:rsid w:val="00C27BBB"/>
    <w:rsid w:val="00C30C23"/>
    <w:rsid w:val="00C320C6"/>
    <w:rsid w:val="00C37F0E"/>
    <w:rsid w:val="00C41451"/>
    <w:rsid w:val="00C4469A"/>
    <w:rsid w:val="00C455BD"/>
    <w:rsid w:val="00C47C3F"/>
    <w:rsid w:val="00C50BE2"/>
    <w:rsid w:val="00C51271"/>
    <w:rsid w:val="00C51DAE"/>
    <w:rsid w:val="00C52774"/>
    <w:rsid w:val="00C55234"/>
    <w:rsid w:val="00C555A3"/>
    <w:rsid w:val="00C5598D"/>
    <w:rsid w:val="00C574DC"/>
    <w:rsid w:val="00C60633"/>
    <w:rsid w:val="00C615AD"/>
    <w:rsid w:val="00C645B5"/>
    <w:rsid w:val="00C64A4F"/>
    <w:rsid w:val="00C71CF8"/>
    <w:rsid w:val="00C735D9"/>
    <w:rsid w:val="00C74077"/>
    <w:rsid w:val="00C7528B"/>
    <w:rsid w:val="00C76037"/>
    <w:rsid w:val="00C76D4B"/>
    <w:rsid w:val="00C81B0A"/>
    <w:rsid w:val="00C85D3C"/>
    <w:rsid w:val="00C861C6"/>
    <w:rsid w:val="00C86F63"/>
    <w:rsid w:val="00C90BCF"/>
    <w:rsid w:val="00C913C2"/>
    <w:rsid w:val="00C91F4C"/>
    <w:rsid w:val="00C94530"/>
    <w:rsid w:val="00C974A6"/>
    <w:rsid w:val="00CA1324"/>
    <w:rsid w:val="00CA39CE"/>
    <w:rsid w:val="00CA5EF5"/>
    <w:rsid w:val="00CA6206"/>
    <w:rsid w:val="00CA653B"/>
    <w:rsid w:val="00CA7135"/>
    <w:rsid w:val="00CA774A"/>
    <w:rsid w:val="00CB3427"/>
    <w:rsid w:val="00CB3A51"/>
    <w:rsid w:val="00CB4A06"/>
    <w:rsid w:val="00CB548E"/>
    <w:rsid w:val="00CB5A97"/>
    <w:rsid w:val="00CB727B"/>
    <w:rsid w:val="00CC0A5E"/>
    <w:rsid w:val="00CC3644"/>
    <w:rsid w:val="00CC36CF"/>
    <w:rsid w:val="00CC5874"/>
    <w:rsid w:val="00CC696D"/>
    <w:rsid w:val="00CC73B7"/>
    <w:rsid w:val="00CD0896"/>
    <w:rsid w:val="00CD2BFF"/>
    <w:rsid w:val="00CD3D04"/>
    <w:rsid w:val="00CD7327"/>
    <w:rsid w:val="00CD7C67"/>
    <w:rsid w:val="00CE04F2"/>
    <w:rsid w:val="00CE0ED0"/>
    <w:rsid w:val="00CE2E52"/>
    <w:rsid w:val="00CE4A35"/>
    <w:rsid w:val="00CE5A27"/>
    <w:rsid w:val="00CE6197"/>
    <w:rsid w:val="00CF177B"/>
    <w:rsid w:val="00CF3448"/>
    <w:rsid w:val="00D002E1"/>
    <w:rsid w:val="00D00E68"/>
    <w:rsid w:val="00D0455F"/>
    <w:rsid w:val="00D050F8"/>
    <w:rsid w:val="00D14831"/>
    <w:rsid w:val="00D148CA"/>
    <w:rsid w:val="00D158F3"/>
    <w:rsid w:val="00D2042C"/>
    <w:rsid w:val="00D205B7"/>
    <w:rsid w:val="00D26B4F"/>
    <w:rsid w:val="00D30D32"/>
    <w:rsid w:val="00D31F05"/>
    <w:rsid w:val="00D34097"/>
    <w:rsid w:val="00D353E0"/>
    <w:rsid w:val="00D35422"/>
    <w:rsid w:val="00D404D4"/>
    <w:rsid w:val="00D40C5E"/>
    <w:rsid w:val="00D41A14"/>
    <w:rsid w:val="00D46AA9"/>
    <w:rsid w:val="00D46B64"/>
    <w:rsid w:val="00D472FE"/>
    <w:rsid w:val="00D4732C"/>
    <w:rsid w:val="00D51700"/>
    <w:rsid w:val="00D52279"/>
    <w:rsid w:val="00D54904"/>
    <w:rsid w:val="00D55946"/>
    <w:rsid w:val="00D6057C"/>
    <w:rsid w:val="00D60C7C"/>
    <w:rsid w:val="00D61116"/>
    <w:rsid w:val="00D62BD1"/>
    <w:rsid w:val="00D63589"/>
    <w:rsid w:val="00D63AC1"/>
    <w:rsid w:val="00D63C41"/>
    <w:rsid w:val="00D66089"/>
    <w:rsid w:val="00D6662E"/>
    <w:rsid w:val="00D66917"/>
    <w:rsid w:val="00D679FF"/>
    <w:rsid w:val="00D754EB"/>
    <w:rsid w:val="00D775AF"/>
    <w:rsid w:val="00D777A2"/>
    <w:rsid w:val="00D81283"/>
    <w:rsid w:val="00D813E9"/>
    <w:rsid w:val="00D83AE6"/>
    <w:rsid w:val="00D86A5F"/>
    <w:rsid w:val="00D915E7"/>
    <w:rsid w:val="00D92A1F"/>
    <w:rsid w:val="00D92B2E"/>
    <w:rsid w:val="00D94769"/>
    <w:rsid w:val="00D970B9"/>
    <w:rsid w:val="00DA11A6"/>
    <w:rsid w:val="00DA3736"/>
    <w:rsid w:val="00DA4773"/>
    <w:rsid w:val="00DA5C2F"/>
    <w:rsid w:val="00DA5E23"/>
    <w:rsid w:val="00DA6F8A"/>
    <w:rsid w:val="00DA7330"/>
    <w:rsid w:val="00DA7957"/>
    <w:rsid w:val="00DB155D"/>
    <w:rsid w:val="00DB2B1D"/>
    <w:rsid w:val="00DB307E"/>
    <w:rsid w:val="00DB3FCA"/>
    <w:rsid w:val="00DB5DAF"/>
    <w:rsid w:val="00DB68EC"/>
    <w:rsid w:val="00DB7FD7"/>
    <w:rsid w:val="00DC6C6F"/>
    <w:rsid w:val="00DC7E94"/>
    <w:rsid w:val="00DD06BF"/>
    <w:rsid w:val="00DD2A5C"/>
    <w:rsid w:val="00DD3926"/>
    <w:rsid w:val="00DD4215"/>
    <w:rsid w:val="00DD485D"/>
    <w:rsid w:val="00DD6B9F"/>
    <w:rsid w:val="00DD7BD1"/>
    <w:rsid w:val="00DE0222"/>
    <w:rsid w:val="00DE412E"/>
    <w:rsid w:val="00DE5752"/>
    <w:rsid w:val="00DE60D4"/>
    <w:rsid w:val="00DE7B58"/>
    <w:rsid w:val="00DF1E2E"/>
    <w:rsid w:val="00DF2A65"/>
    <w:rsid w:val="00DF452E"/>
    <w:rsid w:val="00E0006D"/>
    <w:rsid w:val="00E0063C"/>
    <w:rsid w:val="00E023E7"/>
    <w:rsid w:val="00E0280B"/>
    <w:rsid w:val="00E03B56"/>
    <w:rsid w:val="00E0410D"/>
    <w:rsid w:val="00E05798"/>
    <w:rsid w:val="00E062CF"/>
    <w:rsid w:val="00E06873"/>
    <w:rsid w:val="00E14B7E"/>
    <w:rsid w:val="00E14C16"/>
    <w:rsid w:val="00E225B1"/>
    <w:rsid w:val="00E22965"/>
    <w:rsid w:val="00E22E10"/>
    <w:rsid w:val="00E276C1"/>
    <w:rsid w:val="00E3019A"/>
    <w:rsid w:val="00E32C77"/>
    <w:rsid w:val="00E34962"/>
    <w:rsid w:val="00E34B36"/>
    <w:rsid w:val="00E353B0"/>
    <w:rsid w:val="00E3599E"/>
    <w:rsid w:val="00E3633B"/>
    <w:rsid w:val="00E40770"/>
    <w:rsid w:val="00E41A06"/>
    <w:rsid w:val="00E41C96"/>
    <w:rsid w:val="00E4314A"/>
    <w:rsid w:val="00E44904"/>
    <w:rsid w:val="00E45FFE"/>
    <w:rsid w:val="00E4720B"/>
    <w:rsid w:val="00E47C1B"/>
    <w:rsid w:val="00E511B1"/>
    <w:rsid w:val="00E53FC6"/>
    <w:rsid w:val="00E5416E"/>
    <w:rsid w:val="00E61723"/>
    <w:rsid w:val="00E6280C"/>
    <w:rsid w:val="00E63F12"/>
    <w:rsid w:val="00E6433D"/>
    <w:rsid w:val="00E65A8D"/>
    <w:rsid w:val="00E65EDE"/>
    <w:rsid w:val="00E67284"/>
    <w:rsid w:val="00E6770D"/>
    <w:rsid w:val="00E714C4"/>
    <w:rsid w:val="00E71643"/>
    <w:rsid w:val="00E7562E"/>
    <w:rsid w:val="00E76181"/>
    <w:rsid w:val="00E800DC"/>
    <w:rsid w:val="00E80A7E"/>
    <w:rsid w:val="00E82980"/>
    <w:rsid w:val="00E83035"/>
    <w:rsid w:val="00E8380A"/>
    <w:rsid w:val="00E864DB"/>
    <w:rsid w:val="00E93B58"/>
    <w:rsid w:val="00E965F1"/>
    <w:rsid w:val="00EA0BC8"/>
    <w:rsid w:val="00EA1F56"/>
    <w:rsid w:val="00EA3FB1"/>
    <w:rsid w:val="00EA58E4"/>
    <w:rsid w:val="00EA5CC5"/>
    <w:rsid w:val="00EB4875"/>
    <w:rsid w:val="00EB525A"/>
    <w:rsid w:val="00EC135F"/>
    <w:rsid w:val="00EC14CA"/>
    <w:rsid w:val="00EC412E"/>
    <w:rsid w:val="00EC7CEA"/>
    <w:rsid w:val="00ED0CF5"/>
    <w:rsid w:val="00ED106D"/>
    <w:rsid w:val="00ED12A8"/>
    <w:rsid w:val="00ED1481"/>
    <w:rsid w:val="00ED15D2"/>
    <w:rsid w:val="00ED1E37"/>
    <w:rsid w:val="00ED447B"/>
    <w:rsid w:val="00ED5A12"/>
    <w:rsid w:val="00ED7DE4"/>
    <w:rsid w:val="00EE00A0"/>
    <w:rsid w:val="00EE2058"/>
    <w:rsid w:val="00EE226D"/>
    <w:rsid w:val="00EE2BB0"/>
    <w:rsid w:val="00EE2BD3"/>
    <w:rsid w:val="00EE2F15"/>
    <w:rsid w:val="00EE30FE"/>
    <w:rsid w:val="00EE31FE"/>
    <w:rsid w:val="00EE6566"/>
    <w:rsid w:val="00EF0534"/>
    <w:rsid w:val="00EF0728"/>
    <w:rsid w:val="00EF30E3"/>
    <w:rsid w:val="00EF584C"/>
    <w:rsid w:val="00EF69CE"/>
    <w:rsid w:val="00EF6F98"/>
    <w:rsid w:val="00F040E5"/>
    <w:rsid w:val="00F0483C"/>
    <w:rsid w:val="00F053B6"/>
    <w:rsid w:val="00F07D3A"/>
    <w:rsid w:val="00F07F83"/>
    <w:rsid w:val="00F11D2F"/>
    <w:rsid w:val="00F152FF"/>
    <w:rsid w:val="00F1730D"/>
    <w:rsid w:val="00F2136A"/>
    <w:rsid w:val="00F216DD"/>
    <w:rsid w:val="00F21CCD"/>
    <w:rsid w:val="00F2239D"/>
    <w:rsid w:val="00F22933"/>
    <w:rsid w:val="00F2555C"/>
    <w:rsid w:val="00F27F70"/>
    <w:rsid w:val="00F31977"/>
    <w:rsid w:val="00F31E4F"/>
    <w:rsid w:val="00F32EDA"/>
    <w:rsid w:val="00F334CD"/>
    <w:rsid w:val="00F33D3B"/>
    <w:rsid w:val="00F35A78"/>
    <w:rsid w:val="00F404FE"/>
    <w:rsid w:val="00F41559"/>
    <w:rsid w:val="00F44D66"/>
    <w:rsid w:val="00F47008"/>
    <w:rsid w:val="00F50B7E"/>
    <w:rsid w:val="00F514A4"/>
    <w:rsid w:val="00F52715"/>
    <w:rsid w:val="00F54175"/>
    <w:rsid w:val="00F5472C"/>
    <w:rsid w:val="00F54B60"/>
    <w:rsid w:val="00F551E0"/>
    <w:rsid w:val="00F5579F"/>
    <w:rsid w:val="00F559C7"/>
    <w:rsid w:val="00F55D83"/>
    <w:rsid w:val="00F6769D"/>
    <w:rsid w:val="00F71698"/>
    <w:rsid w:val="00F72420"/>
    <w:rsid w:val="00F728AC"/>
    <w:rsid w:val="00F75C53"/>
    <w:rsid w:val="00F76DBE"/>
    <w:rsid w:val="00F76E79"/>
    <w:rsid w:val="00F81D31"/>
    <w:rsid w:val="00F822AB"/>
    <w:rsid w:val="00F8248C"/>
    <w:rsid w:val="00F82FF9"/>
    <w:rsid w:val="00F84CD8"/>
    <w:rsid w:val="00F85D04"/>
    <w:rsid w:val="00F9002C"/>
    <w:rsid w:val="00F902E9"/>
    <w:rsid w:val="00F9044E"/>
    <w:rsid w:val="00F9084D"/>
    <w:rsid w:val="00F92125"/>
    <w:rsid w:val="00F935A2"/>
    <w:rsid w:val="00F9753A"/>
    <w:rsid w:val="00FA2069"/>
    <w:rsid w:val="00FA27AB"/>
    <w:rsid w:val="00FA4E5F"/>
    <w:rsid w:val="00FA5DF3"/>
    <w:rsid w:val="00FA6762"/>
    <w:rsid w:val="00FA7A8C"/>
    <w:rsid w:val="00FB030E"/>
    <w:rsid w:val="00FB0D4F"/>
    <w:rsid w:val="00FB250C"/>
    <w:rsid w:val="00FB2DCD"/>
    <w:rsid w:val="00FB3014"/>
    <w:rsid w:val="00FB38D7"/>
    <w:rsid w:val="00FB426D"/>
    <w:rsid w:val="00FC04A1"/>
    <w:rsid w:val="00FC059E"/>
    <w:rsid w:val="00FC3260"/>
    <w:rsid w:val="00FC7293"/>
    <w:rsid w:val="00FD0620"/>
    <w:rsid w:val="00FD08B4"/>
    <w:rsid w:val="00FD1A86"/>
    <w:rsid w:val="00FD265A"/>
    <w:rsid w:val="00FD45A4"/>
    <w:rsid w:val="00FD47DC"/>
    <w:rsid w:val="00FD5559"/>
    <w:rsid w:val="00FD7A91"/>
    <w:rsid w:val="00FE0181"/>
    <w:rsid w:val="00FE1841"/>
    <w:rsid w:val="00FE1A55"/>
    <w:rsid w:val="00FE2092"/>
    <w:rsid w:val="00FE371A"/>
    <w:rsid w:val="00FE43E7"/>
    <w:rsid w:val="00FE4AD2"/>
    <w:rsid w:val="00FE765D"/>
    <w:rsid w:val="00FF1638"/>
    <w:rsid w:val="00FF4441"/>
    <w:rsid w:val="00FF46AE"/>
    <w:rsid w:val="00FF7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9DD01"/>
  <w15:docId w15:val="{0551491F-8651-401E-8AFF-E441235F5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16D13"/>
    <w:pPr>
      <w:ind w:left="720"/>
      <w:contextualSpacing/>
    </w:pPr>
    <w:rPr>
      <w:rFonts w:asciiTheme="minorHAnsi" w:eastAsiaTheme="minorHAnsi" w:hAnsiTheme="minorHAnsi" w:cstheme="minorBidi"/>
      <w:lang w:eastAsia="en-US"/>
    </w:rPr>
  </w:style>
  <w:style w:type="character" w:styleId="Hyperlink">
    <w:name w:val="Hyperlink"/>
    <w:basedOn w:val="DefaultParagraphFont"/>
    <w:uiPriority w:val="99"/>
    <w:unhideWhenUsed/>
    <w:rsid w:val="00016D13"/>
    <w:rPr>
      <w:color w:val="0000FF" w:themeColor="hyperlink"/>
      <w:u w:val="single"/>
    </w:rPr>
  </w:style>
  <w:style w:type="character" w:styleId="UnresolvedMention">
    <w:name w:val="Unresolved Mention"/>
    <w:basedOn w:val="DefaultParagraphFont"/>
    <w:uiPriority w:val="99"/>
    <w:semiHidden/>
    <w:unhideWhenUsed/>
    <w:rsid w:val="00B94653"/>
    <w:rPr>
      <w:color w:val="605E5C"/>
      <w:shd w:val="clear" w:color="auto" w:fill="E1DFDD"/>
    </w:rPr>
  </w:style>
  <w:style w:type="character" w:styleId="FollowedHyperlink">
    <w:name w:val="FollowedHyperlink"/>
    <w:basedOn w:val="DefaultParagraphFont"/>
    <w:uiPriority w:val="99"/>
    <w:semiHidden/>
    <w:unhideWhenUsed/>
    <w:rsid w:val="00B11254"/>
    <w:rPr>
      <w:color w:val="800080" w:themeColor="followedHyperlink"/>
      <w:u w:val="single"/>
    </w:rPr>
  </w:style>
  <w:style w:type="paragraph" w:styleId="NoSpacing">
    <w:name w:val="No Spacing"/>
    <w:uiPriority w:val="1"/>
    <w:qFormat/>
    <w:rsid w:val="00757E36"/>
    <w:pPr>
      <w:spacing w:after="0" w:line="240" w:lineRule="auto"/>
    </w:pPr>
    <w:rPr>
      <w:rFonts w:asciiTheme="minorHAnsi" w:eastAsiaTheme="minorEastAsia" w:hAnsiTheme="minorHAnsi" w:cstheme="minorBidi"/>
    </w:rPr>
  </w:style>
  <w:style w:type="character" w:customStyle="1" w:styleId="markedcontent">
    <w:name w:val="markedcontent"/>
    <w:basedOn w:val="DefaultParagraphFont"/>
    <w:rsid w:val="00532E01"/>
  </w:style>
  <w:style w:type="character" w:styleId="CommentReference">
    <w:name w:val="annotation reference"/>
    <w:basedOn w:val="DefaultParagraphFont"/>
    <w:uiPriority w:val="99"/>
    <w:semiHidden/>
    <w:unhideWhenUsed/>
    <w:rsid w:val="00444394"/>
    <w:rPr>
      <w:sz w:val="16"/>
      <w:szCs w:val="16"/>
    </w:rPr>
  </w:style>
  <w:style w:type="paragraph" w:styleId="CommentText">
    <w:name w:val="annotation text"/>
    <w:basedOn w:val="Normal"/>
    <w:link w:val="CommentTextChar"/>
    <w:uiPriority w:val="99"/>
    <w:semiHidden/>
    <w:unhideWhenUsed/>
    <w:rsid w:val="00444394"/>
    <w:pPr>
      <w:spacing w:line="240" w:lineRule="auto"/>
    </w:pPr>
    <w:rPr>
      <w:sz w:val="20"/>
      <w:szCs w:val="20"/>
    </w:rPr>
  </w:style>
  <w:style w:type="character" w:customStyle="1" w:styleId="CommentTextChar">
    <w:name w:val="Comment Text Char"/>
    <w:basedOn w:val="DefaultParagraphFont"/>
    <w:link w:val="CommentText"/>
    <w:uiPriority w:val="99"/>
    <w:semiHidden/>
    <w:rsid w:val="00444394"/>
    <w:rPr>
      <w:sz w:val="20"/>
      <w:szCs w:val="20"/>
    </w:rPr>
  </w:style>
  <w:style w:type="paragraph" w:styleId="CommentSubject">
    <w:name w:val="annotation subject"/>
    <w:basedOn w:val="CommentText"/>
    <w:next w:val="CommentText"/>
    <w:link w:val="CommentSubjectChar"/>
    <w:uiPriority w:val="99"/>
    <w:semiHidden/>
    <w:unhideWhenUsed/>
    <w:rsid w:val="00444394"/>
    <w:rPr>
      <w:b/>
      <w:bCs/>
    </w:rPr>
  </w:style>
  <w:style w:type="character" w:customStyle="1" w:styleId="CommentSubjectChar">
    <w:name w:val="Comment Subject Char"/>
    <w:basedOn w:val="CommentTextChar"/>
    <w:link w:val="CommentSubject"/>
    <w:uiPriority w:val="99"/>
    <w:semiHidden/>
    <w:rsid w:val="004443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youtu.be/oXsc9W_Ii6k?si=tXSmOoYTbwp5pzyB" TargetMode="External"/><Relationship Id="rId170" Type="http://schemas.openxmlformats.org/officeDocument/2006/relationships/hyperlink" Target="https://www.youtube.com/shorts/v8iKXydPMFU" TargetMode="External"/><Relationship Id="rId268" Type="http://schemas.openxmlformats.org/officeDocument/2006/relationships/hyperlink" Target="https://youtu.be/S582ox6c4l4?si=MDFAiBx1XF4QTW8U" TargetMode="External"/><Relationship Id="rId475" Type="http://schemas.openxmlformats.org/officeDocument/2006/relationships/hyperlink" Target="https://www.instagram.com/reel/C1CRp2HvuLZ/?utm_source=ig_web_copy_link&amp;igsh=MzRlODBiNWFlZA==" TargetMode="External"/><Relationship Id="rId682" Type="http://schemas.openxmlformats.org/officeDocument/2006/relationships/hyperlink" Target="https://www.instagram.com/reel/Cyh6aKJoFq1/?igshid=MzRlODBiNWFlZA==" TargetMode="External"/><Relationship Id="rId128" Type="http://schemas.openxmlformats.org/officeDocument/2006/relationships/hyperlink" Target="https://www.instagram.com/reel/DSFi7eAkjeO/?utm_source=ig_web_copy_link" TargetMode="External"/><Relationship Id="rId335" Type="http://schemas.openxmlformats.org/officeDocument/2006/relationships/hyperlink" Target="https://www.youtube.com/watch?v=peCJqqaQbOo" TargetMode="External"/><Relationship Id="rId542" Type="http://schemas.openxmlformats.org/officeDocument/2006/relationships/hyperlink" Target="https://www.instagram.com/reel/CxA1-jIoMpP/?igshid=MWZjMTM2ODFkZg==" TargetMode="External"/><Relationship Id="rId987" Type="http://schemas.openxmlformats.org/officeDocument/2006/relationships/hyperlink" Target="https://www.youtube.com/watch?v=x63iPTFx5g0" TargetMode="External"/><Relationship Id="rId1172" Type="http://schemas.openxmlformats.org/officeDocument/2006/relationships/hyperlink" Target="https://www.youtube.com/watch?v=jtHfgJu_Tsk" TargetMode="External"/><Relationship Id="rId402" Type="http://schemas.openxmlformats.org/officeDocument/2006/relationships/hyperlink" Target="https://youtube.com/shorts/P1Go0_sCwoY?si=nrxGmOD7O2n3cJvq" TargetMode="External"/><Relationship Id="rId847" Type="http://schemas.openxmlformats.org/officeDocument/2006/relationships/hyperlink" Target="https://youtube.com/shorts/XvFQA5CAJVo?si=e0RRqH9KDSnmcYNl" TargetMode="External"/><Relationship Id="rId1032" Type="http://schemas.openxmlformats.org/officeDocument/2006/relationships/hyperlink" Target="https://youtu.be/mAzUMu0AIsE?si=erWeVj94dDA5CPfn" TargetMode="External"/><Relationship Id="rId707" Type="http://schemas.openxmlformats.org/officeDocument/2006/relationships/hyperlink" Target="https://youtu.be/ddoZYQ99xeY?si=hqD7Bpmbl74sehS4" TargetMode="External"/><Relationship Id="rId914" Type="http://schemas.openxmlformats.org/officeDocument/2006/relationships/hyperlink" Target="https://www.instagram.com/reel/DLXO5UtI-US/?utm_source=ig_web_copy_link" TargetMode="External"/><Relationship Id="rId1337" Type="http://schemas.openxmlformats.org/officeDocument/2006/relationships/hyperlink" Target="https://www.instagram.com/reel/Cs6H5UdIP3s/?utm_source=ig_web_copy_link&amp;igshid=MzRlODBiNWFlZA==" TargetMode="External"/><Relationship Id="rId43" Type="http://schemas.openxmlformats.org/officeDocument/2006/relationships/hyperlink" Target="https://www.instagram.com/reel/DJjWzVkoY-N/?igsh=eWRjZjZjbjBuZGRj" TargetMode="External"/><Relationship Id="rId1404" Type="http://schemas.openxmlformats.org/officeDocument/2006/relationships/hyperlink" Target="https://www.youtube.com/shorts/8vv72uS_0kY" TargetMode="External"/><Relationship Id="rId192" Type="http://schemas.openxmlformats.org/officeDocument/2006/relationships/hyperlink" Target="https://www.youtube.com/watch?v=9GBA5_bbLW8" TargetMode="External"/><Relationship Id="rId497" Type="http://schemas.openxmlformats.org/officeDocument/2006/relationships/hyperlink" Target="https://www.instagram.com/reel/DFKzZOeyank/?igsh=MWZpemxzbmZwaGZtag==" TargetMode="External"/><Relationship Id="rId357" Type="http://schemas.openxmlformats.org/officeDocument/2006/relationships/hyperlink" Target="https://youtu.be/nfPD7vndJuU?si=JazOZ7hH3y8BnswL" TargetMode="External"/><Relationship Id="rId1194" Type="http://schemas.openxmlformats.org/officeDocument/2006/relationships/hyperlink" Target="https://youtu.be/WmUuU0A8uDQ?si=cLrAxOpSV1RbW5t1" TargetMode="External"/><Relationship Id="rId217" Type="http://schemas.openxmlformats.org/officeDocument/2006/relationships/hyperlink" Target="https://youtube.com/shorts/Kdfww2RoyqI?si=5u-LTu9MuPjrki7o" TargetMode="External"/><Relationship Id="rId564" Type="http://schemas.openxmlformats.org/officeDocument/2006/relationships/hyperlink" Target="https://www.instagram.com/reel/C91lPyFS5yd/?utm_source=ig_web_copy_link&amp;igsh=MzRlODBiNWFlZA==" TargetMode="External"/><Relationship Id="rId771" Type="http://schemas.openxmlformats.org/officeDocument/2006/relationships/hyperlink" Target="https://youtu.be/TJpL4xHG75w?si=EH_dShP4CM6Khx4s" TargetMode="External"/><Relationship Id="rId869" Type="http://schemas.openxmlformats.org/officeDocument/2006/relationships/hyperlink" Target="https://www.instagram.com/reel/DGLIn8GP6-n/?igsh=aWhraXVjd2dvYmVz" TargetMode="External"/><Relationship Id="rId424" Type="http://schemas.openxmlformats.org/officeDocument/2006/relationships/hyperlink" Target="https://www.youtube.com/watch?v=qVMO4IqFL9w" TargetMode="External"/><Relationship Id="rId631" Type="http://schemas.openxmlformats.org/officeDocument/2006/relationships/hyperlink" Target="https://www.instagram.com/reel/C0MinQ8uSTf/?utm_source=ig_web_button_share_sheet" TargetMode="External"/><Relationship Id="rId729" Type="http://schemas.openxmlformats.org/officeDocument/2006/relationships/hyperlink" Target="https://www.youtube.com/watch?v=yPqS6_eiezE" TargetMode="External"/><Relationship Id="rId1054" Type="http://schemas.openxmlformats.org/officeDocument/2006/relationships/hyperlink" Target="https://www.youtube.com/watch?v=54IerjvVAbQ" TargetMode="External"/><Relationship Id="rId1261" Type="http://schemas.openxmlformats.org/officeDocument/2006/relationships/hyperlink" Target="https://youtube.com/shorts/r9jFYUqo3DM?si=RUDlwQPd_q33vBAo" TargetMode="External"/><Relationship Id="rId1359" Type="http://schemas.openxmlformats.org/officeDocument/2006/relationships/hyperlink" Target="https://www.youtube.com/watch?v=gVGlOTCNOZU" TargetMode="External"/><Relationship Id="rId936" Type="http://schemas.openxmlformats.org/officeDocument/2006/relationships/hyperlink" Target="https://www.youtube.com/watch?v=k7hqrSA-4Cg" TargetMode="External"/><Relationship Id="rId1121" Type="http://schemas.openxmlformats.org/officeDocument/2006/relationships/hyperlink" Target="https://www.instagram.com/reel/DMr5gIxyOha/?utm_source=ig_web_copy_link" TargetMode="External"/><Relationship Id="rId1219" Type="http://schemas.openxmlformats.org/officeDocument/2006/relationships/hyperlink" Target="https://youtu.be/VjkQYNEkV3A?si=zASe9LbPqNb70r1M" TargetMode="External"/><Relationship Id="rId65" Type="http://schemas.openxmlformats.org/officeDocument/2006/relationships/hyperlink" Target="https://www.youtube.com/watch?v=Y3pwCSe4NWs" TargetMode="External"/><Relationship Id="rId281" Type="http://schemas.openxmlformats.org/officeDocument/2006/relationships/hyperlink" Target="https://www.youtube.com/watch?v=VjkQYNEkV3A" TargetMode="External"/><Relationship Id="rId141" Type="http://schemas.openxmlformats.org/officeDocument/2006/relationships/hyperlink" Target="https://youtu.be/_2yjiceQPSc?si=xRMOmXpw6H7kkq6l" TargetMode="External"/><Relationship Id="rId379" Type="http://schemas.openxmlformats.org/officeDocument/2006/relationships/hyperlink" Target="https://youtube.com/shorts/vzfC3RG_UyA?si=H1CkyFK9pWSxjMgC" TargetMode="External"/><Relationship Id="rId586" Type="http://schemas.openxmlformats.org/officeDocument/2006/relationships/hyperlink" Target="https://www.youtube.com/shorts/srPVsub6JCo" TargetMode="External"/><Relationship Id="rId793" Type="http://schemas.openxmlformats.org/officeDocument/2006/relationships/hyperlink" Target="https://www.youtube.com/watch?v=j82RL5gWubI" TargetMode="External"/><Relationship Id="rId7" Type="http://schemas.openxmlformats.org/officeDocument/2006/relationships/hyperlink" Target="https://youtube.com/shorts/GgNh4jH0ijI?si=yap2auInWgfHPnBi" TargetMode="External"/><Relationship Id="rId239" Type="http://schemas.openxmlformats.org/officeDocument/2006/relationships/hyperlink" Target="https://www.youtube.com/watch?v=yHqe37aVKz0" TargetMode="External"/><Relationship Id="rId446" Type="http://schemas.openxmlformats.org/officeDocument/2006/relationships/hyperlink" Target="https://youtube.com/shorts/I_XOolcKChY?si=vbjhC0yJauZfS0EM" TargetMode="External"/><Relationship Id="rId653" Type="http://schemas.openxmlformats.org/officeDocument/2006/relationships/hyperlink" Target="https://youtube.com/shorts/mNWF1rjkRKg?si=HcqCH6kenpF6SPm-" TargetMode="External"/><Relationship Id="rId1076" Type="http://schemas.openxmlformats.org/officeDocument/2006/relationships/hyperlink" Target="https://www.instagram.com/reel/C8EwurmpQNQ/?utm_source=ig_web_copy_link&amp;igsh=MzRlODBiNWFlZA==" TargetMode="External"/><Relationship Id="rId1283" Type="http://schemas.openxmlformats.org/officeDocument/2006/relationships/hyperlink" Target="https://www.instagram.com/reel/DGIuETGyt0H/?utm_source=ig_web_copy_link" TargetMode="External"/><Relationship Id="rId306" Type="http://schemas.openxmlformats.org/officeDocument/2006/relationships/hyperlink" Target="https://youtube.com/shorts/9Lln6BtfewA?si=EIdrJiYcl9Ct4P5E" TargetMode="External"/><Relationship Id="rId860" Type="http://schemas.openxmlformats.org/officeDocument/2006/relationships/hyperlink" Target="https://www.youtube.com/shorts/drE8c432_Zw" TargetMode="External"/><Relationship Id="rId958" Type="http://schemas.openxmlformats.org/officeDocument/2006/relationships/hyperlink" Target="https://youtube.com/shorts/2gdnv2LopkE?si=wASELzWdnRuey7yV" TargetMode="External"/><Relationship Id="rId1143" Type="http://schemas.openxmlformats.org/officeDocument/2006/relationships/hyperlink" Target="https://www.instagram.com/reel/C9nCJd0RMY1/?igsh=N2U5OG82MWhrcTdq" TargetMode="External"/><Relationship Id="rId87" Type="http://schemas.openxmlformats.org/officeDocument/2006/relationships/hyperlink" Target="https://www.youtube.com/watch?v=EFPtsoIm_lI" TargetMode="External"/><Relationship Id="rId513" Type="http://schemas.openxmlformats.org/officeDocument/2006/relationships/hyperlink" Target="https://www.instagram.com/reel/DShhZW-EW3P/?utm_source=ig_web_button_share_sheet" TargetMode="External"/><Relationship Id="rId720" Type="http://schemas.openxmlformats.org/officeDocument/2006/relationships/hyperlink" Target="https://www.instagram.com/reel/DRw5NC2jJae/?utm_source=ig_web_copy_link" TargetMode="External"/><Relationship Id="rId818" Type="http://schemas.openxmlformats.org/officeDocument/2006/relationships/hyperlink" Target="https://youtube.com/shorts/RJ6i4bd0oiA?si=Fu3gKFUNcnZxNtwN" TargetMode="External"/><Relationship Id="rId1350" Type="http://schemas.openxmlformats.org/officeDocument/2006/relationships/hyperlink" Target="https://www.youtube.com/watch?v=lo8LV4DskOc" TargetMode="External"/><Relationship Id="rId1003" Type="http://schemas.openxmlformats.org/officeDocument/2006/relationships/hyperlink" Target="https://www.instagram.com/p/Cs0ZDYuIcYs/" TargetMode="External"/><Relationship Id="rId1210" Type="http://schemas.openxmlformats.org/officeDocument/2006/relationships/hyperlink" Target="https://www.instagram.com/reel/DXoTLfDETde/?utm_source=ig_web_button_share_sheet" TargetMode="External"/><Relationship Id="rId1308" Type="http://schemas.openxmlformats.org/officeDocument/2006/relationships/hyperlink" Target="https://www.youtube.com/watch?v=iLsKKoMiazo" TargetMode="External"/><Relationship Id="rId14" Type="http://schemas.openxmlformats.org/officeDocument/2006/relationships/hyperlink" Target="https://www.youtube.com/shorts/I-a1ICUjoFM" TargetMode="External"/><Relationship Id="rId163" Type="http://schemas.openxmlformats.org/officeDocument/2006/relationships/hyperlink" Target="https://youtube.com/shorts/7vq2QXxqze8?si=N8n4R3cP3r6ml4hZ" TargetMode="External"/><Relationship Id="rId370" Type="http://schemas.openxmlformats.org/officeDocument/2006/relationships/hyperlink" Target="https://youtube.com/shorts/vJvwqAMVWak?si=JzJI_pMIAYYiLs_J" TargetMode="External"/><Relationship Id="rId230" Type="http://schemas.openxmlformats.org/officeDocument/2006/relationships/hyperlink" Target="https://youtu.be/hodasPjlOdU?si=zmOUoaFRklO7aeNY" TargetMode="External"/><Relationship Id="rId468" Type="http://schemas.openxmlformats.org/officeDocument/2006/relationships/hyperlink" Target="https://www.youtube.com/watch?v=Lny831WS3m8" TargetMode="External"/><Relationship Id="rId675" Type="http://schemas.openxmlformats.org/officeDocument/2006/relationships/hyperlink" Target="https://www.youtube.com/watch?v=W5zypcCB5uA" TargetMode="External"/><Relationship Id="rId882" Type="http://schemas.openxmlformats.org/officeDocument/2006/relationships/hyperlink" Target="https://www.instagram.com/p/DPs1VWKkcbu/?utm_source=ig_web_copy_link" TargetMode="External"/><Relationship Id="rId1098" Type="http://schemas.openxmlformats.org/officeDocument/2006/relationships/hyperlink" Target="https://www.instagram.com/reel/C6duhp4v2vK/?igsh=MWJidjlxbWNxcWs2Mw==" TargetMode="External"/><Relationship Id="rId328" Type="http://schemas.openxmlformats.org/officeDocument/2006/relationships/hyperlink" Target="https://www.youtube.com/watch?v=bDwet8lvE0Q" TargetMode="External"/><Relationship Id="rId535" Type="http://schemas.openxmlformats.org/officeDocument/2006/relationships/hyperlink" Target="https://youtu.be/KR2H8EQ86Fw" TargetMode="External"/><Relationship Id="rId742" Type="http://schemas.openxmlformats.org/officeDocument/2006/relationships/hyperlink" Target="https://www.youtube.com/watch?v=3QGtLL_BM94" TargetMode="External"/><Relationship Id="rId1165" Type="http://schemas.openxmlformats.org/officeDocument/2006/relationships/hyperlink" Target="https://www.youtube.com/watch?v=w9ZL_bcaBx4" TargetMode="External"/><Relationship Id="rId1372" Type="http://schemas.openxmlformats.org/officeDocument/2006/relationships/hyperlink" Target="https://www.youtube.com/watch?v=LohcQkSJccM" TargetMode="External"/><Relationship Id="rId602" Type="http://schemas.openxmlformats.org/officeDocument/2006/relationships/hyperlink" Target="https://youtube.com/shorts/CMymY0lhy3M?si=FoD8tpUC83ETd55T" TargetMode="External"/><Relationship Id="rId1025" Type="http://schemas.openxmlformats.org/officeDocument/2006/relationships/hyperlink" Target="https://youtube.com/shorts/RAE8-Fjoupw?si=L6sV0cNOImWMye3o" TargetMode="External"/><Relationship Id="rId1232" Type="http://schemas.openxmlformats.org/officeDocument/2006/relationships/hyperlink" Target="https://youtu.be/8wK14HwrAAs?si=R9LeaKz5QJfWwXM3" TargetMode="External"/><Relationship Id="rId907" Type="http://schemas.openxmlformats.org/officeDocument/2006/relationships/hyperlink" Target="https://www.youtube.com/watch?v=0Y5Ivlq4hQQ" TargetMode="External"/><Relationship Id="rId36" Type="http://schemas.openxmlformats.org/officeDocument/2006/relationships/hyperlink" Target="https://youtu.be/tWrwWHqnb-Y?si=p97fJaY4auDnUfIX" TargetMode="External"/><Relationship Id="rId185" Type="http://schemas.openxmlformats.org/officeDocument/2006/relationships/hyperlink" Target="https://youtube.com/shorts/rqoYjtcej9k?si=qfnaavLElXnFJVEZ" TargetMode="External"/><Relationship Id="rId392" Type="http://schemas.openxmlformats.org/officeDocument/2006/relationships/hyperlink" Target="https://youtube.com/shorts/YcyMjDErRss?si=5MPUlv0p1oNilM3p" TargetMode="External"/><Relationship Id="rId697" Type="http://schemas.openxmlformats.org/officeDocument/2006/relationships/hyperlink" Target="https://youtube.com/shorts/b_QEotHVsgI?si=gB2lL53yxahDUP6L" TargetMode="External"/><Relationship Id="rId252" Type="http://schemas.openxmlformats.org/officeDocument/2006/relationships/hyperlink" Target="https://www.youtube.com/watch?v=q1VssUbPpWk" TargetMode="External"/><Relationship Id="rId1187" Type="http://schemas.openxmlformats.org/officeDocument/2006/relationships/hyperlink" Target="https://www.youtube.com/watch?v=X0cgn824US8" TargetMode="External"/><Relationship Id="rId112" Type="http://schemas.openxmlformats.org/officeDocument/2006/relationships/hyperlink" Target="https://www.instagram.com/reel/DOsPbhhEpva/?igsh=cmQyc3RsYXFydjll" TargetMode="External"/><Relationship Id="rId557" Type="http://schemas.openxmlformats.org/officeDocument/2006/relationships/hyperlink" Target="https://www.instagram.com/reel/C0vk6R2omiW/?utm_source=ig_web_copy_link&amp;igsh=MzRlODBiNWFlZA==" TargetMode="External"/><Relationship Id="rId764" Type="http://schemas.openxmlformats.org/officeDocument/2006/relationships/hyperlink" Target="https://www.youtube.com/watch?v=l22rMbcvE-M" TargetMode="External"/><Relationship Id="rId971" Type="http://schemas.openxmlformats.org/officeDocument/2006/relationships/hyperlink" Target="https://youtube.com/shorts/QO0WbnLMW18?si=3HpMW3WkhNoaYbgj" TargetMode="External"/><Relationship Id="rId1394" Type="http://schemas.openxmlformats.org/officeDocument/2006/relationships/hyperlink" Target="https://www.youtube.com/watch?v=V3WnGPPBF3Q" TargetMode="External"/><Relationship Id="rId417" Type="http://schemas.openxmlformats.org/officeDocument/2006/relationships/hyperlink" Target="https://www.youtube.com/watch?v=OTZIWDmpHgw" TargetMode="External"/><Relationship Id="rId624" Type="http://schemas.openxmlformats.org/officeDocument/2006/relationships/hyperlink" Target="https://youtube.com/shorts/AB4kYl2GSfk?si=xWBIi4Fx6d5N1E8w" TargetMode="External"/><Relationship Id="rId831" Type="http://schemas.openxmlformats.org/officeDocument/2006/relationships/hyperlink" Target="https://youtube.com/shorts/QMRd00JAe9M?si=ojH6vt_xr-wP4aoS" TargetMode="External"/><Relationship Id="rId1047" Type="http://schemas.openxmlformats.org/officeDocument/2006/relationships/hyperlink" Target="https://www.instagram.com/reel/DOK9KjbErdl/?utm_source=ig_web_copy_link&amp;igsh=MzRlODBiNWFlZA==" TargetMode="External"/><Relationship Id="rId1254" Type="http://schemas.openxmlformats.org/officeDocument/2006/relationships/hyperlink" Target="https://youtu.be/Pg8R0aLabLQ?si=Jp2UEo7mM-UhT3zt" TargetMode="External"/><Relationship Id="rId929" Type="http://schemas.openxmlformats.org/officeDocument/2006/relationships/hyperlink" Target="https://www.youtube.com/watch?v=Tot4ok8L3hs" TargetMode="External"/><Relationship Id="rId1114" Type="http://schemas.openxmlformats.org/officeDocument/2006/relationships/hyperlink" Target="https://youtube.com/shorts/DcfahZcZTI0?si=NqV3MKeLqn1vicjb" TargetMode="External"/><Relationship Id="rId1321" Type="http://schemas.openxmlformats.org/officeDocument/2006/relationships/hyperlink" Target="https://www.youtube.com/watch?v=mcUT1yr1tJg" TargetMode="External"/><Relationship Id="rId58" Type="http://schemas.openxmlformats.org/officeDocument/2006/relationships/hyperlink" Target="https://www.instagram.com/reel/DGVUYm3PAu4/?igsh=MTRxMmFvMnF5Y2M5Nw==" TargetMode="External"/><Relationship Id="rId274" Type="http://schemas.openxmlformats.org/officeDocument/2006/relationships/hyperlink" Target="https://www.instagram.com/reel/Cqop3zygHO1/?igshid=MzRlODBiNWFlZA==" TargetMode="External"/><Relationship Id="rId481" Type="http://schemas.openxmlformats.org/officeDocument/2006/relationships/hyperlink" Target="https://www.instagram.com/reel/C11mW_uoPDc/?utm_source=ig_web_copy_link&amp;igsh=MzRlODBiNWFlZA==" TargetMode="External"/><Relationship Id="rId134" Type="http://schemas.openxmlformats.org/officeDocument/2006/relationships/hyperlink" Target="https://youtu.be/ZPw5oQYjECU" TargetMode="External"/><Relationship Id="rId579" Type="http://schemas.openxmlformats.org/officeDocument/2006/relationships/hyperlink" Target="https://www.instagram.com/reel/Cra3PGkIY0A/?utm_source=ig_web_copy_link&amp;igshid=MzRlODBiNWFlZA==" TargetMode="External"/><Relationship Id="rId786" Type="http://schemas.openxmlformats.org/officeDocument/2006/relationships/hyperlink" Target="https://www.youtube.com/watch?v=MG9nKvMPopM" TargetMode="External"/><Relationship Id="rId993" Type="http://schemas.openxmlformats.org/officeDocument/2006/relationships/hyperlink" Target="https://www.youtube.com/shorts/TsigEz2L_OQ" TargetMode="External"/><Relationship Id="rId341" Type="http://schemas.openxmlformats.org/officeDocument/2006/relationships/hyperlink" Target="https://youtu.be/7Fbo_SOOPOA?si=ZbwYSpRWZWbYTRhz" TargetMode="External"/><Relationship Id="rId439" Type="http://schemas.openxmlformats.org/officeDocument/2006/relationships/hyperlink" Target="https://www.instagram.com/reel/DHaRSnKzmUM/?igsh=emdncDQ3MXQ5cHZ1" TargetMode="External"/><Relationship Id="rId646" Type="http://schemas.openxmlformats.org/officeDocument/2006/relationships/hyperlink" Target="https://www.instagram.com/reel/DJZBiegTCm4/?igsh=eWhtNDQ3ZmpmY3N0" TargetMode="External"/><Relationship Id="rId1069" Type="http://schemas.openxmlformats.org/officeDocument/2006/relationships/hyperlink" Target="https://www.youtube.com/watch?v=x63RvKofXUA" TargetMode="External"/><Relationship Id="rId1276" Type="http://schemas.openxmlformats.org/officeDocument/2006/relationships/hyperlink" Target="https://www.youtube.com/watch?v=Loh4lvieq-4" TargetMode="External"/><Relationship Id="rId201" Type="http://schemas.openxmlformats.org/officeDocument/2006/relationships/hyperlink" Target="https://youtube.com/shorts/sZYwl8xjrGI?si=EfGWDNgwNbe5tgra" TargetMode="External"/><Relationship Id="rId506" Type="http://schemas.openxmlformats.org/officeDocument/2006/relationships/hyperlink" Target="https://www.instagram.com/reel/DM7De53o4S-/?utm_source=ig_web_copy_link" TargetMode="External"/><Relationship Id="rId853" Type="http://schemas.openxmlformats.org/officeDocument/2006/relationships/hyperlink" Target="https://youtu.be/CdhYWWMyxJE?si=INkrm14GlPTbBr8C" TargetMode="External"/><Relationship Id="rId1136" Type="http://schemas.openxmlformats.org/officeDocument/2006/relationships/hyperlink" Target="https://youtube.com/shorts/Hd9q2svRAFI?si=z5Pen2PpFs3A_mGS" TargetMode="External"/><Relationship Id="rId713" Type="http://schemas.openxmlformats.org/officeDocument/2006/relationships/hyperlink" Target="https://youtube.com/shorts/pV7vHmJmb4g?si=ySg-qa6DI64AR12u" TargetMode="External"/><Relationship Id="rId920" Type="http://schemas.openxmlformats.org/officeDocument/2006/relationships/hyperlink" Target="https://youtube.com/shorts/Gx7S77FJRSI?si=eCW0Ua6zGijbPDTY" TargetMode="External"/><Relationship Id="rId1343" Type="http://schemas.openxmlformats.org/officeDocument/2006/relationships/hyperlink" Target="https://www.instagram.com/reel/DCTQ8yOO-G8/?igsh=MXV0ZHh2bmg1Y3U5cA==" TargetMode="External"/><Relationship Id="rId1203" Type="http://schemas.openxmlformats.org/officeDocument/2006/relationships/hyperlink" Target="https://www.youtube.com/watch?v=46qHlbvqyVY" TargetMode="External"/><Relationship Id="rId1410" Type="http://schemas.microsoft.com/office/2011/relationships/people" Target="people.xml"/><Relationship Id="rId296" Type="http://schemas.openxmlformats.org/officeDocument/2006/relationships/hyperlink" Target="https://www.youtube.com/watch?v=DS1FvscjSms" TargetMode="External"/><Relationship Id="rId156" Type="http://schemas.openxmlformats.org/officeDocument/2006/relationships/hyperlink" Target="https://youtube.com/shorts/n9df2HNH7Ho?si=x0VrsZGJ4vthRSY9" TargetMode="External"/><Relationship Id="rId363" Type="http://schemas.openxmlformats.org/officeDocument/2006/relationships/hyperlink" Target="https://youtu.be/YCJZG66G-eE?si=kDZZoSrLYBnFbAH3" TargetMode="External"/><Relationship Id="rId570" Type="http://schemas.openxmlformats.org/officeDocument/2006/relationships/hyperlink" Target="https://www.shelikesfood.com/vegetarian-stuffed-peppers/" TargetMode="External"/><Relationship Id="rId223" Type="http://schemas.openxmlformats.org/officeDocument/2006/relationships/hyperlink" Target="https://www.youtube.com/watch?v=Bwr8UMsDuYc" TargetMode="External"/><Relationship Id="rId430" Type="http://schemas.openxmlformats.org/officeDocument/2006/relationships/hyperlink" Target="https://youtu.be/nx_wXofVFmg?si=JiSKxqCBF3ZQsorN" TargetMode="External"/><Relationship Id="rId668" Type="http://schemas.openxmlformats.org/officeDocument/2006/relationships/hyperlink" Target="https://www.youtube.com/watch?v=MGFJPmKsk1E" TargetMode="External"/><Relationship Id="rId875" Type="http://schemas.openxmlformats.org/officeDocument/2006/relationships/hyperlink" Target="https://www.instagram.com/reel/DHyRO5lIkZL/?igsh=MXhudGhyYXdtdHc2Yg==" TargetMode="External"/><Relationship Id="rId1060" Type="http://schemas.openxmlformats.org/officeDocument/2006/relationships/hyperlink" Target="https://www.youtube.com/shorts/INmCnUqifFc" TargetMode="External"/><Relationship Id="rId1298" Type="http://schemas.openxmlformats.org/officeDocument/2006/relationships/hyperlink" Target="https://youtube.com/shorts/pJtRPg9CtZ0?si=vil0Ab8S1lmTccHP" TargetMode="External"/><Relationship Id="rId528" Type="http://schemas.openxmlformats.org/officeDocument/2006/relationships/hyperlink" Target="https://youtu.be/YibXhgpYoNs?si=HLX5NT9e3zw4jCF9" TargetMode="External"/><Relationship Id="rId735" Type="http://schemas.openxmlformats.org/officeDocument/2006/relationships/hyperlink" Target="https://www.youtube.com/watch?v=7U8DMB7-zZs" TargetMode="External"/><Relationship Id="rId942" Type="http://schemas.openxmlformats.org/officeDocument/2006/relationships/hyperlink" Target="https://www.instagram.com/reel/DBgyQgoJ1Gk/?utm_source=ig_web_copy_link&amp;igsh=MzRlODBiNWFlZA==" TargetMode="External"/><Relationship Id="rId1158" Type="http://schemas.openxmlformats.org/officeDocument/2006/relationships/hyperlink" Target="https://www.instagram.com/reel/C9UetgfyU7B/?igsh=MXJkMnVkdDJqOW5hdw==" TargetMode="External"/><Relationship Id="rId1365" Type="http://schemas.openxmlformats.org/officeDocument/2006/relationships/hyperlink" Target="https://www.youtube.com/watch?v=2A--hqXlb4I" TargetMode="External"/><Relationship Id="rId1018" Type="http://schemas.openxmlformats.org/officeDocument/2006/relationships/hyperlink" Target="https://youtube.com/shorts/5gYDlXPkb-A?si=EDS5NdIttq5o_0Jd" TargetMode="External"/><Relationship Id="rId1225" Type="http://schemas.openxmlformats.org/officeDocument/2006/relationships/hyperlink" Target="https://youtube.com/shorts/qwCvI7S6pkc?si=enDHGPB2xGis0bBG" TargetMode="External"/><Relationship Id="rId71" Type="http://schemas.openxmlformats.org/officeDocument/2006/relationships/hyperlink" Target="https://www.youtube.com/watch?v=e43oP0IH1_8" TargetMode="External"/><Relationship Id="rId802" Type="http://schemas.openxmlformats.org/officeDocument/2006/relationships/hyperlink" Target="https://youtube.com/shorts/CUu82yjR7Nk?si=KCZIiFG5EwzBv2fC" TargetMode="External"/><Relationship Id="rId29" Type="http://schemas.openxmlformats.org/officeDocument/2006/relationships/hyperlink" Target="https://youtube.com/shorts/GYnruf-Ymbo?si=GKSHjxfxNkZ4yyP8" TargetMode="External"/><Relationship Id="rId178" Type="http://schemas.openxmlformats.org/officeDocument/2006/relationships/hyperlink" Target="https://www.youtube.com/watch?v=W1yOGHM-MJ0" TargetMode="External"/><Relationship Id="rId385" Type="http://schemas.openxmlformats.org/officeDocument/2006/relationships/hyperlink" Target="https://youtube.com/shorts/Pd_zCdNtrMA?si=SiEoGzG0C1ODkH6J" TargetMode="External"/><Relationship Id="rId592" Type="http://schemas.openxmlformats.org/officeDocument/2006/relationships/hyperlink" Target="https://www.instagram.com/reel/C6KosFNRtU4/?utm_source=ig_web_copy_link" TargetMode="External"/><Relationship Id="rId245" Type="http://schemas.openxmlformats.org/officeDocument/2006/relationships/hyperlink" Target="https://www.youtube.com/watch?v=oC-b0Zvhvzk" TargetMode="External"/><Relationship Id="rId452" Type="http://schemas.openxmlformats.org/officeDocument/2006/relationships/hyperlink" Target="https://www.instagram.com/p/DWGwd2ECM1_/?utm_source=ig_web_copy_link&amp;igsh=MzRlODBiNWFlZA==" TargetMode="External"/><Relationship Id="rId897" Type="http://schemas.openxmlformats.org/officeDocument/2006/relationships/hyperlink" Target="https://www.youtube.com/watch?v=fTKcBGBleZQ" TargetMode="External"/><Relationship Id="rId1082" Type="http://schemas.openxmlformats.org/officeDocument/2006/relationships/hyperlink" Target="https://www.youtube.com/watch?v=xHwcc-_UuPs" TargetMode="External"/><Relationship Id="rId105" Type="http://schemas.openxmlformats.org/officeDocument/2006/relationships/hyperlink" Target="https://youtu.be/4d8Y0cFq1RI?si=dWYWtd0aBA6P5cRX" TargetMode="External"/><Relationship Id="rId312" Type="http://schemas.openxmlformats.org/officeDocument/2006/relationships/hyperlink" Target="https://www.youtube.com/watch?v=JLPfzQ0RafY" TargetMode="External"/><Relationship Id="rId757" Type="http://schemas.openxmlformats.org/officeDocument/2006/relationships/hyperlink" Target="https://youtube.com/shorts/Xnv1NkaPPWs?si=FnAZq3K7y1l-Um3z" TargetMode="External"/><Relationship Id="rId964" Type="http://schemas.openxmlformats.org/officeDocument/2006/relationships/hyperlink" Target="https://www.youtube.com/shorts/1LK1TT99c7M" TargetMode="External"/><Relationship Id="rId1387" Type="http://schemas.openxmlformats.org/officeDocument/2006/relationships/hyperlink" Target="https://www.youtube.com/watch?v=YMcDUXXyo44" TargetMode="External"/><Relationship Id="rId93" Type="http://schemas.openxmlformats.org/officeDocument/2006/relationships/hyperlink" Target="https://www.youtube.com/watch?v=CgA2VHMa8Qk" TargetMode="External"/><Relationship Id="rId617" Type="http://schemas.openxmlformats.org/officeDocument/2006/relationships/hyperlink" Target="https://www.youtube.com/watch?v=6ZORIKVMG38" TargetMode="External"/><Relationship Id="rId824" Type="http://schemas.openxmlformats.org/officeDocument/2006/relationships/hyperlink" Target="https://youtu.be/eSEIT4tjnBo?si=Cj5PAC6wf43eQEH4" TargetMode="External"/><Relationship Id="rId1247" Type="http://schemas.openxmlformats.org/officeDocument/2006/relationships/hyperlink" Target="https://youtu.be/5cSJeP6IsaI?si=XNP9aint7ko1jSUL" TargetMode="External"/><Relationship Id="rId1107" Type="http://schemas.openxmlformats.org/officeDocument/2006/relationships/hyperlink" Target="https://youtube.com/shorts/WE-T2_n471k?si=83F2EC5AZBh7bEnD" TargetMode="External"/><Relationship Id="rId1314" Type="http://schemas.openxmlformats.org/officeDocument/2006/relationships/hyperlink" Target="https://www.youtube.com/watch?v=AK5zpl3Z_xA" TargetMode="External"/><Relationship Id="rId20" Type="http://schemas.openxmlformats.org/officeDocument/2006/relationships/hyperlink" Target="https://www.instagram.com/reel/Cz_N6jpvW1M/?utm_source=ig_web_copy_link&amp;igsh=MzRlODBiNWFlZA==" TargetMode="External"/><Relationship Id="rId267" Type="http://schemas.openxmlformats.org/officeDocument/2006/relationships/hyperlink" Target="https://www.instagram.com/reel/CrsOYy7Adep/?igshid=MzRlODBiNWFlZA==" TargetMode="External"/><Relationship Id="rId474" Type="http://schemas.openxmlformats.org/officeDocument/2006/relationships/hyperlink" Target="https://www.instagram.com/reel/DF-glnmynKC/?utm_source=ig_web_copy_link" TargetMode="External"/><Relationship Id="rId127" Type="http://schemas.openxmlformats.org/officeDocument/2006/relationships/hyperlink" Target="https://youtube.com/shorts/tVPIK_yjYqo?si=f5BduE5ZJkFhJEco" TargetMode="External"/><Relationship Id="rId681" Type="http://schemas.openxmlformats.org/officeDocument/2006/relationships/hyperlink" Target="https://youtube.com/shorts/ACxFaKISW5E?si=ON8S22F4dVc334Zk" TargetMode="External"/><Relationship Id="rId779" Type="http://schemas.openxmlformats.org/officeDocument/2006/relationships/hyperlink" Target="https://youtu.be/exs5KxmEIU4" TargetMode="External"/><Relationship Id="rId986" Type="http://schemas.openxmlformats.org/officeDocument/2006/relationships/hyperlink" Target="https://www.youtube.com/watch?v=WoWS3EJhAr0" TargetMode="External"/><Relationship Id="rId334" Type="http://schemas.openxmlformats.org/officeDocument/2006/relationships/hyperlink" Target="https://www.youtube.com/watch?v=Qg_fm7PXZx0" TargetMode="External"/><Relationship Id="rId541" Type="http://schemas.openxmlformats.org/officeDocument/2006/relationships/hyperlink" Target="https://youtu.be/yG6LiOnL-FM?si=DPJs5uC_u9V8FGq9" TargetMode="External"/><Relationship Id="rId639" Type="http://schemas.openxmlformats.org/officeDocument/2006/relationships/hyperlink" Target="https://youtube.com/shorts/IxswwUZxSbE?si=ewjfEw5WF4j2_B4J" TargetMode="External"/><Relationship Id="rId1171" Type="http://schemas.openxmlformats.org/officeDocument/2006/relationships/hyperlink" Target="https://www.youtube.com/watch?v=yhBQZyDVsGI" TargetMode="External"/><Relationship Id="rId1269" Type="http://schemas.openxmlformats.org/officeDocument/2006/relationships/hyperlink" Target="https://www.youtube.com/shorts/nwvHXeuMuhE" TargetMode="External"/><Relationship Id="rId401" Type="http://schemas.openxmlformats.org/officeDocument/2006/relationships/hyperlink" Target="https://www.instagram.com/reel/DGKkvF6RLQn/?igsh=czkwMTVoaHo3aGht" TargetMode="External"/><Relationship Id="rId846" Type="http://schemas.openxmlformats.org/officeDocument/2006/relationships/hyperlink" Target="https://youtu.be/hRN6PsEGHn8?si=ZCN2ZxrVSMbtiRs1" TargetMode="External"/><Relationship Id="rId1031" Type="http://schemas.openxmlformats.org/officeDocument/2006/relationships/hyperlink" Target="https://www.youtube.com/shorts/bVnM_aUg8OU" TargetMode="External"/><Relationship Id="rId1129" Type="http://schemas.openxmlformats.org/officeDocument/2006/relationships/hyperlink" Target="https://www.youtube.com/watch?v=6QmoN08jJ-Y" TargetMode="External"/><Relationship Id="rId706" Type="http://schemas.openxmlformats.org/officeDocument/2006/relationships/hyperlink" Target="https://www.instagram.com/reel/DAVv3wqhOyw/?igsh=MXI1ZXQ3ZWF2dG51cg==" TargetMode="External"/><Relationship Id="rId913" Type="http://schemas.openxmlformats.org/officeDocument/2006/relationships/hyperlink" Target="https://youtu.be/gBlBuj_rBuw?si=XfDV8dJn01xhsMHh" TargetMode="External"/><Relationship Id="rId1336" Type="http://schemas.openxmlformats.org/officeDocument/2006/relationships/hyperlink" Target="https://www.youtube.com/watch?v=h2HpWrpHUcs" TargetMode="External"/><Relationship Id="rId42" Type="http://schemas.openxmlformats.org/officeDocument/2006/relationships/hyperlink" Target="https://www.instagram.com/reel/C06kFKVIuj9/?igsh=MWQ4cTBybGlxNm5mbQ==" TargetMode="External"/><Relationship Id="rId1403" Type="http://schemas.openxmlformats.org/officeDocument/2006/relationships/hyperlink" Target="https://www.youtube.com/shorts/8vv72uS_0kY" TargetMode="External"/><Relationship Id="rId191" Type="http://schemas.openxmlformats.org/officeDocument/2006/relationships/hyperlink" Target="https://www.youtube.com/watch?v=BA9hx3JL3VM" TargetMode="External"/><Relationship Id="rId289" Type="http://schemas.openxmlformats.org/officeDocument/2006/relationships/hyperlink" Target="https://www.youtube.com/watch?v=NNuJn25DdHg" TargetMode="External"/><Relationship Id="rId496" Type="http://schemas.openxmlformats.org/officeDocument/2006/relationships/hyperlink" Target="https://youtube.com/shorts/S1xxr74TC6s?si=Njmn_aFAADwchpZA" TargetMode="External"/><Relationship Id="rId149" Type="http://schemas.openxmlformats.org/officeDocument/2006/relationships/hyperlink" Target="https://www.youtube.com/watch?v=HT_Or41KjcE" TargetMode="External"/><Relationship Id="rId356" Type="http://schemas.openxmlformats.org/officeDocument/2006/relationships/hyperlink" Target="https://youtube.com/shorts/ZE1NKwV5bIU?si=fedBKkdEYEh0qWQ-" TargetMode="External"/><Relationship Id="rId563" Type="http://schemas.openxmlformats.org/officeDocument/2006/relationships/hyperlink" Target="https://youtu.be/yQSL_LFosDc?si=cIc46GOzGGaPqOK_" TargetMode="External"/><Relationship Id="rId770" Type="http://schemas.openxmlformats.org/officeDocument/2006/relationships/hyperlink" Target="https://www.instagram.com/reel/DLXO5UtI-US/?utm_source=ig_web_copy_link" TargetMode="External"/><Relationship Id="rId1193" Type="http://schemas.openxmlformats.org/officeDocument/2006/relationships/hyperlink" Target="https://www.youtube.com/watch?v=J6_7ztlRVZU" TargetMode="External"/><Relationship Id="rId216" Type="http://schemas.openxmlformats.org/officeDocument/2006/relationships/hyperlink" Target="https://youtube.com/shorts/hBc7c5U7OjY?si=twbFxqnOPi8_pkSB" TargetMode="External"/><Relationship Id="rId423" Type="http://schemas.openxmlformats.org/officeDocument/2006/relationships/hyperlink" Target="https://www.youtube.com/watch?v=W1bvq8mnWjY" TargetMode="External"/><Relationship Id="rId868" Type="http://schemas.openxmlformats.org/officeDocument/2006/relationships/hyperlink" Target="https://youtube.com/shorts/-lMjXYZ2jB4?si=28LUSsCspxRu24Xo" TargetMode="External"/><Relationship Id="rId1053" Type="http://schemas.openxmlformats.org/officeDocument/2006/relationships/hyperlink" Target="https://www.youtube.com/watch?v=edilybjD6d0" TargetMode="External"/><Relationship Id="rId1260" Type="http://schemas.openxmlformats.org/officeDocument/2006/relationships/hyperlink" Target="https://youtu.be/7YRtwuY49jM?si=va7UlcL91ZtD3PN2" TargetMode="External"/><Relationship Id="rId630" Type="http://schemas.openxmlformats.org/officeDocument/2006/relationships/hyperlink" Target="https://www.instagram.com/p/CzqCrUeIv2p/" TargetMode="External"/><Relationship Id="rId728" Type="http://schemas.openxmlformats.org/officeDocument/2006/relationships/hyperlink" Target="https://www.youtube.com/watch?v=yPqS6_eiezE" TargetMode="External"/><Relationship Id="rId935" Type="http://schemas.openxmlformats.org/officeDocument/2006/relationships/hyperlink" Target="https://youtu.be/OgXkD5mXTzw?si=1ws7umWrD0s5AY5h" TargetMode="External"/><Relationship Id="rId1358" Type="http://schemas.openxmlformats.org/officeDocument/2006/relationships/hyperlink" Target="https://www.youtube.com/watch?v=KMPdeuDjn5A" TargetMode="External"/><Relationship Id="rId64" Type="http://schemas.openxmlformats.org/officeDocument/2006/relationships/hyperlink" Target="https://www.youtube.com/watch?v=spDs_wzn8To" TargetMode="External"/><Relationship Id="rId1120" Type="http://schemas.openxmlformats.org/officeDocument/2006/relationships/hyperlink" Target="https://www.instagram.com/p/DOatjOtDfdN/?utm_source=ig_web_copy_link" TargetMode="External"/><Relationship Id="rId1218" Type="http://schemas.openxmlformats.org/officeDocument/2006/relationships/hyperlink" Target="https://youtube.com/shorts/wI91UXXteC8?si=Q-TMnAyuc5xfwGb6" TargetMode="External"/><Relationship Id="rId280" Type="http://schemas.openxmlformats.org/officeDocument/2006/relationships/hyperlink" Target="https://www.youtube.com/watch?v=2FOK2qX7RqU" TargetMode="External"/><Relationship Id="rId140" Type="http://schemas.openxmlformats.org/officeDocument/2006/relationships/hyperlink" Target="https://www.youtube.com/watch?v=DezYa2wiIP4" TargetMode="External"/><Relationship Id="rId378" Type="http://schemas.openxmlformats.org/officeDocument/2006/relationships/hyperlink" Target="https://youtu.be/eUn9nYCTFy0?si=sErUpHWCXQVfFFOJ" TargetMode="External"/><Relationship Id="rId585" Type="http://schemas.openxmlformats.org/officeDocument/2006/relationships/hyperlink" Target="https://www.youtube.com/watch?v=uz0ZmOqQBG8" TargetMode="External"/><Relationship Id="rId792" Type="http://schemas.openxmlformats.org/officeDocument/2006/relationships/hyperlink" Target="https://youtu.be/lLC2vnsQfA8?si=m217C6PvfxLw6egs" TargetMode="External"/><Relationship Id="rId6" Type="http://schemas.openxmlformats.org/officeDocument/2006/relationships/hyperlink" Target="https://www.youtube.com/watch?v=i18OOzZksNA" TargetMode="External"/><Relationship Id="rId238" Type="http://schemas.openxmlformats.org/officeDocument/2006/relationships/hyperlink" Target="https://www.instagram.com/reel/DKw4ELfzvIk/?igsh=cHJ0NWExOXhnbDc3" TargetMode="External"/><Relationship Id="rId445" Type="http://schemas.openxmlformats.org/officeDocument/2006/relationships/hyperlink" Target="https://youtube.com/shorts/f3t6SR65eYk?si=LbMR6OG105yuZ68I" TargetMode="External"/><Relationship Id="rId652" Type="http://schemas.openxmlformats.org/officeDocument/2006/relationships/hyperlink" Target="https://www.instagram.com/reel/DXCVKGEguY5/?utm_source=ig_web_copy_link" TargetMode="External"/><Relationship Id="rId1075" Type="http://schemas.openxmlformats.org/officeDocument/2006/relationships/hyperlink" Target="https://youtube.com/shorts/Gn3P-QCFcd8?si=93hxQIpsa1aR0Cg6" TargetMode="External"/><Relationship Id="rId1282" Type="http://schemas.openxmlformats.org/officeDocument/2006/relationships/hyperlink" Target="https://www.instagram.com/reel/C7HLuNMRrkk/?utm_source=ig_web_copy_link&amp;igsh=MzRlODBiNWFlZA==" TargetMode="External"/><Relationship Id="rId305" Type="http://schemas.openxmlformats.org/officeDocument/2006/relationships/hyperlink" Target="https://youtu.be/ukN_qOPoimw?si=oxeGo1OSgyN0ZYV-" TargetMode="External"/><Relationship Id="rId512" Type="http://schemas.openxmlformats.org/officeDocument/2006/relationships/hyperlink" Target="https://www.instagram.com/reel/DZaG58wM4ic/?utm_source=ig_web_button_share_sheet" TargetMode="External"/><Relationship Id="rId957" Type="http://schemas.openxmlformats.org/officeDocument/2006/relationships/hyperlink" Target="https://youtube.com/shorts/7C22ejGBeZM?si=J434pa5MCeoX4w5y" TargetMode="External"/><Relationship Id="rId1142" Type="http://schemas.openxmlformats.org/officeDocument/2006/relationships/hyperlink" Target="https://youtube.com/shorts/-SMce1g1-2k?si=pkGOct1-EtBmLdH2" TargetMode="External"/><Relationship Id="rId86" Type="http://schemas.openxmlformats.org/officeDocument/2006/relationships/hyperlink" Target="https://www.youtube.com/watch?v=aCLwgQnNeTA" TargetMode="External"/><Relationship Id="rId817" Type="http://schemas.openxmlformats.org/officeDocument/2006/relationships/hyperlink" Target="https://www.instagram.com/reel/C3KcG_CSer0/?utm_source=ig_web_copy_link" TargetMode="External"/><Relationship Id="rId1002" Type="http://schemas.openxmlformats.org/officeDocument/2006/relationships/hyperlink" Target="https://youtube.com/shorts/aqfUWGNw6_c?si=qb7ZSy0kYeCYQWmF" TargetMode="External"/><Relationship Id="rId1307" Type="http://schemas.openxmlformats.org/officeDocument/2006/relationships/hyperlink" Target="https://www.youtube.com/watch?v=wUQr2y4HEsg" TargetMode="External"/><Relationship Id="rId13" Type="http://schemas.openxmlformats.org/officeDocument/2006/relationships/hyperlink" Target="https://www.instagram.com/reel/DVv3uAxjmMt/?utm_source=ig_web_copy_link&amp;igsh=MzRlODBiNWFlZA==" TargetMode="External"/><Relationship Id="rId162" Type="http://schemas.openxmlformats.org/officeDocument/2006/relationships/hyperlink" Target="https://youtube.com/shorts/bt-z_uIiwRw?si=3qX7P7NMl2yIpTMU" TargetMode="External"/><Relationship Id="rId467" Type="http://schemas.openxmlformats.org/officeDocument/2006/relationships/hyperlink" Target="https://www.youtube.com/watch?v=o-CeblS88M4" TargetMode="External"/><Relationship Id="rId1097" Type="http://schemas.openxmlformats.org/officeDocument/2006/relationships/hyperlink" Target="https://www.instagram.com/reel/C5YJQkwB8a3/?utm_source=ig_web_copy_link&amp;igsh=MzRlODBiNWFlZA==" TargetMode="External"/><Relationship Id="rId674" Type="http://schemas.openxmlformats.org/officeDocument/2006/relationships/hyperlink" Target="https://www.youtube.com/watch?v=NAZPGBnoeA8" TargetMode="External"/><Relationship Id="rId881" Type="http://schemas.openxmlformats.org/officeDocument/2006/relationships/hyperlink" Target="https://www.instagram.com/reel/DPjcrm6DcoQ/?utm_source=ig_web_copy_link&amp;igsh=MzRlODBiNWFlZA==" TargetMode="External"/><Relationship Id="rId979" Type="http://schemas.openxmlformats.org/officeDocument/2006/relationships/hyperlink" Target="https://www.instagram.com/reel/C3Z-rouIW4W/?utm_source=ig_web_copy_link&amp;igsh=MzRlODBiNWFlZA==" TargetMode="External"/><Relationship Id="rId327" Type="http://schemas.openxmlformats.org/officeDocument/2006/relationships/hyperlink" Target="https://www.youtube.com/watch?v=Cieu7vH2WYY" TargetMode="External"/><Relationship Id="rId534" Type="http://schemas.openxmlformats.org/officeDocument/2006/relationships/hyperlink" Target="https://www.youtube.com/watch?v=x7PdqNM-z6o" TargetMode="External"/><Relationship Id="rId741" Type="http://schemas.openxmlformats.org/officeDocument/2006/relationships/hyperlink" Target="https://youtu.be/iVmaYCLYDks?si=lNtxNeenCPId_jr6" TargetMode="External"/><Relationship Id="rId839" Type="http://schemas.openxmlformats.org/officeDocument/2006/relationships/hyperlink" Target="https://www.instagram.com/reel/C-AeQswvVY2/?utm_source=ig_web_copy_link&amp;igsh=MzRlODBiNWFlZA==" TargetMode="External"/><Relationship Id="rId1164" Type="http://schemas.openxmlformats.org/officeDocument/2006/relationships/hyperlink" Target="https://www.instagram.com/reel/DYVA8tljNjw/?utm_source=ig_web_copy_link&amp;igsh=NTc4MTIwNjQ2YQ==" TargetMode="External"/><Relationship Id="rId1371" Type="http://schemas.openxmlformats.org/officeDocument/2006/relationships/hyperlink" Target="https://www.youtube.com/watch?v=ITouJciirJY" TargetMode="External"/><Relationship Id="rId601" Type="http://schemas.openxmlformats.org/officeDocument/2006/relationships/hyperlink" Target="https://www.instagram.com/reel/DFKrzz6RLL6/?igsh=MTJiNXQxMmdzODI0Yw==" TargetMode="External"/><Relationship Id="rId1024" Type="http://schemas.openxmlformats.org/officeDocument/2006/relationships/hyperlink" Target="https://www.instagram.com/reel/DMaokkPR_CT/?utm_source=ig_web_copy_link" TargetMode="External"/><Relationship Id="rId1231" Type="http://schemas.openxmlformats.org/officeDocument/2006/relationships/hyperlink" Target="https://youtu.be/01WIhQNAq_8?si=VQvuM-l9umi3NYbt" TargetMode="External"/><Relationship Id="rId906" Type="http://schemas.openxmlformats.org/officeDocument/2006/relationships/hyperlink" Target="https://www.youtube.com/watch?v=rdgYebOQQGM" TargetMode="External"/><Relationship Id="rId1329" Type="http://schemas.openxmlformats.org/officeDocument/2006/relationships/hyperlink" Target="https://www.youtube.com/watch?v=BA9hx3JL3VM" TargetMode="External"/><Relationship Id="rId35" Type="http://schemas.openxmlformats.org/officeDocument/2006/relationships/hyperlink" Target="https://www.youtube.com/watch?v=q1VssUbPpWk" TargetMode="External"/><Relationship Id="rId184" Type="http://schemas.openxmlformats.org/officeDocument/2006/relationships/hyperlink" Target="https://www.instagram.com/reel/DDBqAhgv8dg/?utm_source=ig_web_copy_link&amp;igsh=MzRlODBiNWFlZA==" TargetMode="External"/><Relationship Id="rId391" Type="http://schemas.openxmlformats.org/officeDocument/2006/relationships/hyperlink" Target="https://youtube.com/shorts/d3MNr6fXN24?si=lt0zv-XM1OgMebuE" TargetMode="External"/><Relationship Id="rId251" Type="http://schemas.openxmlformats.org/officeDocument/2006/relationships/hyperlink" Target="https://www.youtube.com/watch?v=Zi-pdbvcgZg" TargetMode="External"/><Relationship Id="rId489" Type="http://schemas.openxmlformats.org/officeDocument/2006/relationships/hyperlink" Target="https://www.instagram.com/reel/DCejpp2ijCS/?utm_source=ig_web_copy_link&amp;igsh=MzRlODBiNWFlZA==" TargetMode="External"/><Relationship Id="rId696" Type="http://schemas.openxmlformats.org/officeDocument/2006/relationships/hyperlink" Target="https://youtu.be/fy0CPsbqFxs?si=BUaR_0c1gVGWjIX3" TargetMode="External"/><Relationship Id="rId349" Type="http://schemas.openxmlformats.org/officeDocument/2006/relationships/hyperlink" Target="https://youtu.be/uPCAvxzcZwo?si=WQeDdktzNFl7zjDA" TargetMode="External"/><Relationship Id="rId556" Type="http://schemas.openxmlformats.org/officeDocument/2006/relationships/hyperlink" Target="https://youtu.be/7GwRm5LltCk?si=M8k1dqlgQim2ECHu" TargetMode="External"/><Relationship Id="rId763" Type="http://schemas.openxmlformats.org/officeDocument/2006/relationships/hyperlink" Target="https://www.youtube.com/watch?v=2MY0hgox3ik" TargetMode="External"/><Relationship Id="rId1186" Type="http://schemas.openxmlformats.org/officeDocument/2006/relationships/hyperlink" Target="https://www.youtube.com/watch?v=eDRr8FL4hv4" TargetMode="External"/><Relationship Id="rId1393" Type="http://schemas.openxmlformats.org/officeDocument/2006/relationships/hyperlink" Target="https://www.youtube.com/watch?v=a0CJ9MY7i1U" TargetMode="External"/><Relationship Id="rId111" Type="http://schemas.openxmlformats.org/officeDocument/2006/relationships/hyperlink" Target="https://youtube.com/shorts/1dFqjdjwbww?si=FoiIOxgP6gFFKj_p" TargetMode="External"/><Relationship Id="rId209" Type="http://schemas.openxmlformats.org/officeDocument/2006/relationships/hyperlink" Target="https://youtube.com/shorts/FQ-v2-JWP6Q?si=EI_Oh26rSgquBfIX" TargetMode="External"/><Relationship Id="rId416" Type="http://schemas.openxmlformats.org/officeDocument/2006/relationships/hyperlink" Target="https://www.youtube.com/watch?v=thndf1ksEm0" TargetMode="External"/><Relationship Id="rId970" Type="http://schemas.openxmlformats.org/officeDocument/2006/relationships/hyperlink" Target="https://www.instagram.com/reel/DGDO_6USPE-/?igsh=MW0yZmhrMzBrNmNucA==" TargetMode="External"/><Relationship Id="rId1046" Type="http://schemas.openxmlformats.org/officeDocument/2006/relationships/hyperlink" Target="https://www.instagram.com/reel/DIbMvPPTb1q/?igsh=MXRqZ21ncGptZGtobw==" TargetMode="External"/><Relationship Id="rId1253" Type="http://schemas.openxmlformats.org/officeDocument/2006/relationships/hyperlink" Target="https://youtube.com/shorts/Wvp4HNRNRvo?si=XwAwJJonD3-xkHaT" TargetMode="External"/><Relationship Id="rId623" Type="http://schemas.openxmlformats.org/officeDocument/2006/relationships/hyperlink" Target="https://www.youtube.com/watch?v=SPqc8sFjeuk" TargetMode="External"/><Relationship Id="rId830" Type="http://schemas.openxmlformats.org/officeDocument/2006/relationships/hyperlink" Target="https://youtube.com/shorts/vzoAiqihppk?si=Vy4myGDpOVXSBqO_" TargetMode="External"/><Relationship Id="rId928" Type="http://schemas.openxmlformats.org/officeDocument/2006/relationships/hyperlink" Target="https://youtube.com/shorts/m02jF2f2l1I?si=ZqB54bcCIZ0LwnbV" TargetMode="External"/><Relationship Id="rId57" Type="http://schemas.openxmlformats.org/officeDocument/2006/relationships/hyperlink" Target="https://youtube.com/shorts/O-wzp3ggeFo?si=zul60sKpSzJOHlXI" TargetMode="External"/><Relationship Id="rId1113" Type="http://schemas.openxmlformats.org/officeDocument/2006/relationships/hyperlink" Target="https://www.instagram.com/reel/DFxyzTYzAuv/?igsh=MTZtbjlqaGpkNmFlaQ==" TargetMode="External"/><Relationship Id="rId1320" Type="http://schemas.openxmlformats.org/officeDocument/2006/relationships/hyperlink" Target="https://www.youtube.com/watch?v=PtdxhP2ja0In" TargetMode="External"/><Relationship Id="rId273" Type="http://schemas.openxmlformats.org/officeDocument/2006/relationships/hyperlink" Target="https://youtube.com/shorts/gKr6gmcFYC4?si=EB4o69AzXfXu31pF" TargetMode="External"/><Relationship Id="rId480" Type="http://schemas.openxmlformats.org/officeDocument/2006/relationships/hyperlink" Target="https://www.instagram.com/reel/C3pWvjOPq8W/?utm_source=ig_web_copy_link&amp;igsh=MzRlODBiNWFlZA==" TargetMode="External"/><Relationship Id="rId68" Type="http://schemas.openxmlformats.org/officeDocument/2006/relationships/hyperlink" Target="https://www.youtube.com/watch?v=PqM4fz06CXc" TargetMode="External"/><Relationship Id="rId133" Type="http://schemas.openxmlformats.org/officeDocument/2006/relationships/hyperlink" Target="https://www.youtube.com/watch?v=99vPn9v_Xj8" TargetMode="External"/><Relationship Id="rId340" Type="http://schemas.openxmlformats.org/officeDocument/2006/relationships/hyperlink" Target="https://youtube.com/shorts/PiBDbhed75M?si=XggjP4mPBqOt-Xk2" TargetMode="External"/><Relationship Id="rId578" Type="http://schemas.openxmlformats.org/officeDocument/2006/relationships/hyperlink" Target="https://www.youtube.com/watch?v=Q-4NqVkgyQc" TargetMode="External"/><Relationship Id="rId785" Type="http://schemas.openxmlformats.org/officeDocument/2006/relationships/hyperlink" Target="https://www.instagram.com/p/Cn1864NjnOh/" TargetMode="External"/><Relationship Id="rId992" Type="http://schemas.openxmlformats.org/officeDocument/2006/relationships/hyperlink" Target="https://www.youtube.com/watch?v=ixKq9o9Np5k" TargetMode="External"/><Relationship Id="rId200" Type="http://schemas.openxmlformats.org/officeDocument/2006/relationships/hyperlink" Target="https://youtu.be/vlZM7Ak3Qkw?si=nEF7J1REbrj3_5wJ" TargetMode="External"/><Relationship Id="rId438" Type="http://schemas.openxmlformats.org/officeDocument/2006/relationships/hyperlink" Target="https://youtube.com/shorts/WtI771XcBA0?si=O9Noq175wsNT44zX" TargetMode="External"/><Relationship Id="rId645" Type="http://schemas.openxmlformats.org/officeDocument/2006/relationships/hyperlink" Target="https://www.instagram.com/reel/DHDOgT6yRJf/?utm_source=ig_web_copy_link" TargetMode="External"/><Relationship Id="rId852" Type="http://schemas.openxmlformats.org/officeDocument/2006/relationships/hyperlink" Target="https://youtu.be/8lYNdCdr0Iw?si=VzPeCJLyjVRojPPD" TargetMode="External"/><Relationship Id="rId1068" Type="http://schemas.openxmlformats.org/officeDocument/2006/relationships/hyperlink" Target="https://youtube.com/shorts/hAUP3cHv02s?si=e9QRedlyjs5xNcf1" TargetMode="External"/><Relationship Id="rId1275" Type="http://schemas.openxmlformats.org/officeDocument/2006/relationships/hyperlink" Target="https://www.instagram.com/reel/C1ZQwNMSj68/?utm_source=ig_web_copy_link&amp;igsh=MzRlODBiNWFlZA==" TargetMode="External"/><Relationship Id="rId284" Type="http://schemas.openxmlformats.org/officeDocument/2006/relationships/hyperlink" Target="https://www.youtube.com/shorts/PxyCgFxxFb0" TargetMode="External"/><Relationship Id="rId491" Type="http://schemas.openxmlformats.org/officeDocument/2006/relationships/hyperlink" Target="https://youtube.com/shorts/IOxR4vnzDW8?si=ilDfhs1jbFso9am9" TargetMode="External"/><Relationship Id="rId505" Type="http://schemas.openxmlformats.org/officeDocument/2006/relationships/hyperlink" Target="https://youtube.com/shorts/6eccfWd42fs?si=7ONhgyowQ0c2qNl9" TargetMode="External"/><Relationship Id="rId712" Type="http://schemas.openxmlformats.org/officeDocument/2006/relationships/hyperlink" Target="https://www.instagram.com/reel/DH0BCaxTveb/?igsh=MXdoMWhzM2Z3enQ3Yg==" TargetMode="External"/><Relationship Id="rId1135" Type="http://schemas.openxmlformats.org/officeDocument/2006/relationships/hyperlink" Target="https://www.youtube.com/watch?v=SGL9PPUTRbs" TargetMode="External"/><Relationship Id="rId1342" Type="http://schemas.openxmlformats.org/officeDocument/2006/relationships/hyperlink" Target="https://www.youtube.com/watch?v=RAU8lMkwnpA" TargetMode="External"/><Relationship Id="rId79" Type="http://schemas.openxmlformats.org/officeDocument/2006/relationships/hyperlink" Target="https://www.youtube.com/shorts/YNHx6au941g" TargetMode="External"/><Relationship Id="rId144" Type="http://schemas.openxmlformats.org/officeDocument/2006/relationships/hyperlink" Target="https://www.youtube.com/watch?v=P_y2HsjheyY" TargetMode="External"/><Relationship Id="rId589" Type="http://schemas.openxmlformats.org/officeDocument/2006/relationships/hyperlink" Target="https://www.instagram.com/reel/C3m5iLvvHCp/?utm_source=ig_web_copy_link&amp;igsh=MzRlODBiNWFlZA==" TargetMode="External"/><Relationship Id="rId796" Type="http://schemas.openxmlformats.org/officeDocument/2006/relationships/hyperlink" Target="https://youtu.be/SpI3QF_Iauc?si=sD6Fom1MH805bnpS" TargetMode="External"/><Relationship Id="rId1202" Type="http://schemas.openxmlformats.org/officeDocument/2006/relationships/hyperlink" Target="https://www.youtube.com/watch?v=WZdehr-Biik" TargetMode="External"/><Relationship Id="rId351" Type="http://schemas.openxmlformats.org/officeDocument/2006/relationships/hyperlink" Target="https://youtu.be/wOjsAUktnhg?si=wm69lnp0rYbnMe36" TargetMode="External"/><Relationship Id="rId449" Type="http://schemas.openxmlformats.org/officeDocument/2006/relationships/hyperlink" Target="https://www.instagram.com/reel/DYPRGTUKbvG/?utm_source=ig_web_copy_link&amp;igsh=MzRlODBiNWFlZA==" TargetMode="External"/><Relationship Id="rId656" Type="http://schemas.openxmlformats.org/officeDocument/2006/relationships/hyperlink" Target="https://youtube.com/shorts/PUf2lPujfSE?si=Kup5LsYggMefbVJj" TargetMode="External"/><Relationship Id="rId863" Type="http://schemas.openxmlformats.org/officeDocument/2006/relationships/hyperlink" Target="https://www.youtube.com/watch?v=VS2q_SH0OT8" TargetMode="External"/><Relationship Id="rId1079" Type="http://schemas.openxmlformats.org/officeDocument/2006/relationships/hyperlink" Target="https://www.instagram.com/reel/DPL7ARwE6Rk/?utm_source=ig_web_copy_link" TargetMode="External"/><Relationship Id="rId1286" Type="http://schemas.openxmlformats.org/officeDocument/2006/relationships/hyperlink" Target="https://youtube.com/shorts/N8sRkSXdxuo?si=p9Uv-AQ8_ZRvuWK2" TargetMode="External"/><Relationship Id="rId211" Type="http://schemas.openxmlformats.org/officeDocument/2006/relationships/hyperlink" Target="https://youtube.com/shorts/Gb-5VYrZDto?si=9jhdxBWsWq6z0BZr" TargetMode="External"/><Relationship Id="rId295" Type="http://schemas.openxmlformats.org/officeDocument/2006/relationships/hyperlink" Target="https://www.youtube.com/watch?v=aj3UMymM5Gs" TargetMode="External"/><Relationship Id="rId309" Type="http://schemas.openxmlformats.org/officeDocument/2006/relationships/hyperlink" Target="https://youtu.be/V3GUTazIk8s?si=dKsv4GMrPF9Jaa6y" TargetMode="External"/><Relationship Id="rId516" Type="http://schemas.openxmlformats.org/officeDocument/2006/relationships/hyperlink" Target="https://youtu.be/5NguYJWpOsA?si=QMH5gnGkyWCkTsKk" TargetMode="External"/><Relationship Id="rId1146" Type="http://schemas.openxmlformats.org/officeDocument/2006/relationships/hyperlink" Target="https://www.youtube.com/watch?v=RP4ERCae_Cw" TargetMode="External"/><Relationship Id="rId723" Type="http://schemas.openxmlformats.org/officeDocument/2006/relationships/hyperlink" Target="https://youtube.com/shorts/5kIi9b10J2s?si=Yo5LbQwn9fYAeVKE" TargetMode="External"/><Relationship Id="rId930" Type="http://schemas.openxmlformats.org/officeDocument/2006/relationships/hyperlink" Target="https://www.youtube.com/shorts/015-5jfouVo" TargetMode="External"/><Relationship Id="rId1006" Type="http://schemas.openxmlformats.org/officeDocument/2006/relationships/hyperlink" Target="https://www.instagram.com/p/C0Qsz-yISnM/" TargetMode="External"/><Relationship Id="rId1353" Type="http://schemas.openxmlformats.org/officeDocument/2006/relationships/hyperlink" Target="https://www.youtube.com/watch?v=-JVx-SeWisU" TargetMode="External"/><Relationship Id="rId155" Type="http://schemas.openxmlformats.org/officeDocument/2006/relationships/hyperlink" Target="https://youtu.be/VeZvFj2vQPk?si=rZWkSfWOrLaPOax3" TargetMode="External"/><Relationship Id="rId362" Type="http://schemas.openxmlformats.org/officeDocument/2006/relationships/hyperlink" Target="https://youtu.be/52uj1mcTcrw?si=3exWJwmIJQmEwyy6" TargetMode="External"/><Relationship Id="rId1213" Type="http://schemas.openxmlformats.org/officeDocument/2006/relationships/hyperlink" Target="https://www.youtube.com/watch?v=d4Xb7bY8CyE" TargetMode="External"/><Relationship Id="rId1297" Type="http://schemas.openxmlformats.org/officeDocument/2006/relationships/hyperlink" Target="https://youtu.be/Z2h8i9Hbxi4?si=e6_wd7xTLjZDV0U5" TargetMode="External"/><Relationship Id="rId222" Type="http://schemas.openxmlformats.org/officeDocument/2006/relationships/hyperlink" Target="https://www.youtube.com/watch?v=vfSvKCFh3gE" TargetMode="External"/><Relationship Id="rId667" Type="http://schemas.openxmlformats.org/officeDocument/2006/relationships/hyperlink" Target="https://www.youtube.com/watch?v=EANJ8U_GJ6c" TargetMode="External"/><Relationship Id="rId874" Type="http://schemas.openxmlformats.org/officeDocument/2006/relationships/hyperlink" Target="https://www.instagram.com/reel/DGNtWo6veQY/?igsh=MWJldmg2ZmY3bjk0dA==" TargetMode="External"/><Relationship Id="rId17" Type="http://schemas.openxmlformats.org/officeDocument/2006/relationships/hyperlink" Target="https://youtube.com/shorts/Z4dUamF44HU?si=G4DomS7Gh3SAYxV6" TargetMode="External"/><Relationship Id="rId527" Type="http://schemas.openxmlformats.org/officeDocument/2006/relationships/hyperlink" Target="https://www.youtube.com/watch?v=B0p9YMHQodg" TargetMode="External"/><Relationship Id="rId734" Type="http://schemas.openxmlformats.org/officeDocument/2006/relationships/hyperlink" Target="https://www.youtube.com/watch?v=teRAqGfSdlw" TargetMode="External"/><Relationship Id="rId941" Type="http://schemas.openxmlformats.org/officeDocument/2006/relationships/hyperlink" Target="https://youtu.be/E6Ypxac3aNw?si=YSWNHyu4rfOyU3hv" TargetMode="External"/><Relationship Id="rId1157" Type="http://schemas.openxmlformats.org/officeDocument/2006/relationships/hyperlink" Target="https://www.instagram.com/reel/DA09sRjoT-v/?igsh=c3Zna3RqYmxrZWNm" TargetMode="External"/><Relationship Id="rId1364" Type="http://schemas.openxmlformats.org/officeDocument/2006/relationships/hyperlink" Target="https://www.youtube.com/watch?v=ng3T5yGPgvc" TargetMode="External"/><Relationship Id="rId70" Type="http://schemas.openxmlformats.org/officeDocument/2006/relationships/hyperlink" Target="https://www.youtube.com/watch?v=xaOhVqceKws" TargetMode="External"/><Relationship Id="rId166" Type="http://schemas.openxmlformats.org/officeDocument/2006/relationships/hyperlink" Target="https://youtube.com/shorts/DZcJDB0vo3Y?si=wbVQV8FiEbPfdh4z" TargetMode="External"/><Relationship Id="rId373" Type="http://schemas.openxmlformats.org/officeDocument/2006/relationships/hyperlink" Target="https://www.instagram.com/reel/DC4IzwizPeU/?utm_source=ig_web_copy_link&amp;igsh=MzRlODBiNWFlZA==" TargetMode="External"/><Relationship Id="rId580" Type="http://schemas.openxmlformats.org/officeDocument/2006/relationships/hyperlink" Target="https://youtube.com/shorts/HeUXIKTcuj4?si=NTkqiN93rZh6CYuF" TargetMode="External"/><Relationship Id="rId801" Type="http://schemas.openxmlformats.org/officeDocument/2006/relationships/hyperlink" Target="https://youtu.be/4wsKP4_BD1U?si=ieo5y_6cTJ4cGQlZ" TargetMode="External"/><Relationship Id="rId1017" Type="http://schemas.openxmlformats.org/officeDocument/2006/relationships/hyperlink" Target="https://youtube.com/shorts/LHo67kLk700?si=01uFUltzG2NtJlP0" TargetMode="External"/><Relationship Id="rId1224" Type="http://schemas.openxmlformats.org/officeDocument/2006/relationships/hyperlink" Target="https://youtube.com/shorts/jrnPFPraYTk?si=BTjxNYOxVy4DDR5v" TargetMode="External"/><Relationship Id="rId1" Type="http://schemas.openxmlformats.org/officeDocument/2006/relationships/numbering" Target="numbering.xml"/><Relationship Id="rId233" Type="http://schemas.openxmlformats.org/officeDocument/2006/relationships/hyperlink" Target="https://www.youtube.com/shorts/o6OgL9Shpo4" TargetMode="External"/><Relationship Id="rId440" Type="http://schemas.openxmlformats.org/officeDocument/2006/relationships/hyperlink" Target="https://www.instagram.com/reel/DK_OwnxTwlO/?igsh=MWl2bmIya203enh0bQ==" TargetMode="External"/><Relationship Id="rId678" Type="http://schemas.openxmlformats.org/officeDocument/2006/relationships/hyperlink" Target="https://www.youtube.com/watch?v=1skVvbmn3yc" TargetMode="External"/><Relationship Id="rId885" Type="http://schemas.openxmlformats.org/officeDocument/2006/relationships/hyperlink" Target="https://youtube.com/shorts/vwiv_x6F2Qo?si=75ofUnCcUZzgtAOA" TargetMode="External"/><Relationship Id="rId1070" Type="http://schemas.openxmlformats.org/officeDocument/2006/relationships/hyperlink" Target="https://www.youtube.com/watch?v=8by7L3fJk8s" TargetMode="External"/><Relationship Id="rId28" Type="http://schemas.openxmlformats.org/officeDocument/2006/relationships/hyperlink" Target="https://youtube.com/shorts/8GCFnKbnoqg?si=IvjYFPewKtY7s7cA" TargetMode="External"/><Relationship Id="rId300" Type="http://schemas.openxmlformats.org/officeDocument/2006/relationships/hyperlink" Target="https://youtu.be/HO6ZzwSaDCU?si=vy7nzReNhWyoVADO" TargetMode="External"/><Relationship Id="rId538" Type="http://schemas.openxmlformats.org/officeDocument/2006/relationships/hyperlink" Target="https://www.youtube.com/watch?v=BiO1SXyRAs4" TargetMode="External"/><Relationship Id="rId745" Type="http://schemas.openxmlformats.org/officeDocument/2006/relationships/hyperlink" Target="https://youtu.be/swDslTLDGZo?si=JPvpnQOGvMdrnDgo" TargetMode="External"/><Relationship Id="rId952" Type="http://schemas.openxmlformats.org/officeDocument/2006/relationships/hyperlink" Target="https://www.youtube.com/watch?v=sLgTM5GgGmc" TargetMode="External"/><Relationship Id="rId1168" Type="http://schemas.openxmlformats.org/officeDocument/2006/relationships/hyperlink" Target="https://youtube.com/shorts/daoGqLDFXj8?si=NxH82egTuEJP9VSh" TargetMode="External"/><Relationship Id="rId1375" Type="http://schemas.openxmlformats.org/officeDocument/2006/relationships/hyperlink" Target="https://www.youtube.com/watch?v=U_PxL_NPq8Y" TargetMode="External"/><Relationship Id="rId81" Type="http://schemas.openxmlformats.org/officeDocument/2006/relationships/hyperlink" Target="https://www.youtube.com/shorts/VwGEYXyajOk" TargetMode="External"/><Relationship Id="rId177" Type="http://schemas.openxmlformats.org/officeDocument/2006/relationships/hyperlink" Target="https://youtube.com/shorts/akqHV39rSLs?si=rVIu9s6rfkQ2jsN9" TargetMode="External"/><Relationship Id="rId384" Type="http://schemas.openxmlformats.org/officeDocument/2006/relationships/hyperlink" Target="https://youtube.com/shorts/7SWuOiTzIY8?si=vqJkQRed-5fYLmX7" TargetMode="External"/><Relationship Id="rId591" Type="http://schemas.openxmlformats.org/officeDocument/2006/relationships/hyperlink" Target="https://youtube.com/shorts/Fy3qPD6ddZY?si=lYxRtG3V-_PNxJJ7" TargetMode="External"/><Relationship Id="rId605" Type="http://schemas.openxmlformats.org/officeDocument/2006/relationships/hyperlink" Target="https://www.youtube.com/watch?v=mp0CPJk_BDE" TargetMode="External"/><Relationship Id="rId812" Type="http://schemas.openxmlformats.org/officeDocument/2006/relationships/hyperlink" Target="https://www.instagram.com/reel/C3cumPiyKpQ/?igsh=d3RkejU0bm43M3E=" TargetMode="External"/><Relationship Id="rId1028" Type="http://schemas.openxmlformats.org/officeDocument/2006/relationships/hyperlink" Target="https://youtu.be/VWjGajvqkhI?si=t27au6PUITepMiPJ" TargetMode="External"/><Relationship Id="rId1235" Type="http://schemas.openxmlformats.org/officeDocument/2006/relationships/hyperlink" Target="https://www.youtube.com/shorts/-N4tPCEt3iQ" TargetMode="External"/><Relationship Id="rId244" Type="http://schemas.openxmlformats.org/officeDocument/2006/relationships/hyperlink" Target="https://www.youtube.com/watch?v=XF5zLP57rw0" TargetMode="External"/><Relationship Id="rId689" Type="http://schemas.openxmlformats.org/officeDocument/2006/relationships/hyperlink" Target="https://youtu.be/nUtv52ZBIhc?si=_oQBSEFBnaqboUer" TargetMode="External"/><Relationship Id="rId896" Type="http://schemas.openxmlformats.org/officeDocument/2006/relationships/hyperlink" Target="https://www.youtube.com/watch?v=KCZJsIkEmyw" TargetMode="External"/><Relationship Id="rId1081" Type="http://schemas.openxmlformats.org/officeDocument/2006/relationships/hyperlink" Target="https://www.youtube.com/watch?v=-hHn4QmJIKI" TargetMode="External"/><Relationship Id="rId1302" Type="http://schemas.openxmlformats.org/officeDocument/2006/relationships/hyperlink" Target="https://youtube.com/shorts/Mq1VupSfGqk?si=mJTYNI5Kl8qvbcme" TargetMode="External"/><Relationship Id="rId39" Type="http://schemas.openxmlformats.org/officeDocument/2006/relationships/hyperlink" Target="https://youtu.be/FJEtoX76OMQ?si=mueIUBLhOcCCriA5" TargetMode="External"/><Relationship Id="rId451" Type="http://schemas.openxmlformats.org/officeDocument/2006/relationships/hyperlink" Target="https://youtube.com/shorts/N5I5LLB_Uw4?si=YZ79Ol9aHWqF7269" TargetMode="External"/><Relationship Id="rId549" Type="http://schemas.openxmlformats.org/officeDocument/2006/relationships/hyperlink" Target="https://youtube.com/shorts/ihjP0vKahos?si=UvWcGfzUqT_AMfkS" TargetMode="External"/><Relationship Id="rId756" Type="http://schemas.openxmlformats.org/officeDocument/2006/relationships/hyperlink" Target="https://www.youtube.com/watch?v=t3ptPCIc2Q4" TargetMode="External"/><Relationship Id="rId1179" Type="http://schemas.openxmlformats.org/officeDocument/2006/relationships/hyperlink" Target="https://www.youtube.com/watch?v=SVE6FIk9ezE" TargetMode="External"/><Relationship Id="rId1386" Type="http://schemas.openxmlformats.org/officeDocument/2006/relationships/hyperlink" Target="https://www.youtube.com/watch?v=IW7X3BZcUAI" TargetMode="External"/><Relationship Id="rId104" Type="http://schemas.openxmlformats.org/officeDocument/2006/relationships/hyperlink" Target="https://youtube.com/shorts/QTbZvsh5xmI?si=4F1tr1CBZTWVea8v" TargetMode="External"/><Relationship Id="rId188" Type="http://schemas.openxmlformats.org/officeDocument/2006/relationships/hyperlink" Target="https://www.youtube.com/watch?v=-iE7vBTWvQI" TargetMode="External"/><Relationship Id="rId311" Type="http://schemas.openxmlformats.org/officeDocument/2006/relationships/hyperlink" Target="https://www.youtube.com/watch?v=FMkdQY45kEU" TargetMode="External"/><Relationship Id="rId395" Type="http://schemas.openxmlformats.org/officeDocument/2006/relationships/hyperlink" Target="https://www.youtube.com/watch?v=R_NvMqbH6rs" TargetMode="External"/><Relationship Id="rId409" Type="http://schemas.openxmlformats.org/officeDocument/2006/relationships/hyperlink" Target="https://www.youtube.com/watch?v=gudFjsPCkOs" TargetMode="External"/><Relationship Id="rId963" Type="http://schemas.openxmlformats.org/officeDocument/2006/relationships/hyperlink" Target="https://www.youtube.com/watch?v=uGrjtr4EBLA" TargetMode="External"/><Relationship Id="rId1039" Type="http://schemas.openxmlformats.org/officeDocument/2006/relationships/hyperlink" Target="https://www.youtube.com/watch?v=mwRFl64zui0" TargetMode="External"/><Relationship Id="rId1246" Type="http://schemas.openxmlformats.org/officeDocument/2006/relationships/hyperlink" Target="https://youtu.be/iaoo_proraQ?si=14MhWBKdCDZBlNtR" TargetMode="External"/><Relationship Id="rId92" Type="http://schemas.openxmlformats.org/officeDocument/2006/relationships/hyperlink" Target="https://www.youtube.com/watch?v=lrYIsRYTfmg" TargetMode="External"/><Relationship Id="rId616" Type="http://schemas.openxmlformats.org/officeDocument/2006/relationships/hyperlink" Target="https://www.youtube.com/watch?v=q1ckU2NyUHs" TargetMode="External"/><Relationship Id="rId823" Type="http://schemas.openxmlformats.org/officeDocument/2006/relationships/hyperlink" Target="https://youtube.com/shorts/5-6-_U9exoM?si=wPEeZOTCmfX3rgIU" TargetMode="External"/><Relationship Id="rId255" Type="http://schemas.openxmlformats.org/officeDocument/2006/relationships/hyperlink" Target="https://www.youtube.com/watch?v=0Y5Ivlq4hQQ" TargetMode="External"/><Relationship Id="rId462" Type="http://schemas.openxmlformats.org/officeDocument/2006/relationships/hyperlink" Target="https://www.instagram.com/reel/DTm3HDqCJnI/?utm_source=ig_web_copy_link&amp;igsh=MzRlODBiNWFlZA==" TargetMode="External"/><Relationship Id="rId1092" Type="http://schemas.openxmlformats.org/officeDocument/2006/relationships/hyperlink" Target="https://www.youtube.com/watch?v=CPpDVifhNxs" TargetMode="External"/><Relationship Id="rId1106" Type="http://schemas.openxmlformats.org/officeDocument/2006/relationships/hyperlink" Target="https://youtube.com/shorts/JOpeO9Sd9Zk?si=5RTLKvER28Q2d0uo" TargetMode="External"/><Relationship Id="rId1313" Type="http://schemas.openxmlformats.org/officeDocument/2006/relationships/hyperlink" Target="https://www.youtube.com/watch?v=YpFpc1hCtSo" TargetMode="External"/><Relationship Id="rId1397" Type="http://schemas.openxmlformats.org/officeDocument/2006/relationships/hyperlink" Target="https://www.youtube.com/watch?v=Mgddnkzn0ic" TargetMode="External"/><Relationship Id="rId115" Type="http://schemas.openxmlformats.org/officeDocument/2006/relationships/hyperlink" Target="https://www.youtube.com/watch?v=uemhF0QHaXY" TargetMode="External"/><Relationship Id="rId322" Type="http://schemas.openxmlformats.org/officeDocument/2006/relationships/hyperlink" Target="https://youtu.be/H90tipdLwYc?si=G9oCC01KDWXBWQOl" TargetMode="External"/><Relationship Id="rId767" Type="http://schemas.openxmlformats.org/officeDocument/2006/relationships/hyperlink" Target="https://www.youtube.com/watch?v=hjX3cC97IbQ" TargetMode="External"/><Relationship Id="rId974" Type="http://schemas.openxmlformats.org/officeDocument/2006/relationships/hyperlink" Target="https://www.youtube.com/watch?v=0LYyhWdqPuw&amp;list=PLFBB14BjtCbFFBnI5qGRoh9txVwUjr4wx&amp;index=48" TargetMode="External"/><Relationship Id="rId199" Type="http://schemas.openxmlformats.org/officeDocument/2006/relationships/hyperlink" Target="https://www.youtube.com/shorts/ZO_IxG3-Ads" TargetMode="External"/><Relationship Id="rId627" Type="http://schemas.openxmlformats.org/officeDocument/2006/relationships/hyperlink" Target="https://www.youtube.com/watch?v=GfT7gu7nqtY" TargetMode="External"/><Relationship Id="rId834" Type="http://schemas.openxmlformats.org/officeDocument/2006/relationships/hyperlink" Target="https://youtu.be/VLhQs0DXKFo?si=1pkeZdEm0Rq4At8e" TargetMode="External"/><Relationship Id="rId1257" Type="http://schemas.openxmlformats.org/officeDocument/2006/relationships/hyperlink" Target="https://youtu.be/DGPlG8dPQkc?si=eIK4kRRBjskrWaI-" TargetMode="External"/><Relationship Id="rId266" Type="http://schemas.openxmlformats.org/officeDocument/2006/relationships/hyperlink" Target="https://www.youtube.com/watch?v=71eTZ2J7vEA" TargetMode="External"/><Relationship Id="rId473" Type="http://schemas.openxmlformats.org/officeDocument/2006/relationships/hyperlink" Target="https://youtu.be/wKsJCrNTlXk?si=52rjlmGT0dm2Us6Q" TargetMode="External"/><Relationship Id="rId680" Type="http://schemas.openxmlformats.org/officeDocument/2006/relationships/hyperlink" Target="https://www.youtube.com/watch?v=5Lo7yuX4s8w" TargetMode="External"/><Relationship Id="rId901" Type="http://schemas.openxmlformats.org/officeDocument/2006/relationships/hyperlink" Target="https://www.youtube.com/watch?v=IWPcXAnNsb8" TargetMode="External"/><Relationship Id="rId1117" Type="http://schemas.openxmlformats.org/officeDocument/2006/relationships/hyperlink" Target="https://www.instagram.com/reel/DHGD1ZcybBA/?igsh=MTF4N3BoaGc1a3c2bQ==" TargetMode="External"/><Relationship Id="rId1324" Type="http://schemas.openxmlformats.org/officeDocument/2006/relationships/hyperlink" Target="https://www.youtube.com/watch?v=AiTPhtOx1EM" TargetMode="External"/><Relationship Id="rId30" Type="http://schemas.openxmlformats.org/officeDocument/2006/relationships/hyperlink" Target="https://www.youtube.com/watch?v=hlqz87Qd5qY" TargetMode="External"/><Relationship Id="rId126" Type="http://schemas.openxmlformats.org/officeDocument/2006/relationships/hyperlink" Target="https://youtu.be/K4cqs81oLzo?si=OOThGc-cQ7IVVjGY" TargetMode="External"/><Relationship Id="rId333" Type="http://schemas.openxmlformats.org/officeDocument/2006/relationships/hyperlink" Target="https://youtu.be/Wbc7MNpW_KI?feature=shared" TargetMode="External"/><Relationship Id="rId540" Type="http://schemas.openxmlformats.org/officeDocument/2006/relationships/hyperlink" Target="https://www.instagram.com/reel/CxA1-jIoMpP/?igshid=MWZjMTM2ODFkZg==" TargetMode="External"/><Relationship Id="rId778" Type="http://schemas.openxmlformats.org/officeDocument/2006/relationships/hyperlink" Target="https://www.youtube.com/watch?v=MMd1Leb1LNo" TargetMode="External"/><Relationship Id="rId985" Type="http://schemas.openxmlformats.org/officeDocument/2006/relationships/hyperlink" Target="https://www.youtube.com/watch?v=FUKTSfEg40g" TargetMode="External"/><Relationship Id="rId1170" Type="http://schemas.openxmlformats.org/officeDocument/2006/relationships/hyperlink" Target="https://www.youtube.com/watch?v=JtcgdezlGp0" TargetMode="External"/><Relationship Id="rId638" Type="http://schemas.openxmlformats.org/officeDocument/2006/relationships/hyperlink" Target="https://youtube.com/shorts/SVsfaY4_2Nk?si=M4cvHzQHMPQZvO7F" TargetMode="External"/><Relationship Id="rId845" Type="http://schemas.openxmlformats.org/officeDocument/2006/relationships/hyperlink" Target="https://youtube.com/shorts/5lvsKzzDyrw?si=LpTGcve_tL3UL6Bf" TargetMode="External"/><Relationship Id="rId1030" Type="http://schemas.openxmlformats.org/officeDocument/2006/relationships/hyperlink" Target="https://youtube.com/shorts/RnmfPcHBW3Y?si=1C_fh6Y3lsW4q-pH" TargetMode="External"/><Relationship Id="rId1268" Type="http://schemas.openxmlformats.org/officeDocument/2006/relationships/hyperlink" Target="https://www.youtube.com/shorts/6lYyFdOPYw8" TargetMode="External"/><Relationship Id="rId277" Type="http://schemas.openxmlformats.org/officeDocument/2006/relationships/hyperlink" Target="https://www.instagram.com/reel/DNk-kLABXqO/?utm_source=ig_web_copy_link" TargetMode="External"/><Relationship Id="rId400" Type="http://schemas.openxmlformats.org/officeDocument/2006/relationships/hyperlink" Target="https://youtu.be/YhiTqdnSLEY?si=KTU1Yt76_vrPyzpW" TargetMode="External"/><Relationship Id="rId484" Type="http://schemas.openxmlformats.org/officeDocument/2006/relationships/hyperlink" Target="https://www.instagram.com/reel/C9rLUdexpUK/?igsh=MWYzeWd1ZmQ4eXZ1OA==" TargetMode="External"/><Relationship Id="rId705" Type="http://schemas.openxmlformats.org/officeDocument/2006/relationships/hyperlink" Target="https://youtube.com/shorts/invl29F0X5I?si=sRSqlhJDYSM_5NxV" TargetMode="External"/><Relationship Id="rId1128" Type="http://schemas.openxmlformats.org/officeDocument/2006/relationships/hyperlink" Target="https://www.youtube.com/watch?v=eHzcub6zpPU" TargetMode="External"/><Relationship Id="rId1335" Type="http://schemas.openxmlformats.org/officeDocument/2006/relationships/hyperlink" Target="https://www.youtube.com/watch?v=HgqtgwVIvHs" TargetMode="External"/><Relationship Id="rId137" Type="http://schemas.openxmlformats.org/officeDocument/2006/relationships/hyperlink" Target="https://youtube.com/shorts/GyVxtu5OAZ4?si=c99RoSPJe9e8Et5-" TargetMode="External"/><Relationship Id="rId344" Type="http://schemas.openxmlformats.org/officeDocument/2006/relationships/hyperlink" Target="https://www.instagram.com/reel/C0_lOt0PIW3/?utm_source=ig_web_copy_link&amp;igsh=MzRlODBiNWFlZA==" TargetMode="External"/><Relationship Id="rId691" Type="http://schemas.openxmlformats.org/officeDocument/2006/relationships/hyperlink" Target="https://www.instagram.com/reel/C37syTiRSir/?utm_source=ig_web_copy_link&amp;igsh=MzRlODBiNWFlZA==" TargetMode="External"/><Relationship Id="rId789" Type="http://schemas.openxmlformats.org/officeDocument/2006/relationships/hyperlink" Target="https://www.youtube.com/watch?v=46LCFz0vadw" TargetMode="External"/><Relationship Id="rId912" Type="http://schemas.openxmlformats.org/officeDocument/2006/relationships/hyperlink" Target="https://youtube.com/shorts/sMDCyMNjWmA?si=ysOn5LCUtw0sDpZw" TargetMode="External"/><Relationship Id="rId996" Type="http://schemas.openxmlformats.org/officeDocument/2006/relationships/hyperlink" Target="https://youtube.com/shorts/i_z2ki015Hg?si=qD-JyItCuRndpSrr" TargetMode="External"/><Relationship Id="rId41" Type="http://schemas.openxmlformats.org/officeDocument/2006/relationships/hyperlink" Target="https://youtu.be/kjIlJVQabv4?si=Tw7jmcX2mKFtvMvE" TargetMode="External"/><Relationship Id="rId551" Type="http://schemas.openxmlformats.org/officeDocument/2006/relationships/hyperlink" Target="https://www.youtube.com/watch?v=QX_4NhCM-iw" TargetMode="External"/><Relationship Id="rId649" Type="http://schemas.openxmlformats.org/officeDocument/2006/relationships/hyperlink" Target="https://www.instagram.com/reel/DTpyY0tiLHN/?utm_source=ig_web_copy_link&amp;igsh=NTc4MTIwNjQ2YQ==" TargetMode="External"/><Relationship Id="rId856" Type="http://schemas.openxmlformats.org/officeDocument/2006/relationships/hyperlink" Target="https://www.instagram.com/reel/DCyutJ1vHDH/?igsh=MTZwdm95cWpncTM1NQ==" TargetMode="External"/><Relationship Id="rId1181" Type="http://schemas.openxmlformats.org/officeDocument/2006/relationships/hyperlink" Target="https://www.youtube.com/watch?v=AJ2BcKOz67Y" TargetMode="External"/><Relationship Id="rId1279" Type="http://schemas.openxmlformats.org/officeDocument/2006/relationships/hyperlink" Target="https://youtu.be/amCyuGkKupQ?si=eoYIMNw8tok4XE8I" TargetMode="External"/><Relationship Id="rId1402" Type="http://schemas.openxmlformats.org/officeDocument/2006/relationships/hyperlink" Target="https://www.youtube.com/watch?v=OZVLyDF6dK8" TargetMode="External"/><Relationship Id="rId190" Type="http://schemas.openxmlformats.org/officeDocument/2006/relationships/hyperlink" Target="https://www.youtube.com/watch?v=YnJBgiymbRk" TargetMode="External"/><Relationship Id="rId204" Type="http://schemas.openxmlformats.org/officeDocument/2006/relationships/hyperlink" Target="https://www.instagram.com/reel/C7T9v1muoIP/?utm_source=ig_web_copy_link&amp;igsh=MzRlODBiNWFlZA==" TargetMode="External"/><Relationship Id="rId288" Type="http://schemas.openxmlformats.org/officeDocument/2006/relationships/hyperlink" Target="https://www.youtube.com/watch?v=GW_ND9sdioM" TargetMode="External"/><Relationship Id="rId411" Type="http://schemas.openxmlformats.org/officeDocument/2006/relationships/hyperlink" Target="https://www.youtube.com/watch?v=_yeBwfsVBVQ" TargetMode="External"/><Relationship Id="rId509" Type="http://schemas.openxmlformats.org/officeDocument/2006/relationships/hyperlink" Target="https://www.instagram.com/reel/DTM0foJDMXs/?utm_source=ig_web_copy_link" TargetMode="External"/><Relationship Id="rId1041" Type="http://schemas.openxmlformats.org/officeDocument/2006/relationships/hyperlink" Target="https://youtu.be/HrtFTWFT2jg?feature=shared" TargetMode="External"/><Relationship Id="rId1139" Type="http://schemas.openxmlformats.org/officeDocument/2006/relationships/hyperlink" Target="https://youtu.be/V2--xaeJ6lU?si=sr3J418duFeh5JN6" TargetMode="External"/><Relationship Id="rId1346" Type="http://schemas.openxmlformats.org/officeDocument/2006/relationships/hyperlink" Target="https://www.youtube.com/watch?v=sWvRETZdFCQ" TargetMode="External"/><Relationship Id="rId495" Type="http://schemas.openxmlformats.org/officeDocument/2006/relationships/hyperlink" Target="https://youtube.com/shorts/gq_tDqmckL8?si=tVYV4c8K0ER11nQX" TargetMode="External"/><Relationship Id="rId716" Type="http://schemas.openxmlformats.org/officeDocument/2006/relationships/hyperlink" Target="https://www.instagram.com/reel/DNCTHhRsbsz/?igsh=MTI4ZnE3YWR3dmVubQ==" TargetMode="External"/><Relationship Id="rId923" Type="http://schemas.openxmlformats.org/officeDocument/2006/relationships/hyperlink" Target="https://www.instagram.com/reel/DAlZ-OwAcNA/?utm_source=ig_web_copy_link" TargetMode="External"/><Relationship Id="rId52" Type="http://schemas.openxmlformats.org/officeDocument/2006/relationships/hyperlink" Target="https://youtube.com/shorts/4QVEX7wHVmU?si=YhlWKp3HRv-oxm2e" TargetMode="External"/><Relationship Id="rId148" Type="http://schemas.openxmlformats.org/officeDocument/2006/relationships/hyperlink" Target="https://youtu.be/4Q8ItrDY_8o?si=MXE8fchH-hdN-fPF" TargetMode="External"/><Relationship Id="rId355" Type="http://schemas.openxmlformats.org/officeDocument/2006/relationships/hyperlink" Target="https://youtu.be/S9UBkhFO2GU?si=Snj8Eccgkl9SFnjo" TargetMode="External"/><Relationship Id="rId562" Type="http://schemas.openxmlformats.org/officeDocument/2006/relationships/hyperlink" Target="https://www.youtube.com/watch?v=rhEdtMaBVJ8" TargetMode="External"/><Relationship Id="rId1192" Type="http://schemas.openxmlformats.org/officeDocument/2006/relationships/hyperlink" Target="https://www.youtube.com/watch?v=OTd7sNH-8w8" TargetMode="External"/><Relationship Id="rId1206" Type="http://schemas.openxmlformats.org/officeDocument/2006/relationships/hyperlink" Target="https://youtube.com/shorts/rVPv0OFgAQw?si=KTGImy0UugfTn2AV" TargetMode="External"/><Relationship Id="rId215" Type="http://schemas.openxmlformats.org/officeDocument/2006/relationships/hyperlink" Target="https://youtube.com/shorts/Kdfww2RoyqI?si=C8UFBOjjzuDprakk" TargetMode="External"/><Relationship Id="rId422" Type="http://schemas.openxmlformats.org/officeDocument/2006/relationships/hyperlink" Target="https://www.youtube.com/watch?v=Gt4i_91jT-E" TargetMode="External"/><Relationship Id="rId867" Type="http://schemas.openxmlformats.org/officeDocument/2006/relationships/hyperlink" Target="https://www.instagram.com/share/reel/__yK6YUcq" TargetMode="External"/><Relationship Id="rId1052" Type="http://schemas.openxmlformats.org/officeDocument/2006/relationships/hyperlink" Target="https://www.youtube.com/watch?v=3dyy1SyKwCE" TargetMode="External"/><Relationship Id="rId299" Type="http://schemas.openxmlformats.org/officeDocument/2006/relationships/hyperlink" Target="https://youtube.com/shorts/hiHCszjNM5I?si=VKBbjb2X7cRqlLdl" TargetMode="External"/><Relationship Id="rId727" Type="http://schemas.openxmlformats.org/officeDocument/2006/relationships/hyperlink" Target="https://www.youtube.com/watch?v=HZbNcgBpBh0" TargetMode="External"/><Relationship Id="rId934" Type="http://schemas.openxmlformats.org/officeDocument/2006/relationships/hyperlink" Target="https://www.instagram.com/reel/DPgWzHbCK46/?utm_source=ig_web_copy_link" TargetMode="External"/><Relationship Id="rId1357" Type="http://schemas.openxmlformats.org/officeDocument/2006/relationships/hyperlink" Target="https://www.youtube.com/watch?v=yhQjLN1JlR0" TargetMode="External"/><Relationship Id="rId63" Type="http://schemas.openxmlformats.org/officeDocument/2006/relationships/hyperlink" Target="https://youtube.com/shorts/ueyQQKUvGXM?si=i5XWoVcZIapHP8mA" TargetMode="External"/><Relationship Id="rId159" Type="http://schemas.openxmlformats.org/officeDocument/2006/relationships/hyperlink" Target="https://youtube.com/shorts/jKdjnUVCmE4?si=DsRXuKxY5DR_npgx" TargetMode="External"/><Relationship Id="rId366" Type="http://schemas.openxmlformats.org/officeDocument/2006/relationships/hyperlink" Target="https://youtu.be/VlNS1ibETuQ?si=Ah2bMiN3MjTgT7cP" TargetMode="External"/><Relationship Id="rId573" Type="http://schemas.openxmlformats.org/officeDocument/2006/relationships/hyperlink" Target="https://youtube.com/shorts/T99wxvaz1R8?si=GFC0-E2uQNsdICVf" TargetMode="External"/><Relationship Id="rId780" Type="http://schemas.openxmlformats.org/officeDocument/2006/relationships/hyperlink" Target="https://www.youtube.com/watch?v=RKh_a9z_DCw" TargetMode="External"/><Relationship Id="rId1217" Type="http://schemas.openxmlformats.org/officeDocument/2006/relationships/hyperlink" Target="https://youtu.be/7UQQqjxd5-c?si=_C2i3j3Q1KLHzmS9" TargetMode="External"/><Relationship Id="rId226" Type="http://schemas.openxmlformats.org/officeDocument/2006/relationships/hyperlink" Target="https://www.youtube.com/watch?v=nkje88gHqAM" TargetMode="External"/><Relationship Id="rId433" Type="http://schemas.openxmlformats.org/officeDocument/2006/relationships/hyperlink" Target="https://www.instagram.com/reel/C3hR2xyR_VB/?igsh=MTMxMDgwcndjeWJtZg==" TargetMode="External"/><Relationship Id="rId878" Type="http://schemas.openxmlformats.org/officeDocument/2006/relationships/hyperlink" Target="https://www.instagram.com/reel/DKMhmCwsqN0/?igsh=eHk5eWdsenJyMnE=" TargetMode="External"/><Relationship Id="rId1063" Type="http://schemas.openxmlformats.org/officeDocument/2006/relationships/hyperlink" Target="https://youtube.com/shorts/DU7ewWuWu6M?si=53-ZtxGjNlwGc1J_" TargetMode="External"/><Relationship Id="rId1270" Type="http://schemas.openxmlformats.org/officeDocument/2006/relationships/hyperlink" Target="https://youtu.be/W5M1VXPeCoI?si=p2OwyMzNOxqHcRPH" TargetMode="External"/><Relationship Id="rId640" Type="http://schemas.openxmlformats.org/officeDocument/2006/relationships/hyperlink" Target="https://www.instagram.com/reel/C9U7uKryWp_/?utm_source=ig_web_copy_link" TargetMode="External"/><Relationship Id="rId738" Type="http://schemas.openxmlformats.org/officeDocument/2006/relationships/hyperlink" Target="https://www.youtube.com/shorts/Ity_wVPEMeI" TargetMode="External"/><Relationship Id="rId945" Type="http://schemas.openxmlformats.org/officeDocument/2006/relationships/hyperlink" Target="https://youtube.com/shorts/-Spz9UqcTLY?si=dla1YIJooOLYzkIy" TargetMode="External"/><Relationship Id="rId1368" Type="http://schemas.openxmlformats.org/officeDocument/2006/relationships/hyperlink" Target="https://www.youtube.com/watch?v=FInTcW7uhIk" TargetMode="External"/><Relationship Id="rId74" Type="http://schemas.openxmlformats.org/officeDocument/2006/relationships/hyperlink" Target="https://youtu.be/FGVae1DsHX0?si=pyB5bhpAeP937J1m" TargetMode="External"/><Relationship Id="rId377" Type="http://schemas.openxmlformats.org/officeDocument/2006/relationships/hyperlink" Target="https://youtu.be/tXbUO8P8PSE?si=9v-s8r6kF2vK4AE3" TargetMode="External"/><Relationship Id="rId500" Type="http://schemas.openxmlformats.org/officeDocument/2006/relationships/hyperlink" Target="https://www.instagram.com/reel/DL60mqJvEkW/?utm_source=ig_web_copy_link" TargetMode="External"/><Relationship Id="rId584" Type="http://schemas.openxmlformats.org/officeDocument/2006/relationships/hyperlink" Target="https://www.youtube.com/watch?v=TV0VF_rkcOI" TargetMode="External"/><Relationship Id="rId805" Type="http://schemas.openxmlformats.org/officeDocument/2006/relationships/hyperlink" Target="https://youtu.be/v2Z2t0OPTjw?si=MuC3ogdRhv-vmQcu" TargetMode="External"/><Relationship Id="rId1130" Type="http://schemas.openxmlformats.org/officeDocument/2006/relationships/hyperlink" Target="https://www.youtube.com/watch?v=YQl_aFFkUGk" TargetMode="External"/><Relationship Id="rId1228" Type="http://schemas.openxmlformats.org/officeDocument/2006/relationships/hyperlink" Target="https://youtu.be/XY34f7IV2PU?si=8DMz-5yEdgB2KwG6" TargetMode="External"/><Relationship Id="rId5" Type="http://schemas.openxmlformats.org/officeDocument/2006/relationships/hyperlink" Target="https://www.youtube.com/watch?v=6e7ZigfRza4" TargetMode="External"/><Relationship Id="rId237" Type="http://schemas.openxmlformats.org/officeDocument/2006/relationships/hyperlink" Target="https://www.instagram.com/reel/CfUAJLXAvYj/?igshid=MmJiY2I4NDBkZg==" TargetMode="External"/><Relationship Id="rId791" Type="http://schemas.openxmlformats.org/officeDocument/2006/relationships/hyperlink" Target="https://www.youtube.com/watch?v=6pYlXBNjcaU" TargetMode="External"/><Relationship Id="rId889" Type="http://schemas.openxmlformats.org/officeDocument/2006/relationships/hyperlink" Target="https://www.instagram.com/reel/DWLvJvJiGwv/?utm_source=ig_web_copy_link&amp;igsh=MzRlODBiNWFlZA==" TargetMode="External"/><Relationship Id="rId1074" Type="http://schemas.openxmlformats.org/officeDocument/2006/relationships/hyperlink" Target="https://youtu.be/8jwFwVHTgZc?si=a_ElobkDUAaQ03iv" TargetMode="External"/><Relationship Id="rId444" Type="http://schemas.openxmlformats.org/officeDocument/2006/relationships/hyperlink" Target="https://youtu.be/PWrtG2UBUCE?si=75nPmMqQSW6TgjVl" TargetMode="External"/><Relationship Id="rId651" Type="http://schemas.openxmlformats.org/officeDocument/2006/relationships/hyperlink" Target="https://www.instagram.com/reel/DWMDCJPjmHe/?utm_source=ig_web_copy_link&amp;igsh=MzRlODBiNWFlZA==" TargetMode="External"/><Relationship Id="rId749" Type="http://schemas.openxmlformats.org/officeDocument/2006/relationships/hyperlink" Target="https://www.instagram.com/reel/DH53PrHTBTT/?igsh=dDFnbHlqcWZ6dXlx" TargetMode="External"/><Relationship Id="rId1281" Type="http://schemas.openxmlformats.org/officeDocument/2006/relationships/hyperlink" Target="https://www.instagram.com/reel/C1JtFnLPqqA/?utm_source=ig_web_copy_link&amp;igsh=MzRlODBiNWFlZA==" TargetMode="External"/><Relationship Id="rId1379" Type="http://schemas.openxmlformats.org/officeDocument/2006/relationships/hyperlink" Target="https://www.youtube.com/watch?v=1HwzWO-lyj4" TargetMode="External"/><Relationship Id="rId290" Type="http://schemas.openxmlformats.org/officeDocument/2006/relationships/hyperlink" Target="https://www.youtube.com/watch?v=wMJV6ZUJxUA" TargetMode="External"/><Relationship Id="rId304" Type="http://schemas.openxmlformats.org/officeDocument/2006/relationships/hyperlink" Target="https://youtube.com/shorts/FeaOpmbAUtw?si=r9V_7yOKdpjz-zpH" TargetMode="External"/><Relationship Id="rId388" Type="http://schemas.openxmlformats.org/officeDocument/2006/relationships/hyperlink" Target="https://www.instagram.com/reel/DCn9ca_xCGM/?utm_source=ig_web_copy_link" TargetMode="External"/><Relationship Id="rId511" Type="http://schemas.openxmlformats.org/officeDocument/2006/relationships/hyperlink" Target="https://www.instagram.com/reel/DTzSe7RjHLZ/?utm_source=ig_web_copy_link&amp;igsh=MzRlODBiNWFlZA==" TargetMode="External"/><Relationship Id="rId609" Type="http://schemas.openxmlformats.org/officeDocument/2006/relationships/hyperlink" Target="https://www.youtube.com/watch?v=fj-MLLIMmnk" TargetMode="External"/><Relationship Id="rId956" Type="http://schemas.openxmlformats.org/officeDocument/2006/relationships/hyperlink" Target="https://youtu.be/gaUMbLAGJNw?si=KP517az6ZjcxF1Wl" TargetMode="External"/><Relationship Id="rId1141" Type="http://schemas.openxmlformats.org/officeDocument/2006/relationships/hyperlink" Target="https://youtu.be/M4f3FzFPWg0?si=oKrn5n507Z5EBeUO" TargetMode="External"/><Relationship Id="rId1239" Type="http://schemas.openxmlformats.org/officeDocument/2006/relationships/hyperlink" Target="https://youtu.be/G6bWJeL3cnw?si=gWUP06YALvyyFVQw" TargetMode="External"/><Relationship Id="rId85" Type="http://schemas.openxmlformats.org/officeDocument/2006/relationships/hyperlink" Target="https://www.instagram.com/p/DP0ejzrkolk/?utm_source=ig_web_copy_link" TargetMode="External"/><Relationship Id="rId150" Type="http://schemas.openxmlformats.org/officeDocument/2006/relationships/hyperlink" Target="https://www.youtube.com/watch?v=HT_Or41KjcE" TargetMode="External"/><Relationship Id="rId595" Type="http://schemas.openxmlformats.org/officeDocument/2006/relationships/hyperlink" Target="https://www.instagram.com/reel/C5V3FtpvZ_w/?igsh=MWk0dnliYXF2cjk3bg==" TargetMode="External"/><Relationship Id="rId816" Type="http://schemas.openxmlformats.org/officeDocument/2006/relationships/hyperlink" Target="https://www.instagram.com/reel/C4XL0GKhla8/?igsh=MTg2Zmx2ZjMwZ2tqMg==" TargetMode="External"/><Relationship Id="rId1001" Type="http://schemas.openxmlformats.org/officeDocument/2006/relationships/hyperlink" Target="https://youtube.com/shorts/zkAUFVRHPGk?si=rPiPQKkGcHD78G-N" TargetMode="External"/><Relationship Id="rId248" Type="http://schemas.openxmlformats.org/officeDocument/2006/relationships/hyperlink" Target="https://www.youtube.com/watch?v=pD_6AsHmIEg" TargetMode="External"/><Relationship Id="rId455" Type="http://schemas.openxmlformats.org/officeDocument/2006/relationships/hyperlink" Target="https://youtu.be/9rbANll1pZY?si=VVVUkLi1QxfEzxhN" TargetMode="External"/><Relationship Id="rId662" Type="http://schemas.openxmlformats.org/officeDocument/2006/relationships/hyperlink" Target="https://www.instagram.com/reel/DNxqnmH2mgY/?utm_source=ig_web_copy_link" TargetMode="External"/><Relationship Id="rId1085" Type="http://schemas.openxmlformats.org/officeDocument/2006/relationships/hyperlink" Target="https://www.youtube.com/watch?v=WY1mIh7pkf8" TargetMode="External"/><Relationship Id="rId1292" Type="http://schemas.openxmlformats.org/officeDocument/2006/relationships/hyperlink" Target="https://www.instagram.com/reel/DX7TOgPyh6T/?utm_source=ig_web_copy_link" TargetMode="External"/><Relationship Id="rId1306" Type="http://schemas.openxmlformats.org/officeDocument/2006/relationships/hyperlink" Target="https://www.youtube.com/watch?v=DwQBfkMQolo" TargetMode="External"/><Relationship Id="rId12" Type="http://schemas.openxmlformats.org/officeDocument/2006/relationships/hyperlink" Target="https://youtube.com/shorts/SC2qYAJLi_M?si=80Al0z1tm0uoGbUQ" TargetMode="External"/><Relationship Id="rId108" Type="http://schemas.openxmlformats.org/officeDocument/2006/relationships/hyperlink" Target="https://www.instagram.com/reel/C5DTh68rG6I/?utm_source=ig_web_copy_link" TargetMode="External"/><Relationship Id="rId315" Type="http://schemas.openxmlformats.org/officeDocument/2006/relationships/hyperlink" Target="https://www.youtube.com/watch?v=vCzQKheV5pY&amp;t=20s" TargetMode="External"/><Relationship Id="rId522" Type="http://schemas.openxmlformats.org/officeDocument/2006/relationships/hyperlink" Target="https://www.youtube.com/watch?v=REYpg6dJ650" TargetMode="External"/><Relationship Id="rId967" Type="http://schemas.openxmlformats.org/officeDocument/2006/relationships/hyperlink" Target="https://www.instagram.com/reel/C1cCFS3vY9Q/?utm_source=ig_web_copy_link&amp;igsh=MzRlODBiNWFlZA==" TargetMode="External"/><Relationship Id="rId1152" Type="http://schemas.openxmlformats.org/officeDocument/2006/relationships/hyperlink" Target="https://www.instagram.com/reel/DDL7eaGS1So/?igsh=c29ud3UxOGoxN3Fq" TargetMode="External"/><Relationship Id="rId96" Type="http://schemas.openxmlformats.org/officeDocument/2006/relationships/hyperlink" Target="https://youtu.be/HAt69iVPhWk?si=-AKKapugbCfazmcG" TargetMode="External"/><Relationship Id="rId161" Type="http://schemas.openxmlformats.org/officeDocument/2006/relationships/hyperlink" Target="https://youtube.com/shorts/4IHjKyaX09g?si=sPIYCk7kvfQF9xbS" TargetMode="External"/><Relationship Id="rId399" Type="http://schemas.openxmlformats.org/officeDocument/2006/relationships/hyperlink" Target="https://www.youtube.com/watch?v=4cASzZDmOuQ" TargetMode="External"/><Relationship Id="rId827" Type="http://schemas.openxmlformats.org/officeDocument/2006/relationships/hyperlink" Target="https://youtu.be/ytk6OEiQGIA?si=w_pvA-BdSq8TkTnh" TargetMode="External"/><Relationship Id="rId1012" Type="http://schemas.openxmlformats.org/officeDocument/2006/relationships/hyperlink" Target="https://www.instagram.com/reel/C35Bj39Pr9N/?utm_source=ig_web_copy_link&amp;igsh=MzRlODBiNWFlZA==" TargetMode="External"/><Relationship Id="rId259" Type="http://schemas.openxmlformats.org/officeDocument/2006/relationships/hyperlink" Target="https://www.youtube.com/watch?v=-rceq97RQwM" TargetMode="External"/><Relationship Id="rId466" Type="http://schemas.openxmlformats.org/officeDocument/2006/relationships/hyperlink" Target="https://www.youtube.com/watch?v=fySlJbZJLJI" TargetMode="External"/><Relationship Id="rId673" Type="http://schemas.openxmlformats.org/officeDocument/2006/relationships/hyperlink" Target="https://www.youtube.com/watch?v=MdYtkgZr1-A" TargetMode="External"/><Relationship Id="rId880" Type="http://schemas.openxmlformats.org/officeDocument/2006/relationships/hyperlink" Target="https://www.instagram.com/reel/DNDayNRMcnH/?igsh=bzU1Z211MmtiMGoz" TargetMode="External"/><Relationship Id="rId1096" Type="http://schemas.openxmlformats.org/officeDocument/2006/relationships/hyperlink" Target="https://youtu.be/Thv7yjMAE5g?si=BlHqpQVKcmIP-XMG" TargetMode="External"/><Relationship Id="rId1317" Type="http://schemas.openxmlformats.org/officeDocument/2006/relationships/hyperlink" Target="https://www.youtube.com/watch?v=gMX_bwmq2Jg" TargetMode="External"/><Relationship Id="rId23" Type="http://schemas.openxmlformats.org/officeDocument/2006/relationships/hyperlink" Target="https://www.instagram.com/reel/C32Z6jnvVBV/?utm_source=ig_web_copy_link&amp;igsh=MzRlODBiNWFlZA==" TargetMode="External"/><Relationship Id="rId119" Type="http://schemas.openxmlformats.org/officeDocument/2006/relationships/hyperlink" Target="https://www.instagram.com/reel/DHlT9YxT8mW/?utm_source=ig_web_copy_link" TargetMode="External"/><Relationship Id="rId326" Type="http://schemas.openxmlformats.org/officeDocument/2006/relationships/hyperlink" Target="https://youtu.be/3LbqivPIGEk?si=-Zkfw-L_nJCC0B2Q" TargetMode="External"/><Relationship Id="rId533" Type="http://schemas.openxmlformats.org/officeDocument/2006/relationships/hyperlink" Target="https://www.youtube.com/watch?v=SSSrKWom04U" TargetMode="External"/><Relationship Id="rId978" Type="http://schemas.openxmlformats.org/officeDocument/2006/relationships/hyperlink" Target="https://youtu.be/qcplXH_vbIA?si=9ut9eBBee4F5zUOO" TargetMode="External"/><Relationship Id="rId1163" Type="http://schemas.openxmlformats.org/officeDocument/2006/relationships/hyperlink" Target="https://www.instagram.com/reel/C-Dg5FdPeT-/?igsh=MTdwbWR4a3R4OW9qbQ==" TargetMode="External"/><Relationship Id="rId1370" Type="http://schemas.openxmlformats.org/officeDocument/2006/relationships/hyperlink" Target="https://www.youtube.com/watch?v=Sp5plXRvQ-Y" TargetMode="External"/><Relationship Id="rId740" Type="http://schemas.openxmlformats.org/officeDocument/2006/relationships/hyperlink" Target="https://youtube.com/shorts/2r7GKBZhfTc?si=0kGET2tdMU5gByIG" TargetMode="External"/><Relationship Id="rId838" Type="http://schemas.openxmlformats.org/officeDocument/2006/relationships/hyperlink" Target="https://www.instagram.com/reel/C9Zz_7XycXk/?utm_source=ig_web_copy_link&amp;igsh=MzRlODBiNWFlZA==" TargetMode="External"/><Relationship Id="rId1023" Type="http://schemas.openxmlformats.org/officeDocument/2006/relationships/hyperlink" Target="https://youtube.com/shorts/rmZEXYStafI?si=meXkctlcVFcGXSWI" TargetMode="External"/><Relationship Id="rId172" Type="http://schemas.openxmlformats.org/officeDocument/2006/relationships/hyperlink" Target="https://youtube.com/shorts/4iZMKU89Lc8?si=J2pwCfJoWRKqq9Ky" TargetMode="External"/><Relationship Id="rId477" Type="http://schemas.openxmlformats.org/officeDocument/2006/relationships/hyperlink" Target="https://youtu.be/gnuyZJm40mQ?si=0-mFOGPvPUrTfKB_" TargetMode="External"/><Relationship Id="rId600" Type="http://schemas.openxmlformats.org/officeDocument/2006/relationships/hyperlink" Target="https://www.instagram.com/reel/DC3SkjUSHtu/?utm_source=ig_web_copy_link&amp;igsh=MzRlODBiNWFlZA==" TargetMode="External"/><Relationship Id="rId684" Type="http://schemas.openxmlformats.org/officeDocument/2006/relationships/hyperlink" Target="https://youtu.be/ROhSF9ANR90?si=nmM4noLZT0PqZrWB" TargetMode="External"/><Relationship Id="rId1230" Type="http://schemas.openxmlformats.org/officeDocument/2006/relationships/hyperlink" Target="https://youtube.com/shorts/ovA9l5utMMU?si=szKfgAPz18yEnsu1" TargetMode="External"/><Relationship Id="rId1328" Type="http://schemas.openxmlformats.org/officeDocument/2006/relationships/hyperlink" Target="https://www.youtube.com/watch?v=qc79fR0A0KU" TargetMode="External"/><Relationship Id="rId337" Type="http://schemas.openxmlformats.org/officeDocument/2006/relationships/hyperlink" Target="https://youtu.be/V1N5PWtgBBk?si=H98sRwzTwoyVgve5" TargetMode="External"/><Relationship Id="rId891" Type="http://schemas.openxmlformats.org/officeDocument/2006/relationships/hyperlink" Target="https://www.instagram.com/reel/DW_Z8YWjLZW/?utm_source=ig_web_copy_link&amp;igsh=MzRlODBiNWFlZA==" TargetMode="External"/><Relationship Id="rId905" Type="http://schemas.openxmlformats.org/officeDocument/2006/relationships/hyperlink" Target="https://www.instagram.com/reel/C3hR2xyR_VB/?igsh=MTMxMDgwcndjeWJtZg==" TargetMode="External"/><Relationship Id="rId989" Type="http://schemas.openxmlformats.org/officeDocument/2006/relationships/hyperlink" Target="https://youtube.com/shorts/XuqpDnI4Iu8?si=kDGBBtgdacxfWY0M" TargetMode="External"/><Relationship Id="rId34" Type="http://schemas.openxmlformats.org/officeDocument/2006/relationships/hyperlink" Target="https://www.youtube.com/watch?v=hDgnhr7UOMM" TargetMode="External"/><Relationship Id="rId544" Type="http://schemas.openxmlformats.org/officeDocument/2006/relationships/hyperlink" Target="https://www.instagram.com/reel/Cvr4DkctCrF/?igshid=MWZjMTM2ODFkZg==" TargetMode="External"/><Relationship Id="rId751" Type="http://schemas.openxmlformats.org/officeDocument/2006/relationships/hyperlink" Target="https://youtube.com/shorts/hX97J8m2ueg?si=veVP4HADs4koDnw0" TargetMode="External"/><Relationship Id="rId849" Type="http://schemas.openxmlformats.org/officeDocument/2006/relationships/hyperlink" Target="https://youtu.be/EAaATfPrFSg?si=RwYmvmzM6gtEi1Wn" TargetMode="External"/><Relationship Id="rId1174" Type="http://schemas.openxmlformats.org/officeDocument/2006/relationships/hyperlink" Target="https://youtu.be/OWaVt9-NcyQ?si=wrhZMQIO1PRetW7X" TargetMode="External"/><Relationship Id="rId1381" Type="http://schemas.openxmlformats.org/officeDocument/2006/relationships/hyperlink" Target="https://www.youtube.com/watch?v=rUGbc18VWBI" TargetMode="External"/><Relationship Id="rId183" Type="http://schemas.openxmlformats.org/officeDocument/2006/relationships/hyperlink" Target="https://youtu.be/ZRIN2ykKk3w?si=YoQCx9mI20pKSz1P" TargetMode="External"/><Relationship Id="rId390" Type="http://schemas.openxmlformats.org/officeDocument/2006/relationships/hyperlink" Target="https://youtube.com/shorts/qZGGVUx4tUE?si=7wtEGWHfaU66e16x" TargetMode="External"/><Relationship Id="rId404" Type="http://schemas.openxmlformats.org/officeDocument/2006/relationships/hyperlink" Target="https://youtube.com/shorts/wBUeZtQnWIE?si=rFk5F_DasZMbRZ45" TargetMode="External"/><Relationship Id="rId611" Type="http://schemas.openxmlformats.org/officeDocument/2006/relationships/hyperlink" Target="https://www.instagram.com/reel/C_-iVEwvSpE/?igsh=ZmdxNzBpZ2p4dDhy" TargetMode="External"/><Relationship Id="rId1034" Type="http://schemas.openxmlformats.org/officeDocument/2006/relationships/hyperlink" Target="https://youtube.com/shorts/XjRQzU_ckb4?si=u_TznEfg4WsXPIL0" TargetMode="External"/><Relationship Id="rId1241" Type="http://schemas.openxmlformats.org/officeDocument/2006/relationships/hyperlink" Target="https://www.instagram.com/reel/C2ecL-zvc-g/?utm_source=ig_web_copy_link&amp;igsh=MzRlODBiNWFlZA==" TargetMode="External"/><Relationship Id="rId1339" Type="http://schemas.openxmlformats.org/officeDocument/2006/relationships/hyperlink" Target="https://www.youtube.com/watch?v=8c7y5g9jh1g" TargetMode="External"/><Relationship Id="rId250" Type="http://schemas.openxmlformats.org/officeDocument/2006/relationships/hyperlink" Target="https://www.youtube.com/watch?v=nYILmpV_Dos" TargetMode="External"/><Relationship Id="rId488" Type="http://schemas.openxmlformats.org/officeDocument/2006/relationships/hyperlink" Target="https://youtube.com/shorts/585E6bbIoYk?si=QT9bW3_EnxpVoU7p" TargetMode="External"/><Relationship Id="rId695" Type="http://schemas.openxmlformats.org/officeDocument/2006/relationships/hyperlink" Target="https://www.instagram.com/reel/DQ_eO75EWqW/?igsh=Yjl2bDYxa3J2MHhr" TargetMode="External"/><Relationship Id="rId709" Type="http://schemas.openxmlformats.org/officeDocument/2006/relationships/hyperlink" Target="https://www.instagram.com/reel/DDoztRRIOfc/?utm_source=ig_web_copy_link" TargetMode="External"/><Relationship Id="rId916" Type="http://schemas.openxmlformats.org/officeDocument/2006/relationships/hyperlink" Target="https://youtube.com/shorts/Q0QbZ2V6LZw?si=N_p_iaPPKBen7cyy" TargetMode="External"/><Relationship Id="rId1101" Type="http://schemas.openxmlformats.org/officeDocument/2006/relationships/hyperlink" Target="https://youtube.com/shorts/bPdyo9AWW0Q?si=-mNroSbGbFgQk6om" TargetMode="External"/><Relationship Id="rId45" Type="http://schemas.openxmlformats.org/officeDocument/2006/relationships/hyperlink" Target="https://www.instagram.com/reel/DI3qShoy_ms/?utm_source=ig_web_copy_link" TargetMode="External"/><Relationship Id="rId110" Type="http://schemas.openxmlformats.org/officeDocument/2006/relationships/hyperlink" Target="https://youtube.com/shorts/Omb9h_pbLCI?si=TPGJ_mG6M9dIfOyv" TargetMode="External"/><Relationship Id="rId348" Type="http://schemas.openxmlformats.org/officeDocument/2006/relationships/hyperlink" Target="https://youtube.com/shorts/NqqdybF0KaU?si=PFoKZwmFbXqRQSe9" TargetMode="External"/><Relationship Id="rId555" Type="http://schemas.openxmlformats.org/officeDocument/2006/relationships/hyperlink" Target="https://youtube.com/shorts/vems3mezEs8?si=aOE-igWHq4coXV3x" TargetMode="External"/><Relationship Id="rId762" Type="http://schemas.openxmlformats.org/officeDocument/2006/relationships/hyperlink" Target="https://www.youtube.com/watch?v=PrJH8QFmtFE" TargetMode="External"/><Relationship Id="rId1185" Type="http://schemas.openxmlformats.org/officeDocument/2006/relationships/hyperlink" Target="https://www.youtube.com/watch?v=dTcKeFkhw_Y" TargetMode="External"/><Relationship Id="rId1392" Type="http://schemas.openxmlformats.org/officeDocument/2006/relationships/hyperlink" Target="https://www.youtube.com/watch?v=mPf0Ry12bkg" TargetMode="External"/><Relationship Id="rId1406" Type="http://schemas.openxmlformats.org/officeDocument/2006/relationships/hyperlink" Target="https://youtu.be/DnrcZ0QUERk?si=b3JHdRGeNlz4oFbr" TargetMode="External"/><Relationship Id="rId194" Type="http://schemas.openxmlformats.org/officeDocument/2006/relationships/hyperlink" Target="https://youtu.be/6z1b5FlJBTk?si=b34_KMV8sGKWVtfF" TargetMode="External"/><Relationship Id="rId208" Type="http://schemas.openxmlformats.org/officeDocument/2006/relationships/hyperlink" Target="https://youtube.com/shorts/Y3I2PJZoN8w?si=384nXBDQ2ap5tzqj" TargetMode="External"/><Relationship Id="rId415" Type="http://schemas.openxmlformats.org/officeDocument/2006/relationships/hyperlink" Target="https://www.youtube.com/watch?v=gudFjsPCkOs" TargetMode="External"/><Relationship Id="rId622" Type="http://schemas.openxmlformats.org/officeDocument/2006/relationships/hyperlink" Target="https://youtube.com/shorts/Yrh60j4KI14?si=Dh4S-njUXYnyHiKx" TargetMode="External"/><Relationship Id="rId1045" Type="http://schemas.openxmlformats.org/officeDocument/2006/relationships/hyperlink" Target="https://youtu.be/UBnbzr8BvWg?si=bdBMH4ybhCuVC5S4" TargetMode="External"/><Relationship Id="rId1252" Type="http://schemas.openxmlformats.org/officeDocument/2006/relationships/hyperlink" Target="https://www.instagram.com/reel/Cy24GravZxq/?utm_source=ig_web_copy_link&amp;igsh=MzRlODBiNWFlZA==" TargetMode="External"/><Relationship Id="rId261" Type="http://schemas.openxmlformats.org/officeDocument/2006/relationships/hyperlink" Target="https://www.youtube.com/watch?v=eCIT0GyP3D0" TargetMode="External"/><Relationship Id="rId499" Type="http://schemas.openxmlformats.org/officeDocument/2006/relationships/hyperlink" Target="https://youtube.com/shorts/1xHm2I7TRlM?si=fEjLHHcYHLbZEKUj" TargetMode="External"/><Relationship Id="rId927" Type="http://schemas.openxmlformats.org/officeDocument/2006/relationships/hyperlink" Target="https://www.youtube.com/shorts/NwDjbAiYeDw" TargetMode="External"/><Relationship Id="rId1112" Type="http://schemas.openxmlformats.org/officeDocument/2006/relationships/hyperlink" Target="https://www.instagram.com/reel/DGLD12TCjW3/?utm_source=ig_web_copy_link" TargetMode="External"/><Relationship Id="rId56" Type="http://schemas.openxmlformats.org/officeDocument/2006/relationships/hyperlink" Target="https://youtu.be/RI5VE3IRjGc?si=Pbu8ldNf9tDNsSDC" TargetMode="External"/><Relationship Id="rId359" Type="http://schemas.openxmlformats.org/officeDocument/2006/relationships/hyperlink" Target="https://www.instagram.com/reel/DV1CAKXkUjB/?utm_source=ig_web_copy_link&amp;igsh=MzRlODBiNWFlZA==" TargetMode="External"/><Relationship Id="rId566" Type="http://schemas.openxmlformats.org/officeDocument/2006/relationships/hyperlink" Target="https://www.youtube.com/watch?v=W316PMEGDwE&amp;list=PL85AsjB6azqE1JTvQl3GOP979y-G3jzsK&amp;index=47" TargetMode="External"/><Relationship Id="rId773" Type="http://schemas.openxmlformats.org/officeDocument/2006/relationships/hyperlink" Target="https://www.youtube.com/watch?v=j9UcI7zAro4" TargetMode="External"/><Relationship Id="rId1196" Type="http://schemas.openxmlformats.org/officeDocument/2006/relationships/hyperlink" Target="https://www.youtube.com/shorts/bO22qk86h1M" TargetMode="External"/><Relationship Id="rId121" Type="http://schemas.openxmlformats.org/officeDocument/2006/relationships/hyperlink" Target="https://www.youtube.com/watch?v=JpdedtvuZks" TargetMode="External"/><Relationship Id="rId219" Type="http://schemas.openxmlformats.org/officeDocument/2006/relationships/hyperlink" Target="https://www.youtube.com/watch?v=CR-de5fnPgM" TargetMode="External"/><Relationship Id="rId426" Type="http://schemas.openxmlformats.org/officeDocument/2006/relationships/hyperlink" Target="https://youtu.be/985U-QTCNjg?si=GbewhXjb_AeH1QYu" TargetMode="External"/><Relationship Id="rId633" Type="http://schemas.openxmlformats.org/officeDocument/2006/relationships/hyperlink" Target="https://www.instagram.com/reel/C6WAB43ihXc/?igsh=bmo2NHRvaXgxbnU2" TargetMode="External"/><Relationship Id="rId980" Type="http://schemas.openxmlformats.org/officeDocument/2006/relationships/hyperlink" Target="https://youtube.com/shorts/hLRzrhNVNno?si=BVxrPc09XZFeIwvW" TargetMode="External"/><Relationship Id="rId1056" Type="http://schemas.openxmlformats.org/officeDocument/2006/relationships/hyperlink" Target="https://www.instagram.com/reel/DCQt6wroitv/?igsh=MXFvYjcxY3I3NjhkNg==" TargetMode="External"/><Relationship Id="rId1263" Type="http://schemas.openxmlformats.org/officeDocument/2006/relationships/hyperlink" Target="https://www.instagram.com/reel/DV8eQVEgYWl/?utm_source=ig_web_copy_link&amp;igsh=MzRlODBiNWFlZA==" TargetMode="External"/><Relationship Id="rId840" Type="http://schemas.openxmlformats.org/officeDocument/2006/relationships/hyperlink" Target="https://youtu.be/euP77KYDDF0?si=ne7c0UySz7XB_zWw" TargetMode="External"/><Relationship Id="rId938" Type="http://schemas.openxmlformats.org/officeDocument/2006/relationships/hyperlink" Target="https://www.instagram.com/reel/DWMDCJPjmHe/?utm_source=ig_web_copy_link&amp;igsh=MzRlODBiNWFlZA==" TargetMode="External"/><Relationship Id="rId67" Type="http://schemas.openxmlformats.org/officeDocument/2006/relationships/hyperlink" Target="https://www.youtube.com/watch?v=ZEZOURXKo-s" TargetMode="External"/><Relationship Id="rId272" Type="http://schemas.openxmlformats.org/officeDocument/2006/relationships/hyperlink" Target="https://youtu.be/y9Xwu9q2S60?si=KqWlkerb0TTF6d4z" TargetMode="External"/><Relationship Id="rId577" Type="http://schemas.openxmlformats.org/officeDocument/2006/relationships/hyperlink" Target="https://www.instagram.com/reel/Cqsb_XXgaBN/?igshid=MzRlODBiNWFlZA==" TargetMode="External"/><Relationship Id="rId700" Type="http://schemas.openxmlformats.org/officeDocument/2006/relationships/hyperlink" Target="https://www.instagram.com/reel/C7-4RkGIGzW/?igsh=MWVhdGUwejk4bG01bg==" TargetMode="External"/><Relationship Id="rId1123" Type="http://schemas.openxmlformats.org/officeDocument/2006/relationships/hyperlink" Target="https://www.instagram.com/reel/DWD_TjdjByC/?utm_source=ig_web_copy_link&amp;igsh=MzRlODBiNWFlZA==" TargetMode="External"/><Relationship Id="rId1330" Type="http://schemas.openxmlformats.org/officeDocument/2006/relationships/hyperlink" Target="https://www.youtube.com/watch?v=cxGrrTG_KFI" TargetMode="External"/><Relationship Id="rId132" Type="http://schemas.openxmlformats.org/officeDocument/2006/relationships/hyperlink" Target="https://www.youtube.com/watch?v=Iti-kTfAIo0" TargetMode="External"/><Relationship Id="rId784" Type="http://schemas.openxmlformats.org/officeDocument/2006/relationships/hyperlink" Target="https://www.instagram.com/reel/Cp-aO9Ggpam/?igshid=MmJiY2I4NDBkZg==" TargetMode="External"/><Relationship Id="rId991" Type="http://schemas.openxmlformats.org/officeDocument/2006/relationships/hyperlink" Target="https://www.instagram.com/p/Cv18r4GIhwx/?igshid=MzRlODBiNWFlZA==" TargetMode="External"/><Relationship Id="rId1067" Type="http://schemas.openxmlformats.org/officeDocument/2006/relationships/hyperlink" Target="https://youtube.com/shorts/1Pb3WLDCdH8?si=6DiUrJ-sjaICc7uz" TargetMode="External"/><Relationship Id="rId437" Type="http://schemas.openxmlformats.org/officeDocument/2006/relationships/hyperlink" Target="https://www.instagram.com/reel/C7l3zNdS0L_/?utm_source=ig_web_copy_link&amp;igsh=MzRlODBiNWFlZA==" TargetMode="External"/><Relationship Id="rId644" Type="http://schemas.openxmlformats.org/officeDocument/2006/relationships/hyperlink" Target="https://www.instagram.com/reel/DH2xNUrI7DI/?igsh=MWI4cDY4d3RjMXNjMQ==" TargetMode="External"/><Relationship Id="rId851" Type="http://schemas.openxmlformats.org/officeDocument/2006/relationships/hyperlink" Target="https://youtube.com/shorts/E6q9FJ4Tx2Q?si=ECNz-kD5hWq8vs-K" TargetMode="External"/><Relationship Id="rId1274" Type="http://schemas.openxmlformats.org/officeDocument/2006/relationships/hyperlink" Target="https://youtube.com/shorts/EkQ1MzY2504?si=jNb1abZlcPLqLzX1" TargetMode="External"/><Relationship Id="rId283" Type="http://schemas.openxmlformats.org/officeDocument/2006/relationships/hyperlink" Target="https://www.youtube.com/watch?v=pTVw7pmb20w" TargetMode="External"/><Relationship Id="rId490" Type="http://schemas.openxmlformats.org/officeDocument/2006/relationships/hyperlink" Target="https://www.facebook.com/share/r/1EQy7dASq6/" TargetMode="External"/><Relationship Id="rId504" Type="http://schemas.openxmlformats.org/officeDocument/2006/relationships/hyperlink" Target="https://www.instagram.com/reel/DPd73SKDKoq/?utm_source=ig_web_copy_link" TargetMode="External"/><Relationship Id="rId711" Type="http://schemas.openxmlformats.org/officeDocument/2006/relationships/hyperlink" Target="https://youtube.com/shorts/weEIRo2-aRY?si=xuLEgLdamt8oysP4" TargetMode="External"/><Relationship Id="rId949" Type="http://schemas.openxmlformats.org/officeDocument/2006/relationships/hyperlink" Target="https://www.youtube.com/watch?v=d1_9STTBcfQ" TargetMode="External"/><Relationship Id="rId1134" Type="http://schemas.openxmlformats.org/officeDocument/2006/relationships/hyperlink" Target="https://www.youtube.com/watch?v=wwgCRovbwAY" TargetMode="External"/><Relationship Id="rId1341" Type="http://schemas.openxmlformats.org/officeDocument/2006/relationships/hyperlink" Target="https://www.youtube.com/watch?v=jEOtna3oZLo" TargetMode="External"/><Relationship Id="rId78" Type="http://schemas.openxmlformats.org/officeDocument/2006/relationships/hyperlink" Target="https://www.youtube.com/watch?v=jhyQzR8eoQI" TargetMode="External"/><Relationship Id="rId143" Type="http://schemas.openxmlformats.org/officeDocument/2006/relationships/hyperlink" Target="https://youtube.com/shorts/JVxj9ygqgOY?si=eNQbbA4MxfBUueQe" TargetMode="External"/><Relationship Id="rId350" Type="http://schemas.openxmlformats.org/officeDocument/2006/relationships/hyperlink" Target="https://youtu.be/9V2lKBOIHug?si=YFBjDJNAWU2Rcz1p" TargetMode="External"/><Relationship Id="rId588" Type="http://schemas.openxmlformats.org/officeDocument/2006/relationships/hyperlink" Target="https://www.instagram.com/p/C0TUdF4v9ye/" TargetMode="External"/><Relationship Id="rId795" Type="http://schemas.openxmlformats.org/officeDocument/2006/relationships/hyperlink" Target="https://youtu.be/c7XeYIqOxQc?si=ESQ5P9zBIwP38w0M" TargetMode="External"/><Relationship Id="rId809" Type="http://schemas.openxmlformats.org/officeDocument/2006/relationships/hyperlink" Target="https://youtu.be/8jNahc5ZRIA?si=kYUHZyGcMURa6WAQ" TargetMode="External"/><Relationship Id="rId1201" Type="http://schemas.openxmlformats.org/officeDocument/2006/relationships/hyperlink" Target="https://www.youtube.com/watch?v=eQyq3JyXGl8" TargetMode="External"/><Relationship Id="rId9" Type="http://schemas.openxmlformats.org/officeDocument/2006/relationships/hyperlink" Target="https://www.youtube.com/watch?v=gGwYDeNkHyk" TargetMode="External"/><Relationship Id="rId210" Type="http://schemas.openxmlformats.org/officeDocument/2006/relationships/hyperlink" Target="https://youtu.be/SHIlMGwU5Is?si=au3tZhfECQAGMyOt" TargetMode="External"/><Relationship Id="rId448" Type="http://schemas.openxmlformats.org/officeDocument/2006/relationships/hyperlink" Target="https://www.instagram.com/reel/DSw13VzkQLx/?igsh=MWF4bnc1dDUxb3R5bQ==" TargetMode="External"/><Relationship Id="rId655" Type="http://schemas.openxmlformats.org/officeDocument/2006/relationships/hyperlink" Target="https://youtube.com/shorts/NbqDJvPbats?si=14UmINMjdp6INxgd" TargetMode="External"/><Relationship Id="rId862" Type="http://schemas.openxmlformats.org/officeDocument/2006/relationships/hyperlink" Target="https://www.youtube.com/shorts/5WjgEe3dUZk" TargetMode="External"/><Relationship Id="rId1078" Type="http://schemas.openxmlformats.org/officeDocument/2006/relationships/hyperlink" Target="https://www.instagram.com/reel/DU-YfxOjmc6/?igsh=MXNic255bGRmNmhmNQ%3D%3D" TargetMode="External"/><Relationship Id="rId1285" Type="http://schemas.openxmlformats.org/officeDocument/2006/relationships/hyperlink" Target="https://youtu.be/CLOPwfGKCrg?si=3n9QBEpLZp-UXPID" TargetMode="External"/><Relationship Id="rId294" Type="http://schemas.openxmlformats.org/officeDocument/2006/relationships/hyperlink" Target="https://www.youtube.com/watch?v=drJLj3Ckuvo" TargetMode="External"/><Relationship Id="rId308" Type="http://schemas.openxmlformats.org/officeDocument/2006/relationships/hyperlink" Target="https://youtu.be/7ujqRb1LZto?si=p8grrToXFDQUxhEz" TargetMode="External"/><Relationship Id="rId515" Type="http://schemas.openxmlformats.org/officeDocument/2006/relationships/hyperlink" Target="https://www.youtube.com/watch?v=aqZcFL6n2jc" TargetMode="External"/><Relationship Id="rId722" Type="http://schemas.openxmlformats.org/officeDocument/2006/relationships/hyperlink" Target="https://www.instagram.com/reel/DVn36g4jZtH/?utm_source=ig_web_copy_link&amp;igsh=MzRlODBiNWFlZA==" TargetMode="External"/><Relationship Id="rId1145" Type="http://schemas.openxmlformats.org/officeDocument/2006/relationships/hyperlink" Target="https://youtube.com/shorts/ttTZR0JUilY?si=1Wr2cOUKvPDwOGTV" TargetMode="External"/><Relationship Id="rId1352" Type="http://schemas.openxmlformats.org/officeDocument/2006/relationships/hyperlink" Target="https://www.youtube.com/watch?v=yQX9aAnAK40" TargetMode="External"/><Relationship Id="rId89" Type="http://schemas.openxmlformats.org/officeDocument/2006/relationships/hyperlink" Target="https://www.youtube.com/watch?v=weWKswuEnQA" TargetMode="External"/><Relationship Id="rId154" Type="http://schemas.openxmlformats.org/officeDocument/2006/relationships/hyperlink" Target="https://youtube.com/shorts/QQ1yRL2pFNA?si=zdI1S8BNwX9HItW9" TargetMode="External"/><Relationship Id="rId361" Type="http://schemas.openxmlformats.org/officeDocument/2006/relationships/hyperlink" Target="https://youtube.com/shorts/FxGHomjhW-Q?si=dvTH0wr91R7fEnCU" TargetMode="External"/><Relationship Id="rId599" Type="http://schemas.openxmlformats.org/officeDocument/2006/relationships/hyperlink" Target="https://www.instagram.com/reel/DC3kJfeyw6m/?utm_source=ig_web_copy_link&amp;igsh=MzRlODBiNWFlZA==" TargetMode="External"/><Relationship Id="rId1005" Type="http://schemas.openxmlformats.org/officeDocument/2006/relationships/hyperlink" Target="https://youtu.be/8ddrUyMjb4M?si=_49-KzstXwznk8qt" TargetMode="External"/><Relationship Id="rId1212" Type="http://schemas.openxmlformats.org/officeDocument/2006/relationships/hyperlink" Target="https://www.youtube.com/watch?v=kUISSX_-QAI" TargetMode="External"/><Relationship Id="rId459" Type="http://schemas.openxmlformats.org/officeDocument/2006/relationships/hyperlink" Target="https://www.youtube.com/watch?v=tBQNnvaoVfY" TargetMode="External"/><Relationship Id="rId666" Type="http://schemas.openxmlformats.org/officeDocument/2006/relationships/hyperlink" Target="https://www.youtube.com/watch?v=rvPa3rlUvs0" TargetMode="External"/><Relationship Id="rId873" Type="http://schemas.openxmlformats.org/officeDocument/2006/relationships/hyperlink" Target="https://www.instagram.com/reel/DHoAdtcJDRP/?igsh=MXJzMTFmNGw2NmtnbA==" TargetMode="External"/><Relationship Id="rId1089" Type="http://schemas.openxmlformats.org/officeDocument/2006/relationships/hyperlink" Target="https://www.youtube.com/watch?v=ZnT1Xe342E8" TargetMode="External"/><Relationship Id="rId1296" Type="http://schemas.openxmlformats.org/officeDocument/2006/relationships/hyperlink" Target="https://www.instagram.com/reel/C8B_3yqP-Ys/?igsh=MXBxMDVzZDR2MHRmcA==" TargetMode="External"/><Relationship Id="rId16" Type="http://schemas.openxmlformats.org/officeDocument/2006/relationships/hyperlink" Target="https://www.instagram.com/reel/DJ1HdJrxDvU/?utm_source=ig_web_copy_link" TargetMode="External"/><Relationship Id="rId221" Type="http://schemas.openxmlformats.org/officeDocument/2006/relationships/hyperlink" Target="https://youtube.com/shorts/Sd7P_6BcunA?si=NX7qBBD7P7V9bESK" TargetMode="External"/><Relationship Id="rId319" Type="http://schemas.openxmlformats.org/officeDocument/2006/relationships/hyperlink" Target="https://www.youtube.com/watch?v=dYIobRfkwUk" TargetMode="External"/><Relationship Id="rId526" Type="http://schemas.openxmlformats.org/officeDocument/2006/relationships/hyperlink" Target="https://www.instagram.com/reel/DWA88DEE-1Q/?utm_source=ig_web_button_share_sheet&amp;igsh=MzRlODBiNWFlZA==" TargetMode="External"/><Relationship Id="rId1156" Type="http://schemas.openxmlformats.org/officeDocument/2006/relationships/hyperlink" Target="https://www.instagram.com/reel/DAxbQjDSUOX/?igsh=MTZrcjZneXEzMXBxag==" TargetMode="External"/><Relationship Id="rId1363" Type="http://schemas.openxmlformats.org/officeDocument/2006/relationships/hyperlink" Target="https://www.youtube.com/watch?v=Lco5jKU3Aec" TargetMode="External"/><Relationship Id="rId733" Type="http://schemas.openxmlformats.org/officeDocument/2006/relationships/hyperlink" Target="https://www.youtube.com/watch?v=HizT5pMhnfU" TargetMode="External"/><Relationship Id="rId940" Type="http://schemas.openxmlformats.org/officeDocument/2006/relationships/hyperlink" Target="https://youtube.com/shorts/9RJY1t5z4Pk?si=d49o4trJ9nrNggM0" TargetMode="External"/><Relationship Id="rId1016" Type="http://schemas.openxmlformats.org/officeDocument/2006/relationships/hyperlink" Target="https://youtu.be/jjs1zGhtRsY?si=O_h-83rN-HBCJX1c" TargetMode="External"/><Relationship Id="rId165" Type="http://schemas.openxmlformats.org/officeDocument/2006/relationships/hyperlink" Target="https://youtube.com/shorts/fRHPQMABPHU?si=LRAG99UkTMyI72C8" TargetMode="External"/><Relationship Id="rId372" Type="http://schemas.openxmlformats.org/officeDocument/2006/relationships/hyperlink" Target="https://www.instagram.com/reel/DDEULW2yAL9/?utm_source=ig_web_copy_link&amp;igsh=MzRlODBiNWFlZA==" TargetMode="External"/><Relationship Id="rId677" Type="http://schemas.openxmlformats.org/officeDocument/2006/relationships/hyperlink" Target="https://www.instagram.com/p/CTxL3eYo0Uz/" TargetMode="External"/><Relationship Id="rId800" Type="http://schemas.openxmlformats.org/officeDocument/2006/relationships/hyperlink" Target="https://youtube.com/shorts/pTQ0clafWm8?si=sPQZoMhidvR8O1er" TargetMode="External"/><Relationship Id="rId1223" Type="http://schemas.openxmlformats.org/officeDocument/2006/relationships/hyperlink" Target="https://www.instagram.com/reel/DMILuFmspej/?utm_source=ig_web_copy_link&amp;igsh=MzRlODBiNWFlZA==" TargetMode="External"/><Relationship Id="rId232" Type="http://schemas.openxmlformats.org/officeDocument/2006/relationships/hyperlink" Target="https://www.youtube.com/watch?v=3r3Nxja00C0" TargetMode="External"/><Relationship Id="rId884" Type="http://schemas.openxmlformats.org/officeDocument/2006/relationships/hyperlink" Target="https://youtu.be/9rpfhGbpWIo?si=a1d3Ta6UwDw2D4Zh" TargetMode="External"/><Relationship Id="rId27" Type="http://schemas.openxmlformats.org/officeDocument/2006/relationships/hyperlink" Target="https://www.instagram.com/reel/DDZ4rN_J1z1/?igsh=emd2MHA1bWs4bnhi" TargetMode="External"/><Relationship Id="rId537" Type="http://schemas.openxmlformats.org/officeDocument/2006/relationships/hyperlink" Target="https://www.youtube.com/watch?v=cnexvg9jNos" TargetMode="External"/><Relationship Id="rId744" Type="http://schemas.openxmlformats.org/officeDocument/2006/relationships/hyperlink" Target="https://youtu.be/PpoeOnJff98?si=Rlg0PoWzZy6bpmDt" TargetMode="External"/><Relationship Id="rId951" Type="http://schemas.openxmlformats.org/officeDocument/2006/relationships/hyperlink" Target="https://youtube.com/shorts/fPx8X2PfOp8?si=nlIgKnSReW0h0Ont" TargetMode="External"/><Relationship Id="rId1167" Type="http://schemas.openxmlformats.org/officeDocument/2006/relationships/hyperlink" Target="https://www.youtube.com/watch?v=gMcI54MjtNU" TargetMode="External"/><Relationship Id="rId1374" Type="http://schemas.openxmlformats.org/officeDocument/2006/relationships/hyperlink" Target="https://www.youtube.com/watch?v=LjYBOV0QIfI" TargetMode="External"/><Relationship Id="rId80" Type="http://schemas.openxmlformats.org/officeDocument/2006/relationships/hyperlink" Target="https://www.youtube.com/watch?v=2ScxxA9zPGM" TargetMode="External"/><Relationship Id="rId176" Type="http://schemas.openxmlformats.org/officeDocument/2006/relationships/hyperlink" Target="https://www.youtube.com/watch?v=9aP64ikQBsE" TargetMode="External"/><Relationship Id="rId383" Type="http://schemas.openxmlformats.org/officeDocument/2006/relationships/hyperlink" Target="https://youtube.com/shorts/hE2bJejyMkg?si=5P9vw7kJXxuUEmXG" TargetMode="External"/><Relationship Id="rId590" Type="http://schemas.openxmlformats.org/officeDocument/2006/relationships/hyperlink" Target="https://www.instagram.com/reel/C1ZIffCpFie/?utm_source=ig_web_copy_link" TargetMode="External"/><Relationship Id="rId604" Type="http://schemas.openxmlformats.org/officeDocument/2006/relationships/hyperlink" Target="https://www.instagram.com/reel/DYGZYCOz8yJ/?utm_source=ig_web_copy_link" TargetMode="External"/><Relationship Id="rId811" Type="http://schemas.openxmlformats.org/officeDocument/2006/relationships/hyperlink" Target="https://youtube.com/shorts/Ke14ZVyRUjw?si=pP_BfnAZfMcF7ALa" TargetMode="External"/><Relationship Id="rId1027" Type="http://schemas.openxmlformats.org/officeDocument/2006/relationships/hyperlink" Target="https://www.instagram.com/reel/DX6Z4o1o7nh/?utm_source=ig_web_copy_link&amp;igsh=MzRlODBiNWFlZA==" TargetMode="External"/><Relationship Id="rId1234" Type="http://schemas.openxmlformats.org/officeDocument/2006/relationships/hyperlink" Target="https://www.youtube.com/watch?v=Z9z3X2Xouaw" TargetMode="External"/><Relationship Id="rId243" Type="http://schemas.openxmlformats.org/officeDocument/2006/relationships/hyperlink" Target="https://youtu.be/ema-gt_N0io?si=kxlGL4XRB2mPLtFH" TargetMode="External"/><Relationship Id="rId450" Type="http://schemas.openxmlformats.org/officeDocument/2006/relationships/hyperlink" Target="https://youtu.be/dVCJdzEHnXk?si=yZu9Uhd3kTrAl_HY" TargetMode="External"/><Relationship Id="rId688" Type="http://schemas.openxmlformats.org/officeDocument/2006/relationships/hyperlink" Target="https://www.instagram.com/reel/C37il8uv6Eo/?igsh=MXNnNGs0YXppbGk0Yg==" TargetMode="External"/><Relationship Id="rId895" Type="http://schemas.openxmlformats.org/officeDocument/2006/relationships/hyperlink" Target="https://www.youtube.com/watch?v=wUwzxvVh06M" TargetMode="External"/><Relationship Id="rId909" Type="http://schemas.openxmlformats.org/officeDocument/2006/relationships/hyperlink" Target="https://www.youtube.com/shorts/fqxbd_kl260" TargetMode="External"/><Relationship Id="rId1080" Type="http://schemas.openxmlformats.org/officeDocument/2006/relationships/hyperlink" Target="https://www.youtube.com/watch?v=-UswLp2lfkY" TargetMode="External"/><Relationship Id="rId1301" Type="http://schemas.openxmlformats.org/officeDocument/2006/relationships/hyperlink" Target="https://youtube.com/shorts/DkE1gAIt_iM?si=ueFCQXQw0EMAw6SJ" TargetMode="External"/><Relationship Id="rId38" Type="http://schemas.openxmlformats.org/officeDocument/2006/relationships/hyperlink" Target="https://www.instagram.com/reel/C7RYHx2ywjt/?igsh=MXVqbjd6bWtvbG10ZA==" TargetMode="External"/><Relationship Id="rId103" Type="http://schemas.openxmlformats.org/officeDocument/2006/relationships/hyperlink" Target="https://www.instagram.com/reel/DXYYN4cEUcQ/?utm_source=ig_web_copy_link&amp;igsh=MzRlODBiNWFlZA==" TargetMode="External"/><Relationship Id="rId310" Type="http://schemas.openxmlformats.org/officeDocument/2006/relationships/hyperlink" Target="https://www.youtube.com/watch?v=lCJO5oUv_HY" TargetMode="External"/><Relationship Id="rId548" Type="http://schemas.openxmlformats.org/officeDocument/2006/relationships/hyperlink" Target="https://youtu.be/w0y0xdUMdMc?si=lvLg9C0W5W-lsKiF" TargetMode="External"/><Relationship Id="rId755" Type="http://schemas.openxmlformats.org/officeDocument/2006/relationships/hyperlink" Target="https://youtu.be/Wh5Yy0hl0YU?si=hid5ruRPT7n3ZLA8" TargetMode="External"/><Relationship Id="rId962" Type="http://schemas.openxmlformats.org/officeDocument/2006/relationships/hyperlink" Target="https://www.youtube.com/watch?v=RtQYQndXnRU" TargetMode="External"/><Relationship Id="rId1178" Type="http://schemas.openxmlformats.org/officeDocument/2006/relationships/hyperlink" Target="https://www.youtube.com/watch?v=YTge4RKY3p0" TargetMode="External"/><Relationship Id="rId1385" Type="http://schemas.openxmlformats.org/officeDocument/2006/relationships/hyperlink" Target="https://www.youtube.com/watch?v=0fReEeQjws4" TargetMode="External"/><Relationship Id="rId91" Type="http://schemas.openxmlformats.org/officeDocument/2006/relationships/hyperlink" Target="https://www.youtube.com/watch?v=4iHf4pazA28" TargetMode="External"/><Relationship Id="rId187" Type="http://schemas.openxmlformats.org/officeDocument/2006/relationships/hyperlink" Target="https://www.youtube.com/watch?v=v0guwq_QyAk" TargetMode="External"/><Relationship Id="rId394" Type="http://schemas.openxmlformats.org/officeDocument/2006/relationships/hyperlink" Target="https://www.instagram.com/reel/DV0a_uGEwOe/?utm_source=ig_web_copy_link&amp;igsh=MzRlODBiNWFlZA==" TargetMode="External"/><Relationship Id="rId408" Type="http://schemas.openxmlformats.org/officeDocument/2006/relationships/hyperlink" Target="https://www.youtube.com/watch?v=gudFjsPCkOs" TargetMode="External"/><Relationship Id="rId615" Type="http://schemas.openxmlformats.org/officeDocument/2006/relationships/hyperlink" Target="https://youtu.be/mWr8APnT42w?si=J9im09Z9LxOvEGwu" TargetMode="External"/><Relationship Id="rId822" Type="http://schemas.openxmlformats.org/officeDocument/2006/relationships/hyperlink" Target="https://www.instagram.com/reel/C6MN4nNNApg/?utm_source=ig_web_copy_link" TargetMode="External"/><Relationship Id="rId1038" Type="http://schemas.openxmlformats.org/officeDocument/2006/relationships/hyperlink" Target="https://www.youtube.com/watch?v=-XjXdVPkRWk" TargetMode="External"/><Relationship Id="rId1245" Type="http://schemas.openxmlformats.org/officeDocument/2006/relationships/hyperlink" Target="https://youtube.com/shorts/dZXcFivob0o?si=9y81To-rh4bFKqiN" TargetMode="External"/><Relationship Id="rId254" Type="http://schemas.openxmlformats.org/officeDocument/2006/relationships/hyperlink" Target="https://www.youtube.com/watch?v=opmrN1GoIsM" TargetMode="External"/><Relationship Id="rId699" Type="http://schemas.openxmlformats.org/officeDocument/2006/relationships/hyperlink" Target="https://youtube.com/shorts/KElnS6E4UZM?si=-dB_kUSNcuvQ64ie" TargetMode="External"/><Relationship Id="rId1091" Type="http://schemas.openxmlformats.org/officeDocument/2006/relationships/hyperlink" Target="https://www.youtube.com/watch?v=ry44DajzzGk" TargetMode="External"/><Relationship Id="rId1105" Type="http://schemas.openxmlformats.org/officeDocument/2006/relationships/hyperlink" Target="https://www.instagram.com/reel/DALipOFqbAm/?igsh=eGt0cmUycnJzdm9l" TargetMode="External"/><Relationship Id="rId1312" Type="http://schemas.openxmlformats.org/officeDocument/2006/relationships/hyperlink" Target="https://www.youtube.com/watch?v=-hHn4QmJIKI" TargetMode="External"/><Relationship Id="rId49" Type="http://schemas.openxmlformats.org/officeDocument/2006/relationships/hyperlink" Target="https://www.youtube.com/watch?v=jCp3m8naCcs" TargetMode="External"/><Relationship Id="rId114" Type="http://schemas.openxmlformats.org/officeDocument/2006/relationships/hyperlink" Target="https://www.youtube.com/watch?v=aCLwgQnNeTA" TargetMode="External"/><Relationship Id="rId461" Type="http://schemas.openxmlformats.org/officeDocument/2006/relationships/hyperlink" Target="https://youtu.be/AbsBX4g5QGw?si=i-f5uJEhg3UWdjmU" TargetMode="External"/><Relationship Id="rId559" Type="http://schemas.openxmlformats.org/officeDocument/2006/relationships/hyperlink" Target="https://www.instagram.com/reel/DEB97gVorwE/?utm_source=ig_web_copy_link" TargetMode="External"/><Relationship Id="rId766" Type="http://schemas.openxmlformats.org/officeDocument/2006/relationships/hyperlink" Target="https://www.youtube.com/watch?v=FPVXT7LMq20" TargetMode="External"/><Relationship Id="rId1189" Type="http://schemas.openxmlformats.org/officeDocument/2006/relationships/hyperlink" Target="https://www.youtube.com/watch?v=ynJWBSLMCSo" TargetMode="External"/><Relationship Id="rId1396" Type="http://schemas.openxmlformats.org/officeDocument/2006/relationships/hyperlink" Target="https://www.youtube.com/watch?v=VJXM3tPd1Ac" TargetMode="External"/><Relationship Id="rId198" Type="http://schemas.openxmlformats.org/officeDocument/2006/relationships/hyperlink" Target="https://www.instagram.com/reel/C6YRNuDuBOK/?utm_source=ig_web_copy_link&amp;igsh=MzRlODBiNWFlZA==" TargetMode="External"/><Relationship Id="rId321" Type="http://schemas.openxmlformats.org/officeDocument/2006/relationships/hyperlink" Target="https://www.youtube.com/watch?v=5zsI4M6Ah2Q" TargetMode="External"/><Relationship Id="rId419" Type="http://schemas.openxmlformats.org/officeDocument/2006/relationships/hyperlink" Target="https://www.youtube.com/watch?v=K1nfbZdP4gw" TargetMode="External"/><Relationship Id="rId626" Type="http://schemas.openxmlformats.org/officeDocument/2006/relationships/hyperlink" Target="https://youtu.be/RrvqWCOWgCc?si=ciTBVKl2busLS8PD" TargetMode="External"/><Relationship Id="rId973" Type="http://schemas.openxmlformats.org/officeDocument/2006/relationships/hyperlink" Target="https://www.youtube.com/watch?v=_2NHQMRyHXQ&amp;list=PLFBB14BjtCbFFBnI5qGRoh9txVwUjr4wx" TargetMode="External"/><Relationship Id="rId1049" Type="http://schemas.openxmlformats.org/officeDocument/2006/relationships/hyperlink" Target="https://youtube.com/shorts/Rf4DxrcsLHA?si=c20DUIbl7wggzp2q" TargetMode="External"/><Relationship Id="rId1256" Type="http://schemas.openxmlformats.org/officeDocument/2006/relationships/hyperlink" Target="https://youtube.com/shorts/hT_mWvFIlfM?si=siOi1Y3Fj3UTzJY_" TargetMode="External"/><Relationship Id="rId833" Type="http://schemas.openxmlformats.org/officeDocument/2006/relationships/hyperlink" Target="https://www.youtube.com/watch?v=mpEuh8yRDBY" TargetMode="External"/><Relationship Id="rId1116" Type="http://schemas.openxmlformats.org/officeDocument/2006/relationships/hyperlink" Target="https://www.instagram.com/reel/DFeuKkQy_2V/?utm_source=ig_web_copy_link" TargetMode="External"/><Relationship Id="rId265" Type="http://schemas.openxmlformats.org/officeDocument/2006/relationships/hyperlink" Target="https://www.youtube.com/watch?v=gEr_utiu7Zg" TargetMode="External"/><Relationship Id="rId472" Type="http://schemas.openxmlformats.org/officeDocument/2006/relationships/hyperlink" Target="https://www.instagram.com/p/DLxA3Awozu3/?utm_source=ig_web_copy_link" TargetMode="External"/><Relationship Id="rId900" Type="http://schemas.openxmlformats.org/officeDocument/2006/relationships/hyperlink" Target="https://youtu.be/0EiIhqHHU_Y?si=J-tZhgmXLuxR0G9_" TargetMode="External"/><Relationship Id="rId1323" Type="http://schemas.openxmlformats.org/officeDocument/2006/relationships/hyperlink" Target="https://www.youtube.com/watch?v=C0vjl9qCixc" TargetMode="External"/><Relationship Id="rId125" Type="http://schemas.openxmlformats.org/officeDocument/2006/relationships/hyperlink" Target="https://www.instagram.com/reel/C_iWs6lyDPX/?igsh=bWZpMWIxdXRhOGkw" TargetMode="External"/><Relationship Id="rId332" Type="http://schemas.openxmlformats.org/officeDocument/2006/relationships/hyperlink" Target="https://www.youtube.com/watch?v=Cljfon6YU6U" TargetMode="External"/><Relationship Id="rId777" Type="http://schemas.openxmlformats.org/officeDocument/2006/relationships/hyperlink" Target="https://www.youtube.com/watch?v=3oA8HijO3jE" TargetMode="External"/><Relationship Id="rId984" Type="http://schemas.openxmlformats.org/officeDocument/2006/relationships/hyperlink" Target="https://youtube.com/shorts/49NW9so1bxs?si=ZKEfMdFm8_tymuTZ" TargetMode="External"/><Relationship Id="rId637" Type="http://schemas.openxmlformats.org/officeDocument/2006/relationships/hyperlink" Target="https://youtube.com/shorts/KuAbpeo-7CE?si=k38krFQmOrzGsWaW" TargetMode="External"/><Relationship Id="rId844" Type="http://schemas.openxmlformats.org/officeDocument/2006/relationships/hyperlink" Target="https://youtu.be/1CUbbTdCI-g?si=O8MAskNT6vGHoXd9" TargetMode="External"/><Relationship Id="rId1267" Type="http://schemas.openxmlformats.org/officeDocument/2006/relationships/hyperlink" Target="https://www.youtube.com/shorts/SwXFxyIDNbU" TargetMode="External"/><Relationship Id="rId276" Type="http://schemas.openxmlformats.org/officeDocument/2006/relationships/hyperlink" Target="https://youtube.com/shorts/9jBaz0bA5iQ?si=O_Beo1H6Ne5BzHKa" TargetMode="External"/><Relationship Id="rId483" Type="http://schemas.openxmlformats.org/officeDocument/2006/relationships/hyperlink" Target="https://youtu.be/t6a92CrHuO8?si=gJykCsS4x8wtDpT2" TargetMode="External"/><Relationship Id="rId690" Type="http://schemas.openxmlformats.org/officeDocument/2006/relationships/hyperlink" Target="https://youtu.be/uFTGa6YeZac?si=Tq5mmiE3Z7REZC02" TargetMode="External"/><Relationship Id="rId704" Type="http://schemas.openxmlformats.org/officeDocument/2006/relationships/hyperlink" Target="https://www.instagram.com/reel/C_Z6upxJng_/?utm_source=ig_web_copy_link&amp;igsh=MzRlODBiNWFlZA==" TargetMode="External"/><Relationship Id="rId911" Type="http://schemas.openxmlformats.org/officeDocument/2006/relationships/hyperlink" Target="https://www.instagram.com/reel/DCTQ8yOO-G8/?igsh=MXV0ZHh2bmg1Y3U5cA==" TargetMode="External"/><Relationship Id="rId1127" Type="http://schemas.openxmlformats.org/officeDocument/2006/relationships/hyperlink" Target="https://www.instagram.com/p/DWGwd2ECM1_/?utm_source=ig_web_copy_link" TargetMode="External"/><Relationship Id="rId1334" Type="http://schemas.openxmlformats.org/officeDocument/2006/relationships/hyperlink" Target="https://www.youtube.com/watch?v=drJLj3Ckuvo" TargetMode="External"/><Relationship Id="rId40" Type="http://schemas.openxmlformats.org/officeDocument/2006/relationships/hyperlink" Target="https://youtube.com/shorts/u4X7PBhsbac?si=pfuxaH73O0VC_2od" TargetMode="External"/><Relationship Id="rId136" Type="http://schemas.openxmlformats.org/officeDocument/2006/relationships/hyperlink" Target="https://youtube.com/shorts/x80ohE2dH9Q?si=fa9UahDNioj-km3b" TargetMode="External"/><Relationship Id="rId343" Type="http://schemas.openxmlformats.org/officeDocument/2006/relationships/hyperlink" Target="https://www.instagram.com/p/C14m7NmLvtz/?utm_source=ig_web_copy_link&amp;igsh=MzRlODBiNWFlZA==" TargetMode="External"/><Relationship Id="rId550" Type="http://schemas.openxmlformats.org/officeDocument/2006/relationships/hyperlink" Target="https://www.youtube.com/watch?v=Bu8N2suAq7Q&amp;t=9s" TargetMode="External"/><Relationship Id="rId788" Type="http://schemas.openxmlformats.org/officeDocument/2006/relationships/hyperlink" Target="https://www.youtube.com/watch?v=v2Z2t0OPTjw" TargetMode="External"/><Relationship Id="rId995" Type="http://schemas.openxmlformats.org/officeDocument/2006/relationships/hyperlink" Target="https://www.youtube.com/watch?v=60bEdC3msog" TargetMode="External"/><Relationship Id="rId1180" Type="http://schemas.openxmlformats.org/officeDocument/2006/relationships/hyperlink" Target="https://www.youtube.com/watch?v=k3CzjKvfI-E" TargetMode="External"/><Relationship Id="rId1401" Type="http://schemas.openxmlformats.org/officeDocument/2006/relationships/hyperlink" Target="https://www.youtube.com/shorts/cjlMT4QijRw" TargetMode="External"/><Relationship Id="rId203" Type="http://schemas.openxmlformats.org/officeDocument/2006/relationships/hyperlink" Target="https://youtube.com/shorts/QPQrLqF3Q70?si=KlFA8HSpxEYbUZWV" TargetMode="External"/><Relationship Id="rId648" Type="http://schemas.openxmlformats.org/officeDocument/2006/relationships/hyperlink" Target="https://youtube.com/shorts/sVUMDD9uL0o?si=0RbkpaDponvadEkg" TargetMode="External"/><Relationship Id="rId855" Type="http://schemas.openxmlformats.org/officeDocument/2006/relationships/hyperlink" Target="https://youtube.com/shorts/wuj06lP5Jlw?si=lrqR7XAffIemTi1g" TargetMode="External"/><Relationship Id="rId1040" Type="http://schemas.openxmlformats.org/officeDocument/2006/relationships/hyperlink" Target="https://youtu.be/c23wnQsDiF4?si=eSaf5FQzyJGt-0ER" TargetMode="External"/><Relationship Id="rId1278" Type="http://schemas.openxmlformats.org/officeDocument/2006/relationships/hyperlink" Target="https://youtu.be/5V3dI2zp1xA?si=ZXG_dy3GnzOz7B26" TargetMode="External"/><Relationship Id="rId287" Type="http://schemas.openxmlformats.org/officeDocument/2006/relationships/hyperlink" Target="https://www.youtube.com/watch?v=q1NqB03IV4w" TargetMode="External"/><Relationship Id="rId410" Type="http://schemas.openxmlformats.org/officeDocument/2006/relationships/hyperlink" Target="https://youtube.com/shorts/kFi2n_ez6_E?si=KSgiegO8pW58GdET" TargetMode="External"/><Relationship Id="rId494" Type="http://schemas.openxmlformats.org/officeDocument/2006/relationships/hyperlink" Target="https://youtu.be/k8CXSOTp5Gg?si=fa4drP2fovqnzjBV" TargetMode="External"/><Relationship Id="rId508" Type="http://schemas.openxmlformats.org/officeDocument/2006/relationships/hyperlink" Target="https://www.instagram.com/reel/DQY-HRAk1OY/?igsh=cnVvMTFndjJjZnR5" TargetMode="External"/><Relationship Id="rId715" Type="http://schemas.openxmlformats.org/officeDocument/2006/relationships/hyperlink" Target="https://www.instagram.com/reel/DMXTbCsSrbU/?igsh=MWIyamo3bTV0empvZg==" TargetMode="External"/><Relationship Id="rId922" Type="http://schemas.openxmlformats.org/officeDocument/2006/relationships/hyperlink" Target="https://www.instagram.com/reel/DWqy___iAM-/?utm_source=ig_web_copy_link&amp;igsh=MzRlODBiNWFlZA==" TargetMode="External"/><Relationship Id="rId1138" Type="http://schemas.openxmlformats.org/officeDocument/2006/relationships/hyperlink" Target="https://www.youtube.com/watch?v=WwrFQbnfhA8" TargetMode="External"/><Relationship Id="rId1345" Type="http://schemas.openxmlformats.org/officeDocument/2006/relationships/hyperlink" Target="https://www.youtube.com/watch?v=uSwYwdKk8Dw" TargetMode="External"/><Relationship Id="rId147" Type="http://schemas.openxmlformats.org/officeDocument/2006/relationships/hyperlink" Target="https://youtu.be/3lOa1tFKLN0?si=_A9Ai-aAmX-QkXde" TargetMode="External"/><Relationship Id="rId354" Type="http://schemas.openxmlformats.org/officeDocument/2006/relationships/hyperlink" Target="https://youtu.be/9Gn-PM1NG6c?si=KNfthwmtWcLlO9jj" TargetMode="External"/><Relationship Id="rId799" Type="http://schemas.openxmlformats.org/officeDocument/2006/relationships/hyperlink" Target="https://www.instagram.com/reel/C92c1vEy_Do/?igsh=MWhqNW45eWZhdXpodg==" TargetMode="External"/><Relationship Id="rId1191" Type="http://schemas.openxmlformats.org/officeDocument/2006/relationships/hyperlink" Target="https://www.youtube.com/watch?v=L2Nsm8lb_Zc" TargetMode="External"/><Relationship Id="rId1205" Type="http://schemas.openxmlformats.org/officeDocument/2006/relationships/hyperlink" Target="https://www.youtube.com/watch?v=2G3iaTFKpXM" TargetMode="External"/><Relationship Id="rId51" Type="http://schemas.openxmlformats.org/officeDocument/2006/relationships/hyperlink" Target="https://www.instagram.com/reel/CuUIZwSteU8/?igshid=bDR6MTZtdjI0OXB4" TargetMode="External"/><Relationship Id="rId561" Type="http://schemas.openxmlformats.org/officeDocument/2006/relationships/hyperlink" Target="https://www.instagram.com/reel/C1hIEe1NCs_/?utm_source=ig_web_copy_link&amp;igsh=MzRlODBiNWFlZA==" TargetMode="External"/><Relationship Id="rId659" Type="http://schemas.openxmlformats.org/officeDocument/2006/relationships/hyperlink" Target="https://youtube.com/shorts/4zhAcbawNcs?si=SYJcS8wt7TLEs1ft" TargetMode="External"/><Relationship Id="rId866" Type="http://schemas.openxmlformats.org/officeDocument/2006/relationships/hyperlink" Target="https://youtube.com/shorts/eVLMjtAZTik?si=sD3zkIHk4odFBFV0" TargetMode="External"/><Relationship Id="rId1289" Type="http://schemas.openxmlformats.org/officeDocument/2006/relationships/hyperlink" Target="https://youtu.be/c3ujysKhidI?si=94CBR1dUkuF5O28I" TargetMode="External"/><Relationship Id="rId214" Type="http://schemas.openxmlformats.org/officeDocument/2006/relationships/hyperlink" Target="https://youtube.com/shorts/In5qar5OeK4?si=OpW86S5wYPkang1z" TargetMode="External"/><Relationship Id="rId298" Type="http://schemas.openxmlformats.org/officeDocument/2006/relationships/hyperlink" Target="https://www.instagram.com/reel/DQJEYhrkuLa/?utm_source=ig_web_copy_link&amp;igsh=MzRlODBiNWFlZA==" TargetMode="External"/><Relationship Id="rId421" Type="http://schemas.openxmlformats.org/officeDocument/2006/relationships/hyperlink" Target="https://www.youtube.com/watch?v=iF-M8UkH1h4" TargetMode="External"/><Relationship Id="rId519" Type="http://schemas.openxmlformats.org/officeDocument/2006/relationships/hyperlink" Target="https://www.instagram.com/reel/DYXC3Igze_9/?utm_source=ig_web_copy_link&amp;igsh=MzRlODBiNWFlZA==" TargetMode="External"/><Relationship Id="rId1051" Type="http://schemas.openxmlformats.org/officeDocument/2006/relationships/hyperlink" Target="https://www.instagram.com/reel/DXd4Qfdjltl/?utm_source=ig_web_copy_link&amp;igsh=MzRlODBiNWFlZA==" TargetMode="External"/><Relationship Id="rId1149" Type="http://schemas.openxmlformats.org/officeDocument/2006/relationships/hyperlink" Target="https://www.youtube.com/watch?v=PdpTA-ynuuA" TargetMode="External"/><Relationship Id="rId1356" Type="http://schemas.openxmlformats.org/officeDocument/2006/relationships/hyperlink" Target="https://www.youtube.com/watch?v=1FhATXHcTwU" TargetMode="External"/><Relationship Id="rId158" Type="http://schemas.openxmlformats.org/officeDocument/2006/relationships/hyperlink" Target="https://youtu.be/VB1Sp-CSPcg?si=ZBM0AJK9xDqF9_H6" TargetMode="External"/><Relationship Id="rId726" Type="http://schemas.openxmlformats.org/officeDocument/2006/relationships/hyperlink" Target="https://youtube.com/shorts/LsBuc2zUBDY?si=YMoV-A9UiuyMPeH8" TargetMode="External"/><Relationship Id="rId933" Type="http://schemas.openxmlformats.org/officeDocument/2006/relationships/hyperlink" Target="https://youtu.be/BurHgZ0-RWA?si=LSTCxahmskUL5XHl" TargetMode="External"/><Relationship Id="rId1009" Type="http://schemas.openxmlformats.org/officeDocument/2006/relationships/hyperlink" Target="https://www.instagram.com/reel/C3DeyjsPR31/?utm_source=ig_web_copy_link" TargetMode="External"/><Relationship Id="rId62" Type="http://schemas.openxmlformats.org/officeDocument/2006/relationships/hyperlink" Target="https://www.youtube.com/watch?v=fR_zMwmVPeI" TargetMode="External"/><Relationship Id="rId365" Type="http://schemas.openxmlformats.org/officeDocument/2006/relationships/hyperlink" Target="https://www.instagram.com/reel/C9cUiVoP_kp/?igsh=NWhsdDJpMmF4OTRo" TargetMode="External"/><Relationship Id="rId572" Type="http://schemas.openxmlformats.org/officeDocument/2006/relationships/hyperlink" Target="https://youtube.com/shorts/zD5hFAu_yBc?si=18Rr0TwHhfs1-EkZ" TargetMode="External"/><Relationship Id="rId1216" Type="http://schemas.openxmlformats.org/officeDocument/2006/relationships/hyperlink" Target="https://www.youtube.com/watch?v=nnTh1uU1sgA" TargetMode="External"/><Relationship Id="rId225" Type="http://schemas.openxmlformats.org/officeDocument/2006/relationships/hyperlink" Target="https://youtube.com/shorts/NnyFU5L6aF4?si=64gWr0hzgZG9ac8n" TargetMode="External"/><Relationship Id="rId432" Type="http://schemas.openxmlformats.org/officeDocument/2006/relationships/hyperlink" Target="https://www.instagram.com/reel/C4IZjFmoi88/?utm_source=ig_web_copy_link&amp;igsh=MzRlODBiNWFlZA==" TargetMode="External"/><Relationship Id="rId877" Type="http://schemas.openxmlformats.org/officeDocument/2006/relationships/hyperlink" Target="https://www.instagram.com/reel/DKHUV4xJKBF/?utm_source=ig_web_copy_link&amp;igsh=MzRlODBiNWFlZA==" TargetMode="External"/><Relationship Id="rId1062" Type="http://schemas.openxmlformats.org/officeDocument/2006/relationships/hyperlink" Target="https://youtube.com/shorts/RXF4_QXZkYE?si=b-xVOmip7Igmruwh" TargetMode="External"/><Relationship Id="rId737" Type="http://schemas.openxmlformats.org/officeDocument/2006/relationships/hyperlink" Target="https://www.youtube.com/watch?v=N4SLeKi0SkQ" TargetMode="External"/><Relationship Id="rId944" Type="http://schemas.openxmlformats.org/officeDocument/2006/relationships/hyperlink" Target="https://youtube.com/shorts/9IA7LKWfv9I?si=o_YeSS_ZAsiH_UvB" TargetMode="External"/><Relationship Id="rId1367" Type="http://schemas.openxmlformats.org/officeDocument/2006/relationships/hyperlink" Target="https://www.youtube.com/watch?v=qZZ1_QSJYs8" TargetMode="External"/><Relationship Id="rId73" Type="http://schemas.openxmlformats.org/officeDocument/2006/relationships/hyperlink" Target="https://www.instagram.com/reel/Cr5fLVjA7Xf/?utm_source=ig_web_copy_link&amp;igshid=MzRlODBiNWFlZA==" TargetMode="External"/><Relationship Id="rId169" Type="http://schemas.openxmlformats.org/officeDocument/2006/relationships/hyperlink" Target="https://www.instagram.com/reel/DVs8r67DACD/?igsh=am9leXd5Z3diZzdj" TargetMode="External"/><Relationship Id="rId376" Type="http://schemas.openxmlformats.org/officeDocument/2006/relationships/hyperlink" Target="https://youtu.be/UB4YppffyH0?si=51YB2sH8jkDeOBKy" TargetMode="External"/><Relationship Id="rId583" Type="http://schemas.openxmlformats.org/officeDocument/2006/relationships/hyperlink" Target="https://www.youtube.com/watch?v=Q-4NqVkgyQc" TargetMode="External"/><Relationship Id="rId790" Type="http://schemas.openxmlformats.org/officeDocument/2006/relationships/hyperlink" Target="https://www.youtube.com/shorts/eO9o5b_edW4" TargetMode="External"/><Relationship Id="rId804" Type="http://schemas.openxmlformats.org/officeDocument/2006/relationships/hyperlink" Target="https://youtube.com/shorts/I-a1ICUjoFM?si=aeXTHuSTf_SzoTJk" TargetMode="External"/><Relationship Id="rId1227" Type="http://schemas.openxmlformats.org/officeDocument/2006/relationships/hyperlink" Target="https://youtu.be/I9KrtdfYg8s?si=dhDUYJiknW3yE57G" TargetMode="External"/><Relationship Id="rId4" Type="http://schemas.openxmlformats.org/officeDocument/2006/relationships/webSettings" Target="webSettings.xml"/><Relationship Id="rId236" Type="http://schemas.openxmlformats.org/officeDocument/2006/relationships/hyperlink" Target="https://www.youtube.com/watch?v=7VhjpYnNZeQ" TargetMode="External"/><Relationship Id="rId443" Type="http://schemas.openxmlformats.org/officeDocument/2006/relationships/hyperlink" Target="https://www.instagram.com/reel/DOk0iOykTwR/?utm_source=ig_web_copy_link&amp;igsh=MzRlODBiNWFlZA==" TargetMode="External"/><Relationship Id="rId650" Type="http://schemas.openxmlformats.org/officeDocument/2006/relationships/hyperlink" Target="https://www.instagram.com/reel/DUfFwngExB_/?utm_source=ig_web_copy_link" TargetMode="External"/><Relationship Id="rId888" Type="http://schemas.openxmlformats.org/officeDocument/2006/relationships/hyperlink" Target="https://www.instagram.com/reel/DVfe6QMAsnC/?utm_source=ig_web_copy_link&amp;igsh=MzRlODBiNWFlZA==" TargetMode="External"/><Relationship Id="rId1073" Type="http://schemas.openxmlformats.org/officeDocument/2006/relationships/hyperlink" Target="https://youtube.com/shorts/648mNu9PpoM?si=tN32qmOAmrkbkgre" TargetMode="External"/><Relationship Id="rId1280" Type="http://schemas.openxmlformats.org/officeDocument/2006/relationships/hyperlink" Target="https://youtube.com/shorts/wMMt7foRIk0?si=d0N7rsl4FmfB77mw" TargetMode="External"/><Relationship Id="rId303" Type="http://schemas.openxmlformats.org/officeDocument/2006/relationships/hyperlink" Target="https://www.youtube.com/watch?v=F0dCzCgwHF0" TargetMode="External"/><Relationship Id="rId748" Type="http://schemas.openxmlformats.org/officeDocument/2006/relationships/hyperlink" Target="https://youtu.be/OM0yhOxndfw?si=rqIx2fjW3zua6FJ5" TargetMode="External"/><Relationship Id="rId955" Type="http://schemas.openxmlformats.org/officeDocument/2006/relationships/hyperlink" Target="https://www.instagram.com/reel/C16itYag4VQ/?utm_source=ig_web_copy_link&amp;igsh=MzRlODBiNWFlZA==" TargetMode="External"/><Relationship Id="rId1140" Type="http://schemas.openxmlformats.org/officeDocument/2006/relationships/hyperlink" Target="https://youtube.com/shorts/Gohqle2BIec?si=GAjNvZvh4irDmTw1" TargetMode="External"/><Relationship Id="rId1378" Type="http://schemas.openxmlformats.org/officeDocument/2006/relationships/hyperlink" Target="https://www.youtube.com/watch?v=KFO67tHRR2s" TargetMode="External"/><Relationship Id="rId84" Type="http://schemas.openxmlformats.org/officeDocument/2006/relationships/hyperlink" Target="https://youtube.com/shorts/wiYcpDUhXcc?si=se-3gkw3TIwhvXVl" TargetMode="External"/><Relationship Id="rId387" Type="http://schemas.openxmlformats.org/officeDocument/2006/relationships/hyperlink" Target="https://www.instagram.com/reel/DCvp_tPPDkS/?utm_source=ig_web_copy_link" TargetMode="External"/><Relationship Id="rId510" Type="http://schemas.openxmlformats.org/officeDocument/2006/relationships/hyperlink" Target="https://youtube.com/shorts/AdabyAGKIwA?si=KIVXtkMODQryvAE-" TargetMode="External"/><Relationship Id="rId594" Type="http://schemas.openxmlformats.org/officeDocument/2006/relationships/hyperlink" Target="https://youtu.be/mHb-IfKMDrs?si=wotuKCt5eGHQOqNK" TargetMode="External"/><Relationship Id="rId608" Type="http://schemas.openxmlformats.org/officeDocument/2006/relationships/hyperlink" Target="https://www.youtube.com/watch?v=_eTreGxOjfk" TargetMode="External"/><Relationship Id="rId815" Type="http://schemas.openxmlformats.org/officeDocument/2006/relationships/hyperlink" Target="https://www.instagram.com/reel/C4F6fw7yzRv/?utm_source=ig_web_copy_link" TargetMode="External"/><Relationship Id="rId1238" Type="http://schemas.openxmlformats.org/officeDocument/2006/relationships/hyperlink" Target="https://www.instagram.com/reel/CsqsVZUgXLq/?igshid=MzRlODBiNWFlZA==" TargetMode="External"/><Relationship Id="rId247" Type="http://schemas.openxmlformats.org/officeDocument/2006/relationships/hyperlink" Target="https://www.youtube.com/watch?v=QhBRC1Gq8QM" TargetMode="External"/><Relationship Id="rId899" Type="http://schemas.openxmlformats.org/officeDocument/2006/relationships/hyperlink" Target="https://www.youtube.com/shorts/dJJJ3F0LcnU" TargetMode="External"/><Relationship Id="rId1000" Type="http://schemas.openxmlformats.org/officeDocument/2006/relationships/hyperlink" Target="https://youtu.be/E8dHf6BNhdk?si=88txtUCAwF4TsWI-" TargetMode="External"/><Relationship Id="rId1084" Type="http://schemas.openxmlformats.org/officeDocument/2006/relationships/hyperlink" Target="https://www.youtube.com/watch?v=Vd0r_DNJzb4" TargetMode="External"/><Relationship Id="rId1305" Type="http://schemas.openxmlformats.org/officeDocument/2006/relationships/hyperlink" Target="https://www.youtube.com/watch?v=u8YNJe7iQd4" TargetMode="External"/><Relationship Id="rId107" Type="http://schemas.openxmlformats.org/officeDocument/2006/relationships/hyperlink" Target="https://youtube.com/shorts/ggLr1_xuZG8?si=Dy7wCaUvHcLEg6Pg" TargetMode="External"/><Relationship Id="rId454" Type="http://schemas.openxmlformats.org/officeDocument/2006/relationships/hyperlink" Target="https://www.youtube.com/watch?v=ffNH79EbwEw" TargetMode="External"/><Relationship Id="rId661" Type="http://schemas.openxmlformats.org/officeDocument/2006/relationships/hyperlink" Target="https://youtube.com/shorts/ABiNDMBljLc?si=hOhVkKiL1BZfxcOy" TargetMode="External"/><Relationship Id="rId759" Type="http://schemas.openxmlformats.org/officeDocument/2006/relationships/hyperlink" Target="https://www.youtube.com/watch?v=ACjWdVpZJGo" TargetMode="External"/><Relationship Id="rId966" Type="http://schemas.openxmlformats.org/officeDocument/2006/relationships/hyperlink" Target="https://www.instagram.com/reel/CyD0lvnv1Wc/?igshid=MzRlODBiNWFlZA==" TargetMode="External"/><Relationship Id="rId1291" Type="http://schemas.openxmlformats.org/officeDocument/2006/relationships/hyperlink" Target="https://youtube.com/shorts/YGnaySB5CIk?si=6U4eOcVl9nU9nlsw" TargetMode="External"/><Relationship Id="rId1389" Type="http://schemas.openxmlformats.org/officeDocument/2006/relationships/hyperlink" Target="https://www.youtube.com/watch?v=VPx6aw8YRTY" TargetMode="External"/><Relationship Id="rId11" Type="http://schemas.openxmlformats.org/officeDocument/2006/relationships/hyperlink" Target="https://www.instagram.com/reel/DPia5yEAZYP/?utm_source=ig_web_copy_link" TargetMode="External"/><Relationship Id="rId314" Type="http://schemas.openxmlformats.org/officeDocument/2006/relationships/hyperlink" Target="https://www.youtube.com/watch?v=LcWfgMwWCB4" TargetMode="External"/><Relationship Id="rId398" Type="http://schemas.openxmlformats.org/officeDocument/2006/relationships/hyperlink" Target="https://www.youtube.com/watch?v=4nZimLs1Zfc" TargetMode="External"/><Relationship Id="rId521" Type="http://schemas.openxmlformats.org/officeDocument/2006/relationships/hyperlink" Target="https://www.youtube.com/watch?v=v87jZ-69Pt4" TargetMode="External"/><Relationship Id="rId619" Type="http://schemas.openxmlformats.org/officeDocument/2006/relationships/hyperlink" Target="https://www.youtube.com/watch?v=jaPwFXmOZvA" TargetMode="External"/><Relationship Id="rId1151" Type="http://schemas.openxmlformats.org/officeDocument/2006/relationships/hyperlink" Target="https://www.youtube.com/watch?v=jjHAOyJa9Ug" TargetMode="External"/><Relationship Id="rId1249" Type="http://schemas.openxmlformats.org/officeDocument/2006/relationships/hyperlink" Target="https://youtu.be/PwBiczZzbQA?si=JMtpOKlSMRSGdO33" TargetMode="External"/><Relationship Id="rId95" Type="http://schemas.openxmlformats.org/officeDocument/2006/relationships/hyperlink" Target="https://www.instagram.com/reel/C1Hc7Y9PhiH/?utm_source=ig_web_copy_link&amp;igsh=MzRlODBiNWFlZA==" TargetMode="External"/><Relationship Id="rId160" Type="http://schemas.openxmlformats.org/officeDocument/2006/relationships/hyperlink" Target="https://www.instagram.com/reel/DDBqAhgv8dg/?igsh=NGtlYmV0bTBnZzFq" TargetMode="External"/><Relationship Id="rId826" Type="http://schemas.openxmlformats.org/officeDocument/2006/relationships/hyperlink" Target="https://youtube.com/shorts/C_BHGlPT-9g?si=javJ2PYR6cHgtAiG" TargetMode="External"/><Relationship Id="rId1011" Type="http://schemas.openxmlformats.org/officeDocument/2006/relationships/hyperlink" Target="https://www.instagram.com/reel/DH-4oQuIiLo/?utm_source=ig_web_copy_link" TargetMode="External"/><Relationship Id="rId1109" Type="http://schemas.openxmlformats.org/officeDocument/2006/relationships/hyperlink" Target="https://www.instagram.com/reel/C_-ztP9Nrom/?igsh=ZXhrejh1ZDRnZ2c=" TargetMode="External"/><Relationship Id="rId258" Type="http://schemas.openxmlformats.org/officeDocument/2006/relationships/hyperlink" Target="https://www.youtube.com/watch?v=RUuMs20nT0A" TargetMode="External"/><Relationship Id="rId465" Type="http://schemas.openxmlformats.org/officeDocument/2006/relationships/hyperlink" Target="https://www.youtube.com/watch?v=rdgYebOQQGM" TargetMode="External"/><Relationship Id="rId672" Type="http://schemas.openxmlformats.org/officeDocument/2006/relationships/hyperlink" Target="https://www.youtube.com/watch?v=0Q8gmKLOvdc" TargetMode="External"/><Relationship Id="rId1095" Type="http://schemas.openxmlformats.org/officeDocument/2006/relationships/hyperlink" Target="https://www.instagram.com/reel/C3aGOPhvtAS/?igsh=MWdsYTM5M3o0NDNlbg==" TargetMode="External"/><Relationship Id="rId1316" Type="http://schemas.openxmlformats.org/officeDocument/2006/relationships/hyperlink" Target="https://www.youtube.com/watch?v=9R8uQfdw1y0" TargetMode="External"/><Relationship Id="rId22" Type="http://schemas.openxmlformats.org/officeDocument/2006/relationships/hyperlink" Target="https://www.instagram.com/reel/C1mOH3jvZWB/?utm_source=ig_web_copy_link&amp;igsh=MzRlODBiNWFlZA==" TargetMode="External"/><Relationship Id="rId118" Type="http://schemas.openxmlformats.org/officeDocument/2006/relationships/hyperlink" Target="https://www.youtube.com/watch?v=IiMbZxZK-XQ" TargetMode="External"/><Relationship Id="rId325" Type="http://schemas.openxmlformats.org/officeDocument/2006/relationships/hyperlink" Target="https://www.instagram.com/reel/DOyKXp7gU1H/?igsh=MTYwYmlhbWk0MWR0bg==" TargetMode="External"/><Relationship Id="rId532" Type="http://schemas.openxmlformats.org/officeDocument/2006/relationships/hyperlink" Target="https://www.youtube.com/watch?v=6pwVRv8M6PM" TargetMode="External"/><Relationship Id="rId977" Type="http://schemas.openxmlformats.org/officeDocument/2006/relationships/hyperlink" Target="https://www.youtube.com/watch?v=-lEirmMRohg" TargetMode="External"/><Relationship Id="rId1162" Type="http://schemas.openxmlformats.org/officeDocument/2006/relationships/hyperlink" Target="https://www.instagram.com/reel/C81UeaNPhId/?igsh=MWUzYjdhbmNrZjYzZg==" TargetMode="External"/><Relationship Id="rId171" Type="http://schemas.openxmlformats.org/officeDocument/2006/relationships/hyperlink" Target="https://youtube.com/shorts/bt-z_uIiwRw?si=llevu63zd6sL9LEK" TargetMode="External"/><Relationship Id="rId837" Type="http://schemas.openxmlformats.org/officeDocument/2006/relationships/hyperlink" Target="https://youtube.com/shorts/h6d2WexCIFs?si=VpBFvnPpZycXqCCe" TargetMode="External"/><Relationship Id="rId1022" Type="http://schemas.openxmlformats.org/officeDocument/2006/relationships/hyperlink" Target="https://www.instagram.com/reel/DITvVhYp6YD/?igsh=MXB2cXA2emM1bGJ3NA==" TargetMode="External"/><Relationship Id="rId269" Type="http://schemas.openxmlformats.org/officeDocument/2006/relationships/hyperlink" Target="https://youtu.be/aIWhqAxZkAc?si=u9aXNRmIl2YYuDQ9" TargetMode="External"/><Relationship Id="rId476" Type="http://schemas.openxmlformats.org/officeDocument/2006/relationships/hyperlink" Target="https://www.instagram.com/reel/Cz3VBFpsi7O/?utm_source=ig_web_copy_link&amp;igsh=MzRlODBiNWFlZA==" TargetMode="External"/><Relationship Id="rId683" Type="http://schemas.openxmlformats.org/officeDocument/2006/relationships/hyperlink" Target="https://www.instagram.com/reel/CyD0lvnv1Wc/?igshid=MzRlODBiNWFlZA==" TargetMode="External"/><Relationship Id="rId890" Type="http://schemas.openxmlformats.org/officeDocument/2006/relationships/hyperlink" Target="https://youtube.com/shorts/q0uDvnQjOcE?si=bW1pZ2RZoXpszjNn" TargetMode="External"/><Relationship Id="rId904" Type="http://schemas.openxmlformats.org/officeDocument/2006/relationships/hyperlink" Target="https://youtu.be/cPVLkjzzaYI?si=Qj4hq26ZbbWFUxLQ" TargetMode="External"/><Relationship Id="rId1327" Type="http://schemas.openxmlformats.org/officeDocument/2006/relationships/hyperlink" Target="https://youtube.com/shorts/SyV4O77pvMo?si=yrAkOtbB-IbA-AfT" TargetMode="External"/><Relationship Id="rId33" Type="http://schemas.openxmlformats.org/officeDocument/2006/relationships/hyperlink" Target="https://youtube.com/shorts/HGZ_fOn1yas?si=XsIGnRhlJP0dFUay" TargetMode="External"/><Relationship Id="rId129" Type="http://schemas.openxmlformats.org/officeDocument/2006/relationships/hyperlink" Target="https://youtu.be/tNkvjPMLIAc?si=tsyenxSdKo9hANhM" TargetMode="External"/><Relationship Id="rId336" Type="http://schemas.openxmlformats.org/officeDocument/2006/relationships/hyperlink" Target="https://www.youtube.com/watch?v=ZCVFUok4h6c" TargetMode="External"/><Relationship Id="rId543" Type="http://schemas.openxmlformats.org/officeDocument/2006/relationships/hyperlink" Target="https://www.youtube.com/watch?v=O-NFM9YVlRI" TargetMode="External"/><Relationship Id="rId988" Type="http://schemas.openxmlformats.org/officeDocument/2006/relationships/hyperlink" Target="https://www.youtube.com/shorts/un0bfoi6pGE" TargetMode="External"/><Relationship Id="rId1173" Type="http://schemas.openxmlformats.org/officeDocument/2006/relationships/hyperlink" Target="https://www.youtube.com/watch?v=J3JMoWqhyNk" TargetMode="External"/><Relationship Id="rId1380" Type="http://schemas.openxmlformats.org/officeDocument/2006/relationships/hyperlink" Target="https://www.youtube.com/watch?v=HlN54fY8aLc" TargetMode="External"/><Relationship Id="rId182" Type="http://schemas.openxmlformats.org/officeDocument/2006/relationships/hyperlink" Target="https://www.youtube.com/watch?v=i71AaSFM1x8" TargetMode="External"/><Relationship Id="rId403" Type="http://schemas.openxmlformats.org/officeDocument/2006/relationships/hyperlink" Target="https://youtube.com/shorts/mnOXEhg8aCQ?si=aitpPbGs4YBqp4tB" TargetMode="External"/><Relationship Id="rId750" Type="http://schemas.openxmlformats.org/officeDocument/2006/relationships/hyperlink" Target="https://youtu.be/Wx3bwH9Burw?si=fq5wsGnBrt6E-XYj" TargetMode="External"/><Relationship Id="rId848" Type="http://schemas.openxmlformats.org/officeDocument/2006/relationships/hyperlink" Target="https://youtube.com/shorts/8GA16k6LbEI?si=ytl6sFSKNdj9h8E6" TargetMode="External"/><Relationship Id="rId1033" Type="http://schemas.openxmlformats.org/officeDocument/2006/relationships/hyperlink" Target="https://youtu.be/91nMlvjQw3U?si=feceRAqZ7FBoh1Sc" TargetMode="External"/><Relationship Id="rId487" Type="http://schemas.openxmlformats.org/officeDocument/2006/relationships/hyperlink" Target="https://youtu.be/URLUAXlwgHY?si=7X0RdCbPjtYSWzw_" TargetMode="External"/><Relationship Id="rId610" Type="http://schemas.openxmlformats.org/officeDocument/2006/relationships/hyperlink" Target="https://www.youtube.com/shorts/fqxbd_kl260" TargetMode="External"/><Relationship Id="rId694" Type="http://schemas.openxmlformats.org/officeDocument/2006/relationships/hyperlink" Target="https://youtube.com/shorts/WWpzvxvMT84?si=tONw3GfrYrqpNlyB" TargetMode="External"/><Relationship Id="rId708" Type="http://schemas.openxmlformats.org/officeDocument/2006/relationships/hyperlink" Target="https://youtube.com/shorts/UUqc-ZlKcZ8?si=4PBpq7bZ17vuGv7d" TargetMode="External"/><Relationship Id="rId915" Type="http://schemas.openxmlformats.org/officeDocument/2006/relationships/hyperlink" Target="https://youtu.be/QjGTXSfnFZs?si=irnRr5dqyl1dutJh" TargetMode="External"/><Relationship Id="rId1240" Type="http://schemas.openxmlformats.org/officeDocument/2006/relationships/hyperlink" Target="https://youtube.com/shorts/ORGjZ3XhBOg?si=SGMvQhE9UKRP0nxy" TargetMode="External"/><Relationship Id="rId1338" Type="http://schemas.openxmlformats.org/officeDocument/2006/relationships/hyperlink" Target="https://www.youtube.com/watch?v=gudFjsPCkOs" TargetMode="External"/><Relationship Id="rId347" Type="http://schemas.openxmlformats.org/officeDocument/2006/relationships/hyperlink" Target="https://youtube.com/shorts/If2IWOzziKM?si=52OAU7qDkfZ062r7" TargetMode="External"/><Relationship Id="rId999" Type="http://schemas.openxmlformats.org/officeDocument/2006/relationships/hyperlink" Target="https://www.youtube.com/watch?v=GuwrY1uz6FM" TargetMode="External"/><Relationship Id="rId1100" Type="http://schemas.openxmlformats.org/officeDocument/2006/relationships/hyperlink" Target="https://youtu.be/L4lwLWfndHc?si=-5ZckvVrSDqXdhPU" TargetMode="External"/><Relationship Id="rId1184" Type="http://schemas.openxmlformats.org/officeDocument/2006/relationships/hyperlink" Target="https://www.youtube.com/watch?v=JfQaVg4Bpqc" TargetMode="External"/><Relationship Id="rId1405" Type="http://schemas.openxmlformats.org/officeDocument/2006/relationships/hyperlink" Target="https://youtu.be/DnrcZ0QUERk?si=b3JHdRGeNlz4oFbr" TargetMode="External"/><Relationship Id="rId44" Type="http://schemas.openxmlformats.org/officeDocument/2006/relationships/hyperlink" Target="https://www.youtube.com/watch?v=SYNpa2hzsy4" TargetMode="External"/><Relationship Id="rId554" Type="http://schemas.openxmlformats.org/officeDocument/2006/relationships/hyperlink" Target="https://youtu.be/OGVcPcfsUPA?si=fEfecazFOTlcVXPE" TargetMode="External"/><Relationship Id="rId761" Type="http://schemas.openxmlformats.org/officeDocument/2006/relationships/hyperlink" Target="https://www.youtube.com/watch?v=2Y_qvWgs34Q" TargetMode="External"/><Relationship Id="rId859" Type="http://schemas.openxmlformats.org/officeDocument/2006/relationships/hyperlink" Target="https://youtube.com/shorts/RlS2b7JCGYU?si=Zj3pbgBFjAov-sqN" TargetMode="External"/><Relationship Id="rId1391" Type="http://schemas.openxmlformats.org/officeDocument/2006/relationships/hyperlink" Target="https://www.youtube.com/watch?v=ZcCPUvGmBO8" TargetMode="External"/><Relationship Id="rId193" Type="http://schemas.openxmlformats.org/officeDocument/2006/relationships/hyperlink" Target="https://www.youtube.com/watch?v=sPCmVIkSYao" TargetMode="External"/><Relationship Id="rId207" Type="http://schemas.openxmlformats.org/officeDocument/2006/relationships/hyperlink" Target="https://www.instagram.com/reel/DGfW59xiXEv/?utm_source=ig_web_copy_link" TargetMode="External"/><Relationship Id="rId414" Type="http://schemas.openxmlformats.org/officeDocument/2006/relationships/hyperlink" Target="https://www.youtube.com/watch?v=-LOhpqrwPug" TargetMode="External"/><Relationship Id="rId498" Type="http://schemas.openxmlformats.org/officeDocument/2006/relationships/hyperlink" Target="https://www.instagram.com/reel/DIWH955SdOz/?igsh=MXYxa3phNjMxY21lag==" TargetMode="External"/><Relationship Id="rId621" Type="http://schemas.openxmlformats.org/officeDocument/2006/relationships/hyperlink" Target="https://youtu.be/23OuiJF9KTY?si=hVyzxcPl7bzCs0mY" TargetMode="External"/><Relationship Id="rId1044" Type="http://schemas.openxmlformats.org/officeDocument/2006/relationships/hyperlink" Target="https://www.youtube.com/watch?v=mR_MMKI-qmE" TargetMode="External"/><Relationship Id="rId1251" Type="http://schemas.openxmlformats.org/officeDocument/2006/relationships/hyperlink" Target="https://youtube.com/shorts/tSOHoTlRjEU?si=PLjxhF-6pP_LmUu5" TargetMode="External"/><Relationship Id="rId1349" Type="http://schemas.openxmlformats.org/officeDocument/2006/relationships/hyperlink" Target="https://www.youtube.com/watch?v=iUetTGE_0TQ" TargetMode="External"/><Relationship Id="rId260" Type="http://schemas.openxmlformats.org/officeDocument/2006/relationships/hyperlink" Target="https://www.youtube.com/watch?v=4J27-Ri49h0" TargetMode="External"/><Relationship Id="rId719" Type="http://schemas.openxmlformats.org/officeDocument/2006/relationships/hyperlink" Target="https://youtube.com/shorts/-3Tc7yDC9F0?si=8UHbQbTarM5cjtTe" TargetMode="External"/><Relationship Id="rId926" Type="http://schemas.openxmlformats.org/officeDocument/2006/relationships/hyperlink" Target="https://www.instagram.com/reel/DP6Y25DkTyK/?utm_source=ig_web_copy_link" TargetMode="External"/><Relationship Id="rId1111" Type="http://schemas.openxmlformats.org/officeDocument/2006/relationships/hyperlink" Target="https://www.instagram.com/reel/DCBtlLEo4kX/?igsh=MXJ5OWltcmoxeGNhOQ==" TargetMode="External"/><Relationship Id="rId55" Type="http://schemas.openxmlformats.org/officeDocument/2006/relationships/hyperlink" Target="https://youtu.be/lkb5DkraJZg?si=Revwe4XTUMUS-1r8" TargetMode="External"/><Relationship Id="rId120" Type="http://schemas.openxmlformats.org/officeDocument/2006/relationships/hyperlink" Target="https://www.youtube.com/watch?v=n0aGKdAznEk" TargetMode="External"/><Relationship Id="rId358" Type="http://schemas.openxmlformats.org/officeDocument/2006/relationships/hyperlink" Target="https://www.instagram.com/reel/C-ZxZeRyIV-/?utm_source=ig_web_copy_link&amp;igsh=MzRlODBiNWFlZA==" TargetMode="External"/><Relationship Id="rId565" Type="http://schemas.openxmlformats.org/officeDocument/2006/relationships/hyperlink" Target="https://www.instagram.com/reel/DJy3kfJIenB/?utm_source=ig_web_copy_link" TargetMode="External"/><Relationship Id="rId772" Type="http://schemas.openxmlformats.org/officeDocument/2006/relationships/hyperlink" Target="https://www.youtube.com/watch?v=FMpI6iW7dHI" TargetMode="External"/><Relationship Id="rId1195" Type="http://schemas.openxmlformats.org/officeDocument/2006/relationships/hyperlink" Target="https://www.youtube.com/watch?v=X_nEk7o8blw" TargetMode="External"/><Relationship Id="rId1209" Type="http://schemas.openxmlformats.org/officeDocument/2006/relationships/hyperlink" Target="https://youtube.com/shorts/5yWfqp2C6oo?si=GQenb2ZPNRiP38rS" TargetMode="External"/><Relationship Id="rId218" Type="http://schemas.openxmlformats.org/officeDocument/2006/relationships/hyperlink" Target="https://www.instagram.com/reel/DWYjtzejDel/?utm_source=ig_web_button_share_sheet&amp;igsh=MzRlODBiNWFlZA==" TargetMode="External"/><Relationship Id="rId425" Type="http://schemas.openxmlformats.org/officeDocument/2006/relationships/hyperlink" Target="https://www.youtube.com/watch?v=3ib1IHOhosE" TargetMode="External"/><Relationship Id="rId632" Type="http://schemas.openxmlformats.org/officeDocument/2006/relationships/hyperlink" Target="https://www.instagram.com/reel/C3Fu3kkrKMA/?utm_source=ig_web_copy_link" TargetMode="External"/><Relationship Id="rId1055" Type="http://schemas.openxmlformats.org/officeDocument/2006/relationships/hyperlink" Target="https://youtube.com/shorts/eBuNYE8shL0?si=rUbNRvrGRuY9yBvn" TargetMode="External"/><Relationship Id="rId1262" Type="http://schemas.openxmlformats.org/officeDocument/2006/relationships/hyperlink" Target="https://youtube.com/shorts/2COKLjXlw-8?si=evFveF34cK4M89Iv" TargetMode="External"/><Relationship Id="rId271" Type="http://schemas.openxmlformats.org/officeDocument/2006/relationships/hyperlink" Target="https://youtu.be/Qzh6q1AQZhU?si=JYKZvOCC0JS0kugu" TargetMode="External"/><Relationship Id="rId937" Type="http://schemas.openxmlformats.org/officeDocument/2006/relationships/hyperlink" Target="https://youtu.be/0LuYV47pTRE?si=x66tGV82xkrhUmlv" TargetMode="External"/><Relationship Id="rId1122" Type="http://schemas.openxmlformats.org/officeDocument/2006/relationships/hyperlink" Target="https://youtube.com/shorts/RZPoVMzsjbM?si=efWqc-ydjOLEYU8N" TargetMode="External"/><Relationship Id="rId66" Type="http://schemas.openxmlformats.org/officeDocument/2006/relationships/hyperlink" Target="https://www.youtube.com/watch?v=ODyoFCaI1AM" TargetMode="External"/><Relationship Id="rId131" Type="http://schemas.openxmlformats.org/officeDocument/2006/relationships/hyperlink" Target="https://youtube.com/shorts/Uq1Y1ZzbLaY?feature=share" TargetMode="External"/><Relationship Id="rId369" Type="http://schemas.openxmlformats.org/officeDocument/2006/relationships/hyperlink" Target="https://www.instagram.com/reel/DCIxhyHIsEK/?igsh=MWtub3BubHZoeDlydQ==" TargetMode="External"/><Relationship Id="rId576" Type="http://schemas.openxmlformats.org/officeDocument/2006/relationships/hyperlink" Target="https://youtu.be/WY_qOhNPIag?si=qWNvluhQgHcTFhTB" TargetMode="External"/><Relationship Id="rId783" Type="http://schemas.openxmlformats.org/officeDocument/2006/relationships/hyperlink" Target="https://www.youtube.com/watch?v=nQZKaEJcj-A" TargetMode="External"/><Relationship Id="rId990" Type="http://schemas.openxmlformats.org/officeDocument/2006/relationships/hyperlink" Target="https://www.instagram.com/reel/CvE4U9PI0Fx/?igshid=MzRlODBiNWFlZA==" TargetMode="External"/><Relationship Id="rId229" Type="http://schemas.openxmlformats.org/officeDocument/2006/relationships/hyperlink" Target="https://www.youtube.com/watch?v=UnMy5mn3A_A" TargetMode="External"/><Relationship Id="rId436" Type="http://schemas.openxmlformats.org/officeDocument/2006/relationships/hyperlink" Target="https://www.instagram.com/reel/C3XHQlatnSy/?utm_source=ig_web_copy_link&amp;igsh=MzRlODBiNWFlZA==" TargetMode="External"/><Relationship Id="rId643" Type="http://schemas.openxmlformats.org/officeDocument/2006/relationships/hyperlink" Target="https://youtube.com/shorts/zD5hFAu_yBc?si=0IEeXHvgyLvKxGCh" TargetMode="External"/><Relationship Id="rId1066" Type="http://schemas.openxmlformats.org/officeDocument/2006/relationships/hyperlink" Target="https://www.youtube.com/watch?v=PskluWxEcio&amp;t=45s" TargetMode="External"/><Relationship Id="rId1273" Type="http://schemas.openxmlformats.org/officeDocument/2006/relationships/hyperlink" Target="https://www.youtube.com/watch?v=agWdrp-4l2Q" TargetMode="External"/><Relationship Id="rId850" Type="http://schemas.openxmlformats.org/officeDocument/2006/relationships/hyperlink" Target="https://www.instagram.com/reel/C92c1vEy_Do/?igsh=MWhqNW45eWZhdXpodg==" TargetMode="External"/><Relationship Id="rId948" Type="http://schemas.openxmlformats.org/officeDocument/2006/relationships/hyperlink" Target="https://www.youtube.com/watch?v=FUKTSfEg40g" TargetMode="External"/><Relationship Id="rId1133" Type="http://schemas.openxmlformats.org/officeDocument/2006/relationships/hyperlink" Target="https://www.youtube.com/watch?v=V2--xaeJ6lU" TargetMode="External"/><Relationship Id="rId77" Type="http://schemas.openxmlformats.org/officeDocument/2006/relationships/hyperlink" Target="https://www.instagram.com/reel/DQHABdMjOl7/?utm_source=ig_web_copy_link" TargetMode="External"/><Relationship Id="rId282" Type="http://schemas.openxmlformats.org/officeDocument/2006/relationships/hyperlink" Target="https://www.youtube.com/watch?v=3AF3xbchqPw" TargetMode="External"/><Relationship Id="rId503" Type="http://schemas.openxmlformats.org/officeDocument/2006/relationships/hyperlink" Target="https://youtube.com/shorts/6ItvNilehic?si=S-PqML2tsqDcdxvo" TargetMode="External"/><Relationship Id="rId587" Type="http://schemas.openxmlformats.org/officeDocument/2006/relationships/hyperlink" Target="https://www.youtube.com/shorts/EaNcEdccia0" TargetMode="External"/><Relationship Id="rId710" Type="http://schemas.openxmlformats.org/officeDocument/2006/relationships/hyperlink" Target="https://www.instagram.com/reel/DG0OGZ1o2Of/?igsh=MW54aWtyeTRjODBlcA==" TargetMode="External"/><Relationship Id="rId808" Type="http://schemas.openxmlformats.org/officeDocument/2006/relationships/hyperlink" Target="https://youtube.com/shorts/8ql_mjDrLH0?si=oSIENnjCqC2LGmHY" TargetMode="External"/><Relationship Id="rId1340" Type="http://schemas.openxmlformats.org/officeDocument/2006/relationships/hyperlink" Target="https://www.youtube.com/watch?v=5J03g5XbR-Q" TargetMode="External"/><Relationship Id="rId8" Type="http://schemas.openxmlformats.org/officeDocument/2006/relationships/hyperlink" Target="https://www.youtube.com/watch?v=zA57daiqgcg" TargetMode="External"/><Relationship Id="rId142" Type="http://schemas.openxmlformats.org/officeDocument/2006/relationships/hyperlink" Target="https://www.youtube.com/watch?v=XVUaBDV64hU&amp;ab_channel=BanyanBotanicals" TargetMode="External"/><Relationship Id="rId447" Type="http://schemas.openxmlformats.org/officeDocument/2006/relationships/hyperlink" Target="https://www.instagram.com/reel/DSCBGKUjJX2/?utm_source=ig_web_copy_link" TargetMode="External"/><Relationship Id="rId794" Type="http://schemas.openxmlformats.org/officeDocument/2006/relationships/hyperlink" Target="https://www.youtube.com/watch?v=gXTj3o0P0bE&amp;t=54s" TargetMode="External"/><Relationship Id="rId1077" Type="http://schemas.openxmlformats.org/officeDocument/2006/relationships/hyperlink" Target="https://youtube.com/shorts/EALiBPtoqok?si=I2mQGYLXPenHIlWr" TargetMode="External"/><Relationship Id="rId1200" Type="http://schemas.openxmlformats.org/officeDocument/2006/relationships/hyperlink" Target="https://www.youtube.com/watch?v=OehepRZP0Ak" TargetMode="External"/><Relationship Id="rId654" Type="http://schemas.openxmlformats.org/officeDocument/2006/relationships/hyperlink" Target="https://www.youtube.com/watch?v=oS84GXq-FAk" TargetMode="External"/><Relationship Id="rId861" Type="http://schemas.openxmlformats.org/officeDocument/2006/relationships/hyperlink" Target="https://youtube.com/shorts/tvVkZBt8LeM?si=RJqdhjWsEgr9urAv" TargetMode="External"/><Relationship Id="rId959" Type="http://schemas.openxmlformats.org/officeDocument/2006/relationships/hyperlink" Target="https://youtube.com/shorts/thc9YdrvUQU?si=HzukSMQp4bceRpvT" TargetMode="External"/><Relationship Id="rId1284" Type="http://schemas.openxmlformats.org/officeDocument/2006/relationships/hyperlink" Target="https://www.instagram.com/reel/C4idtv4InJd/?utm_source=ig_web_copy_link&amp;igsh=MzRlODBiNWFlZA==" TargetMode="External"/><Relationship Id="rId293" Type="http://schemas.openxmlformats.org/officeDocument/2006/relationships/hyperlink" Target="https://www.youtube.com/watch?v=MXYUH78606g" TargetMode="External"/><Relationship Id="rId307" Type="http://schemas.openxmlformats.org/officeDocument/2006/relationships/hyperlink" Target="https://www.instagram.com/reel/DTPxSWckhFN/?igsh=MTZ0dW85ZGZvZ3NqOA==" TargetMode="External"/><Relationship Id="rId514" Type="http://schemas.openxmlformats.org/officeDocument/2006/relationships/hyperlink" Target="https://www.instagram.com/p/DPjSxAsAeRU/?utm_source=ig_web_copy_link&amp;igsh=MzRlODBiNWFlZA==" TargetMode="External"/><Relationship Id="rId721" Type="http://schemas.openxmlformats.org/officeDocument/2006/relationships/hyperlink" Target="https://www.instagram.com/reel/DVXuWU0E8-y/?utm_source=ig_web_copy_link&amp;igsh=MzRlODBiNWFlZA==" TargetMode="External"/><Relationship Id="rId1144" Type="http://schemas.openxmlformats.org/officeDocument/2006/relationships/hyperlink" Target="https://www.youtube.com/watch?v=2K1gumMlPUY" TargetMode="External"/><Relationship Id="rId1351" Type="http://schemas.openxmlformats.org/officeDocument/2006/relationships/hyperlink" Target="https://www.youtube.com/shorts/dgGmyozkke4" TargetMode="External"/><Relationship Id="rId88" Type="http://schemas.openxmlformats.org/officeDocument/2006/relationships/hyperlink" Target="https://www.youtube.com/watch?v=qul55utBGog" TargetMode="External"/><Relationship Id="rId153" Type="http://schemas.openxmlformats.org/officeDocument/2006/relationships/hyperlink" Target="https://youtu.be/styHEN0lUX4?si=Rl_qS3FLucXzVMBt" TargetMode="External"/><Relationship Id="rId360" Type="http://schemas.openxmlformats.org/officeDocument/2006/relationships/hyperlink" Target="https://youtu.be/2VrrWjTIwGs?si=QtR-DhSNIglo4hHB" TargetMode="External"/><Relationship Id="rId598" Type="http://schemas.openxmlformats.org/officeDocument/2006/relationships/hyperlink" Target="https://www.instagram.com/reel/DCVz-s8SNt8/?igsh=MXI4M3Q2dGQ2aDdmdQ==" TargetMode="External"/><Relationship Id="rId819" Type="http://schemas.openxmlformats.org/officeDocument/2006/relationships/hyperlink" Target="https://www.instagram.com/reel/C7RQb1aJQ8N/?igsh=eTZoNzg2a2JsbzJs" TargetMode="External"/><Relationship Id="rId1004" Type="http://schemas.openxmlformats.org/officeDocument/2006/relationships/hyperlink" Target="https://www.instagram.com/p/CyNQlkcoEm3/" TargetMode="External"/><Relationship Id="rId1211" Type="http://schemas.openxmlformats.org/officeDocument/2006/relationships/hyperlink" Target="https://www.youtube.com/watch?v=5WWfNg-eEnE" TargetMode="External"/><Relationship Id="rId220" Type="http://schemas.openxmlformats.org/officeDocument/2006/relationships/hyperlink" Target="https://www.youtube.com/watch?v=EZ1C64X33M8" TargetMode="External"/><Relationship Id="rId458" Type="http://schemas.openxmlformats.org/officeDocument/2006/relationships/hyperlink" Target="https://www.youtube.com/watch?v=aKOw8Ni3z8w" TargetMode="External"/><Relationship Id="rId665" Type="http://schemas.openxmlformats.org/officeDocument/2006/relationships/hyperlink" Target="https://www.youtube.com/watch?v=LU7QCiEUnGU" TargetMode="External"/><Relationship Id="rId872" Type="http://schemas.openxmlformats.org/officeDocument/2006/relationships/hyperlink" Target="https://www.instagram.com/reel/DHa6xd1zBP0/?igsh=MTJrc2NxcTl1OWN3aA==" TargetMode="External"/><Relationship Id="rId1088" Type="http://schemas.openxmlformats.org/officeDocument/2006/relationships/hyperlink" Target="https://www.youtube.com/watch?v=P39xCCY6_oE" TargetMode="External"/><Relationship Id="rId1295" Type="http://schemas.openxmlformats.org/officeDocument/2006/relationships/hyperlink" Target="https://youtube.com/shorts/LNWme3aAAc4?si=_fvABQqMtlcXLypg" TargetMode="External"/><Relationship Id="rId1309" Type="http://schemas.openxmlformats.org/officeDocument/2006/relationships/hyperlink" Target="https://www.youtube.com/watch?v=qVMO4IqFL9w" TargetMode="External"/><Relationship Id="rId15" Type="http://schemas.openxmlformats.org/officeDocument/2006/relationships/hyperlink" Target="https://youtube.com/shorts/8_ockviTwQw?si=TSsQ-6P0SRYY9qZR" TargetMode="External"/><Relationship Id="rId318" Type="http://schemas.openxmlformats.org/officeDocument/2006/relationships/hyperlink" Target="https://www.youtube.com/watch?v=dW0MfmWGNx0" TargetMode="External"/><Relationship Id="rId525" Type="http://schemas.openxmlformats.org/officeDocument/2006/relationships/hyperlink" Target="https://www.youtube.com/watch?v=GH2_9ct4_eI" TargetMode="External"/><Relationship Id="rId732" Type="http://schemas.openxmlformats.org/officeDocument/2006/relationships/hyperlink" Target="https://www.youtube.com/watch?v=Vtie5A1dH3E" TargetMode="External"/><Relationship Id="rId1155" Type="http://schemas.openxmlformats.org/officeDocument/2006/relationships/hyperlink" Target="https://www.instagram.com/reel/DCti9GpPWIB/?utm_source=ig_web_copy_link" TargetMode="External"/><Relationship Id="rId1362" Type="http://schemas.openxmlformats.org/officeDocument/2006/relationships/hyperlink" Target="https://www.youtube.com/watch?v=mPOL882IZNE" TargetMode="External"/><Relationship Id="rId99" Type="http://schemas.openxmlformats.org/officeDocument/2006/relationships/hyperlink" Target="https://youtube.com/shorts/uUSPMriK-UU?si=0rK5EOUwtpmswSiC" TargetMode="External"/><Relationship Id="rId164" Type="http://schemas.openxmlformats.org/officeDocument/2006/relationships/hyperlink" Target="https://youtube.com/shorts/BcAAX9uAMoc?si=dTAfEKwm6K45Gs-T" TargetMode="External"/><Relationship Id="rId371" Type="http://schemas.openxmlformats.org/officeDocument/2006/relationships/hyperlink" Target="https://www.instagram.com/reel/DCMSiFnv0LF/?igsh=MWJ6a3RveWRhNGowYQ==" TargetMode="External"/><Relationship Id="rId1015" Type="http://schemas.openxmlformats.org/officeDocument/2006/relationships/hyperlink" Target="https://youtu.be/iFOCkjKD5FA?si=2K-YPGn59qiOgWsn" TargetMode="External"/><Relationship Id="rId1222" Type="http://schemas.openxmlformats.org/officeDocument/2006/relationships/hyperlink" Target="https://www.instagram.com/reel/C9WljHZyHpk/?igsh=bHRqaHdueTJzdXl3" TargetMode="External"/><Relationship Id="rId469" Type="http://schemas.openxmlformats.org/officeDocument/2006/relationships/hyperlink" Target="https://www.youtube.com/watch?v=MXTXmBpcEgY" TargetMode="External"/><Relationship Id="rId676" Type="http://schemas.openxmlformats.org/officeDocument/2006/relationships/hyperlink" Target="https://www.youtube.com/watch?v=D2r5JIrwvjo" TargetMode="External"/><Relationship Id="rId883" Type="http://schemas.openxmlformats.org/officeDocument/2006/relationships/hyperlink" Target="https://youtube.com/shorts/xcUOFkP-7u0?si=_QDLUR2oyrCUQ_dx" TargetMode="External"/><Relationship Id="rId1099" Type="http://schemas.openxmlformats.org/officeDocument/2006/relationships/hyperlink" Target="https://www.instagram.com/p/C8GtRK7SnkE/?igsh=ZGYwdzd4MzBicW9u" TargetMode="External"/><Relationship Id="rId26" Type="http://schemas.openxmlformats.org/officeDocument/2006/relationships/hyperlink" Target="https://www.instagram.com/reel/C9w5dseN0BL/?utm_source=ig_web_copy_link&amp;igsh=MzRlODBiNWFlZA==" TargetMode="External"/><Relationship Id="rId231" Type="http://schemas.openxmlformats.org/officeDocument/2006/relationships/hyperlink" Target="https://youtube.com/shorts/kHWYuclx7cA?si=GHUDCweMmppT4LoR" TargetMode="External"/><Relationship Id="rId329" Type="http://schemas.openxmlformats.org/officeDocument/2006/relationships/hyperlink" Target="https://youtube.com/shorts/dRyGWBsDbLA?si=BdI1MgN0UYDGtpo1" TargetMode="External"/><Relationship Id="rId536" Type="http://schemas.openxmlformats.org/officeDocument/2006/relationships/hyperlink" Target="https://www.instagram.com/reel/CUAPUTro_TT/?utm_source=ig_web_copy_link" TargetMode="External"/><Relationship Id="rId1166" Type="http://schemas.openxmlformats.org/officeDocument/2006/relationships/hyperlink" Target="https://youtu.be/j97UqE_8ay0?si=TYQk-eRjB7fIyJWk" TargetMode="External"/><Relationship Id="rId1373" Type="http://schemas.openxmlformats.org/officeDocument/2006/relationships/hyperlink" Target="https://www.youtube.com/watch?v=UEfe_gktR4s" TargetMode="External"/><Relationship Id="rId175" Type="http://schemas.openxmlformats.org/officeDocument/2006/relationships/hyperlink" Target="https://www.youtube.com/watch?v=bMMYKRGM5BA" TargetMode="External"/><Relationship Id="rId743" Type="http://schemas.openxmlformats.org/officeDocument/2006/relationships/hyperlink" Target="https://youtu.be/6NuaohUKPSk?si=hbZZEKCmKg4GlGVb" TargetMode="External"/><Relationship Id="rId950" Type="http://schemas.openxmlformats.org/officeDocument/2006/relationships/hyperlink" Target="https://www.instagram.com/reel/DO6DRRSkvKZ/?igsh=Ymx5ZHdzdml4Y2dv" TargetMode="External"/><Relationship Id="rId1026" Type="http://schemas.openxmlformats.org/officeDocument/2006/relationships/hyperlink" Target="https://www.instagram.com/reel/DTSK-g8ksCx/?igsh=dnFyeTJnMGo2enlu" TargetMode="External"/><Relationship Id="rId382" Type="http://schemas.openxmlformats.org/officeDocument/2006/relationships/hyperlink" Target="https://youtu.be/GKoH_y8lz7s?si=MNy2PYKHg3VPvTtT" TargetMode="External"/><Relationship Id="rId603" Type="http://schemas.openxmlformats.org/officeDocument/2006/relationships/hyperlink" Target="https://www.instagram.com/reel/DNSKpzLvgjd/?igsh=bGczcTJ2bXVwbjB1" TargetMode="External"/><Relationship Id="rId687" Type="http://schemas.openxmlformats.org/officeDocument/2006/relationships/hyperlink" Target="https://www.instagram.com/reel/C3H6kYeyCbr/?igsh=MWFpZHVmOW4zMzQ1ag==" TargetMode="External"/><Relationship Id="rId810" Type="http://schemas.openxmlformats.org/officeDocument/2006/relationships/hyperlink" Target="https://www.instagram.com/reel/C3wvUTjSbFm/?igsh=MWNkZnk0aWF6bnIyeA==" TargetMode="External"/><Relationship Id="rId908" Type="http://schemas.openxmlformats.org/officeDocument/2006/relationships/hyperlink" Target="https://youtube.com/shorts/53YmDPYVB74?si=-rPNrUqeo1vi5mD9" TargetMode="External"/><Relationship Id="rId1233" Type="http://schemas.openxmlformats.org/officeDocument/2006/relationships/hyperlink" Target="https://www.instagram.com/p/C0v2WmBIk0m/" TargetMode="External"/><Relationship Id="rId242" Type="http://schemas.openxmlformats.org/officeDocument/2006/relationships/hyperlink" Target="https://www.youtube.com/watch?v=z8aEridE3RA" TargetMode="External"/><Relationship Id="rId894" Type="http://schemas.openxmlformats.org/officeDocument/2006/relationships/hyperlink" Target="https://www.youtube.com/watch?v=f5B3zvUQ-Sg" TargetMode="External"/><Relationship Id="rId1177" Type="http://schemas.openxmlformats.org/officeDocument/2006/relationships/hyperlink" Target="https://www.youtube.com/watch?v=KRBgyUr9F6E" TargetMode="External"/><Relationship Id="rId1300" Type="http://schemas.openxmlformats.org/officeDocument/2006/relationships/hyperlink" Target="https://youtube.com/shorts/vzHPzj3RdMc?si=W6rjWX7pYIRfmIQs" TargetMode="External"/><Relationship Id="rId37" Type="http://schemas.openxmlformats.org/officeDocument/2006/relationships/hyperlink" Target="https://youtu.be/5dybdeTylz0?si=w59Q5GWUNxBNJ_2h" TargetMode="External"/><Relationship Id="rId102" Type="http://schemas.openxmlformats.org/officeDocument/2006/relationships/hyperlink" Target="https://youtube.com/shorts/9DyrYmxiI50?si=K7gpDwTbVR3uZL23" TargetMode="External"/><Relationship Id="rId547" Type="http://schemas.openxmlformats.org/officeDocument/2006/relationships/hyperlink" Target="https://youtu.be/7ev3pRHcDiQ?si=t-uuw7tgr5yvzTSC" TargetMode="External"/><Relationship Id="rId754" Type="http://schemas.openxmlformats.org/officeDocument/2006/relationships/hyperlink" Target="https://www.youtube.com/watch?v=mXVqDWiPA1M" TargetMode="External"/><Relationship Id="rId961" Type="http://schemas.openxmlformats.org/officeDocument/2006/relationships/hyperlink" Target="https://www.youtube.com/shorts/Gphw4rXDzBA" TargetMode="External"/><Relationship Id="rId1384" Type="http://schemas.openxmlformats.org/officeDocument/2006/relationships/hyperlink" Target="https://youtu.be/1pN9UoPd0Zo?si=VRLz7WchrhdjmsCt" TargetMode="External"/><Relationship Id="rId90" Type="http://schemas.openxmlformats.org/officeDocument/2006/relationships/hyperlink" Target="https://www.youtube.com/watch?v=CtP1WWq-3Hg" TargetMode="External"/><Relationship Id="rId186" Type="http://schemas.openxmlformats.org/officeDocument/2006/relationships/hyperlink" Target="https://youtube.com/shorts/CsrFYcm_mNg?si=pL5Gt4k6eCW26G1H" TargetMode="External"/><Relationship Id="rId393" Type="http://schemas.openxmlformats.org/officeDocument/2006/relationships/hyperlink" Target="https://www.instagram.com/reel/DVQobMej2-1/?utm_source=ig_web_copy_link&amp;igsh=MzRlODBiNWFlZA==" TargetMode="External"/><Relationship Id="rId407" Type="http://schemas.openxmlformats.org/officeDocument/2006/relationships/hyperlink" Target="https://www.youtube.com/watch?v=iqB54mr_QFg" TargetMode="External"/><Relationship Id="rId614" Type="http://schemas.openxmlformats.org/officeDocument/2006/relationships/hyperlink" Target="https://www.youtube.com/watch?v=vpEe26tFRmc" TargetMode="External"/><Relationship Id="rId821" Type="http://schemas.openxmlformats.org/officeDocument/2006/relationships/hyperlink" Target="https://www.instagram.com/reel/C9to0_Kycw7/?igsh=cHA1emt2cWtobXV5" TargetMode="External"/><Relationship Id="rId1037" Type="http://schemas.openxmlformats.org/officeDocument/2006/relationships/hyperlink" Target="https://www.youtube.com/watch?v=5ARNh0yDyT4" TargetMode="External"/><Relationship Id="rId1244" Type="http://schemas.openxmlformats.org/officeDocument/2006/relationships/hyperlink" Target="https://youtu.be/kCk_XWXsTJs?si=WgqHlaWSzmFJ2n91" TargetMode="External"/><Relationship Id="rId253" Type="http://schemas.openxmlformats.org/officeDocument/2006/relationships/hyperlink" Target="https://www.youtube.com/watch?v=_SqUcshce2g" TargetMode="External"/><Relationship Id="rId460" Type="http://schemas.openxmlformats.org/officeDocument/2006/relationships/hyperlink" Target="https://youtu.be/6JXC5N9hF6k?si=05kKObi5AR0HSTmp" TargetMode="External"/><Relationship Id="rId698" Type="http://schemas.openxmlformats.org/officeDocument/2006/relationships/hyperlink" Target="https://www.instagram.com/reel/C9gy6RRSqBT/?utm_source=ig_web_copy_link&amp;igsh=MzRlODBiNWFlZA==" TargetMode="External"/><Relationship Id="rId919" Type="http://schemas.openxmlformats.org/officeDocument/2006/relationships/hyperlink" Target="https://www.instagram.com/reel/DMaokkPR_CT/?utm_source=ig_web_copy_link" TargetMode="External"/><Relationship Id="rId1090" Type="http://schemas.openxmlformats.org/officeDocument/2006/relationships/hyperlink" Target="https://www.youtube.com/shorts/j3aARQ9Aikg" TargetMode="External"/><Relationship Id="rId1104" Type="http://schemas.openxmlformats.org/officeDocument/2006/relationships/hyperlink" Target="https://www.instagram.com/reel/C8jCDY0NZ3C/?igsh=MXhsdGN4ZGM0MnZueA==" TargetMode="External"/><Relationship Id="rId1311" Type="http://schemas.openxmlformats.org/officeDocument/2006/relationships/hyperlink" Target="https://www.youtube.com/watch?v=-V56Mw3rmpA" TargetMode="External"/><Relationship Id="rId48" Type="http://schemas.openxmlformats.org/officeDocument/2006/relationships/hyperlink" Target="https://www.instagram.com/reel/Cvgj6q-oBFx/?igshid=MzRlODBiNWFlZA==" TargetMode="External"/><Relationship Id="rId113" Type="http://schemas.openxmlformats.org/officeDocument/2006/relationships/hyperlink" Target="https://youtu.be/pp2Pl3NMTkA?si=278IEkbqJrq1d5V6" TargetMode="External"/><Relationship Id="rId320" Type="http://schemas.openxmlformats.org/officeDocument/2006/relationships/hyperlink" Target="https://youtu.be/pXBPKXm4T1U?si=Lec78rTeSoXbnkIY" TargetMode="External"/><Relationship Id="rId558" Type="http://schemas.openxmlformats.org/officeDocument/2006/relationships/hyperlink" Target="https://youtu.be/p9IV5ZsalGQ?si=zr0QyHecJNH5hHmZ" TargetMode="External"/><Relationship Id="rId765" Type="http://schemas.openxmlformats.org/officeDocument/2006/relationships/hyperlink" Target="https://www.youtube.com/watch?v=FxEuD0d9RHI" TargetMode="External"/><Relationship Id="rId972" Type="http://schemas.openxmlformats.org/officeDocument/2006/relationships/hyperlink" Target="https://youtube.com/shorts/UnD7rDjlVus?si=7XclOvW9kEBRJV1I" TargetMode="External"/><Relationship Id="rId1188" Type="http://schemas.openxmlformats.org/officeDocument/2006/relationships/hyperlink" Target="https://www.youtube.com/watch?v=I9KrtdfYg8s" TargetMode="External"/><Relationship Id="rId1395" Type="http://schemas.openxmlformats.org/officeDocument/2006/relationships/hyperlink" Target="https://www.youtube.com/watch?v=kmfTP4JAUQA" TargetMode="External"/><Relationship Id="rId1409" Type="http://schemas.openxmlformats.org/officeDocument/2006/relationships/fontTable" Target="fontTable.xml"/><Relationship Id="rId197" Type="http://schemas.openxmlformats.org/officeDocument/2006/relationships/hyperlink" Target="https://youtu.be/VeZvFj2vQPk?si=gEl0fH4SF67erw7_" TargetMode="External"/><Relationship Id="rId418" Type="http://schemas.openxmlformats.org/officeDocument/2006/relationships/hyperlink" Target="https://youtu.be/XixnCT7OdKY?si=WeuyTeY21CtlVOsF" TargetMode="External"/><Relationship Id="rId625" Type="http://schemas.openxmlformats.org/officeDocument/2006/relationships/hyperlink" Target="https://www.youtube.com/watch?v=NjuK-zB7KDs" TargetMode="External"/><Relationship Id="rId832" Type="http://schemas.openxmlformats.org/officeDocument/2006/relationships/hyperlink" Target="https://www.youtube.com/watch?v=Lxp7IQVuhTU" TargetMode="External"/><Relationship Id="rId1048" Type="http://schemas.openxmlformats.org/officeDocument/2006/relationships/hyperlink" Target="https://www.instagram.com/reel/DPOR_OHCIme/?utm_source=ig_web_copy_link" TargetMode="External"/><Relationship Id="rId1255" Type="http://schemas.openxmlformats.org/officeDocument/2006/relationships/hyperlink" Target="https://youtu.be/21xxTFwEQIg?si=9oOhyEleU-qfNsdE" TargetMode="External"/><Relationship Id="rId264" Type="http://schemas.openxmlformats.org/officeDocument/2006/relationships/hyperlink" Target="https://www.youtube.com/watch?v=f-3utfA_j1Q" TargetMode="External"/><Relationship Id="rId471" Type="http://schemas.openxmlformats.org/officeDocument/2006/relationships/hyperlink" Target="https://youtu.be/VRp2D78UHus?si=eDq7lQ8vl66dpHlF" TargetMode="External"/><Relationship Id="rId1115" Type="http://schemas.openxmlformats.org/officeDocument/2006/relationships/hyperlink" Target="https://www.instagram.com/reel/DD_xYV0SuJH/?utm_source=ig_web_copy_link" TargetMode="External"/><Relationship Id="rId1322" Type="http://schemas.openxmlformats.org/officeDocument/2006/relationships/hyperlink" Target="https://www.youtube.com/watch?v=xg1Mnx-P0x0" TargetMode="External"/><Relationship Id="rId59" Type="http://schemas.openxmlformats.org/officeDocument/2006/relationships/hyperlink" Target="https://www.instagram.com/reel/DHc-lLCBGO5/?igsh=bGIzd2JtcmM3Z2N3" TargetMode="External"/><Relationship Id="rId124" Type="http://schemas.openxmlformats.org/officeDocument/2006/relationships/hyperlink" Target="https://www.instagram.com/reel/C9i5sp3vDe0/?utm_source=ig_web_copy_link&amp;igsh=MzRlODBiNWFlZA==" TargetMode="External"/><Relationship Id="rId569" Type="http://schemas.openxmlformats.org/officeDocument/2006/relationships/hyperlink" Target="https://www.youtube.com/watch?v=8AFIFnh-f3U" TargetMode="External"/><Relationship Id="rId776" Type="http://schemas.openxmlformats.org/officeDocument/2006/relationships/hyperlink" Target="https://www.youtube.com/shorts/GKi2-gQ02LU" TargetMode="External"/><Relationship Id="rId983" Type="http://schemas.openxmlformats.org/officeDocument/2006/relationships/hyperlink" Target="https://www.instagram.com/reel/C9MLlq6SWI_/?utm_source=ig_web_copy_link" TargetMode="External"/><Relationship Id="rId1199" Type="http://schemas.openxmlformats.org/officeDocument/2006/relationships/hyperlink" Target="https://www.youtube.com/watch?v=WhgfliX5qqg" TargetMode="External"/><Relationship Id="rId331" Type="http://schemas.openxmlformats.org/officeDocument/2006/relationships/hyperlink" Target="https://www.youtube.com/watch?v=ZCVFUok4h6c" TargetMode="External"/><Relationship Id="rId429" Type="http://schemas.openxmlformats.org/officeDocument/2006/relationships/hyperlink" Target="https://youtu.be/0w8UYoaPYBc?si=0qz04Ul_UJc-2GJ7" TargetMode="External"/><Relationship Id="rId636" Type="http://schemas.openxmlformats.org/officeDocument/2006/relationships/hyperlink" Target="https://youtu.be/b3eLbdN2V20?si=gJ_ckbIt2lxJJ9Ad" TargetMode="External"/><Relationship Id="rId1059" Type="http://schemas.openxmlformats.org/officeDocument/2006/relationships/hyperlink" Target="https://youtu.be/L9DiJmkee-o?si=dPvO7eqxn4BDvSVu" TargetMode="External"/><Relationship Id="rId1266" Type="http://schemas.openxmlformats.org/officeDocument/2006/relationships/hyperlink" Target="https://www.youtube.com/shorts/Rxu_0CkWUgg" TargetMode="External"/><Relationship Id="rId843" Type="http://schemas.openxmlformats.org/officeDocument/2006/relationships/hyperlink" Target="https://youtu.be/QjGTXSfnFZs?si=irnRr5dqyl1dutJh" TargetMode="External"/><Relationship Id="rId1126" Type="http://schemas.openxmlformats.org/officeDocument/2006/relationships/hyperlink" Target="https://www.instagram.com/reel/DV5_17pMDjY/?utm_source=ig_web_copy_link&amp;igsh=MzRlODBiNWFlZA==" TargetMode="External"/><Relationship Id="rId275" Type="http://schemas.openxmlformats.org/officeDocument/2006/relationships/hyperlink" Target="https://youtu.be/VFpzansM-XM?si=Ase7mLLRJN7_qda_" TargetMode="External"/><Relationship Id="rId482" Type="http://schemas.openxmlformats.org/officeDocument/2006/relationships/hyperlink" Target="https://youtu.be/gWp_UTb44xw?si=ddYugxJfSYKJDbOL" TargetMode="External"/><Relationship Id="rId703" Type="http://schemas.openxmlformats.org/officeDocument/2006/relationships/hyperlink" Target="https://youtu.be/KjtJwfA7ufw?si=rlnWNER6xiFCmwrx" TargetMode="External"/><Relationship Id="rId910" Type="http://schemas.openxmlformats.org/officeDocument/2006/relationships/hyperlink" Target="https://youtube.com/shorts/StGLwtRSn9E?si=JjJnO8f0MfwC6ZPp" TargetMode="External"/><Relationship Id="rId1333" Type="http://schemas.openxmlformats.org/officeDocument/2006/relationships/hyperlink" Target="https://www.youtube.com/watch?v=W8POG8KRruU" TargetMode="External"/><Relationship Id="rId135" Type="http://schemas.openxmlformats.org/officeDocument/2006/relationships/hyperlink" Target="https://www.youtube.com/watch?v=QzjVlCleba0" TargetMode="External"/><Relationship Id="rId342" Type="http://schemas.openxmlformats.org/officeDocument/2006/relationships/hyperlink" Target="https://youtu.be/gOTqOzyvaic?si=cr6lwWvAoRxX2LFa" TargetMode="External"/><Relationship Id="rId787" Type="http://schemas.openxmlformats.org/officeDocument/2006/relationships/hyperlink" Target="https://www.instagram.com/reel/DWTdtRmpf26/?utm_source=ig_web_copy_link&amp;igsh=MzRlODBiNWFlZA==" TargetMode="External"/><Relationship Id="rId994" Type="http://schemas.openxmlformats.org/officeDocument/2006/relationships/hyperlink" Target="https://www.youtube.com/watch?v=tgtA7fMCXVI" TargetMode="External"/><Relationship Id="rId1400" Type="http://schemas.openxmlformats.org/officeDocument/2006/relationships/hyperlink" Target="https://www.youtube.com/watch?v=kkhe87SqAH4" TargetMode="External"/><Relationship Id="rId202" Type="http://schemas.openxmlformats.org/officeDocument/2006/relationships/hyperlink" Target="https://youtu.be/IdyjHhj7bo8?si=n2VsejRoT621nio7" TargetMode="External"/><Relationship Id="rId647" Type="http://schemas.openxmlformats.org/officeDocument/2006/relationships/hyperlink" Target="https://www.instagram.com/reel/DKwIkCWyOdD/?igsh=MXJtaHZvbXZrcDQxeg==" TargetMode="External"/><Relationship Id="rId854" Type="http://schemas.openxmlformats.org/officeDocument/2006/relationships/hyperlink" Target="https://www.instagram.com/reel/C_AsU5xIRWI/?igsh=MXN5c25sYTBzNmducQ==" TargetMode="External"/><Relationship Id="rId1277" Type="http://schemas.openxmlformats.org/officeDocument/2006/relationships/hyperlink" Target="https://www.youtube.com/watch?v=udfngCJRa_o" TargetMode="External"/><Relationship Id="rId286" Type="http://schemas.openxmlformats.org/officeDocument/2006/relationships/hyperlink" Target="https://www.youtube.com/watch?v=GLTq1tZ6GSk" TargetMode="External"/><Relationship Id="rId493" Type="http://schemas.openxmlformats.org/officeDocument/2006/relationships/hyperlink" Target="https://youtube.com/shorts/clP0ytkpjaU?si=eCMPdn6XI4-52OVC" TargetMode="External"/><Relationship Id="rId507" Type="http://schemas.openxmlformats.org/officeDocument/2006/relationships/hyperlink" Target="https://youtube.com/shorts/k36Ggt5KT_U?si=hau-v-NNB6H07GSr" TargetMode="External"/><Relationship Id="rId714" Type="http://schemas.openxmlformats.org/officeDocument/2006/relationships/hyperlink" Target="https://youtube.com/shorts/yUzqdYnEBZE?si=4QgSdjE6-uZz2SrT" TargetMode="External"/><Relationship Id="rId921" Type="http://schemas.openxmlformats.org/officeDocument/2006/relationships/hyperlink" Target="https://youtube.com/shorts/zj_wazQRyTA?si=YY17ZbPIhJ-6zdYl" TargetMode="External"/><Relationship Id="rId1137" Type="http://schemas.openxmlformats.org/officeDocument/2006/relationships/hyperlink" Target="https://www.youtube.com/watch?v=02yeHSXYfaE" TargetMode="External"/><Relationship Id="rId1344" Type="http://schemas.openxmlformats.org/officeDocument/2006/relationships/hyperlink" Target="https://www.youtube.com/watch?v=c9oe9zKGTQk" TargetMode="External"/><Relationship Id="rId50" Type="http://schemas.openxmlformats.org/officeDocument/2006/relationships/hyperlink" Target="https://youtu.be/gBlBuj_rBuw?si=XfDV8dJn01xhsMHh" TargetMode="External"/><Relationship Id="rId146" Type="http://schemas.openxmlformats.org/officeDocument/2006/relationships/hyperlink" Target="https://youtube.com/shorts/9OHA4V7fzhY?si=KmtapZ7jIJ2PeYoD" TargetMode="External"/><Relationship Id="rId353" Type="http://schemas.openxmlformats.org/officeDocument/2006/relationships/hyperlink" Target="https://www.instagram.com/reel/DRYrec3Ej5X/?igsh=MXBncDQ5dXVxc2NzbQ==" TargetMode="External"/><Relationship Id="rId560" Type="http://schemas.openxmlformats.org/officeDocument/2006/relationships/hyperlink" Target="https://youtu.be/Ly2ikqrD1Xw?si=Wz5FKzuEGv7QHFB-" TargetMode="External"/><Relationship Id="rId798" Type="http://schemas.openxmlformats.org/officeDocument/2006/relationships/hyperlink" Target="https://youtube.com/shorts/LasnqBieyfQ?si=1lHIz_gtawaA_r9p" TargetMode="External"/><Relationship Id="rId1190" Type="http://schemas.openxmlformats.org/officeDocument/2006/relationships/hyperlink" Target="https://www.youtube.com/watch?v=lo8xsm3X-8g" TargetMode="External"/><Relationship Id="rId1204" Type="http://schemas.openxmlformats.org/officeDocument/2006/relationships/hyperlink" Target="https://www.youtube.com/watch?v=cRsAQeR5dbI" TargetMode="External"/><Relationship Id="rId1411" Type="http://schemas.openxmlformats.org/officeDocument/2006/relationships/theme" Target="theme/theme1.xml"/><Relationship Id="rId213" Type="http://schemas.openxmlformats.org/officeDocument/2006/relationships/hyperlink" Target="https://www.instagram.com/reel/DGVXM1-S1u_/?igsh=MW05OXpmeHIwdjd6" TargetMode="External"/><Relationship Id="rId420" Type="http://schemas.openxmlformats.org/officeDocument/2006/relationships/hyperlink" Target="https://www.youtube.com/watch?v=3zTm-2muN08" TargetMode="External"/><Relationship Id="rId658" Type="http://schemas.openxmlformats.org/officeDocument/2006/relationships/hyperlink" Target="https://www.youtube.com/watch?v=iCC048JhvYA" TargetMode="External"/><Relationship Id="rId865" Type="http://schemas.openxmlformats.org/officeDocument/2006/relationships/hyperlink" Target="https://youtube.com/shorts/EJVa4r5EgFw?si=eXsz7CIouo2lobwd" TargetMode="External"/><Relationship Id="rId1050" Type="http://schemas.openxmlformats.org/officeDocument/2006/relationships/hyperlink" Target="https://youtube.com/shorts/stiaslyt7kw?si=Oh9OpOQcn1No3LpA" TargetMode="External"/><Relationship Id="rId1288" Type="http://schemas.openxmlformats.org/officeDocument/2006/relationships/hyperlink" Target="https://www.instagram.com/reel/C8ZTb4rICZ9/?utm_source=ig_web_copy_link" TargetMode="External"/><Relationship Id="rId297" Type="http://schemas.openxmlformats.org/officeDocument/2006/relationships/hyperlink" Target="https://youtu.be/x91sGggmVtw?si=MppdYv07l4pZWzB4" TargetMode="External"/><Relationship Id="rId518" Type="http://schemas.openxmlformats.org/officeDocument/2006/relationships/hyperlink" Target="https://youtube.com/shorts/rmTGsfOg_og?si=apB4Hn9TpXUAzM3X" TargetMode="External"/><Relationship Id="rId725" Type="http://schemas.openxmlformats.org/officeDocument/2006/relationships/hyperlink" Target="https://youtube.com/shorts/TwHKLUEkEeQ?si=qNmWBvtMiTS7Miq4" TargetMode="External"/><Relationship Id="rId932" Type="http://schemas.openxmlformats.org/officeDocument/2006/relationships/hyperlink" Target="https://www.instagram.com/p/C4Vix-QL2iY/?igsh=MWlhd3l0a3l1MjJrcQ==" TargetMode="External"/><Relationship Id="rId1148" Type="http://schemas.openxmlformats.org/officeDocument/2006/relationships/hyperlink" Target="https://www.youtube.com/watch?v=Jsc1jUG6Fws" TargetMode="External"/><Relationship Id="rId1355" Type="http://schemas.openxmlformats.org/officeDocument/2006/relationships/hyperlink" Target="https://www.youtube.com/watch?v=uevS19BXvH0" TargetMode="External"/><Relationship Id="rId157" Type="http://schemas.openxmlformats.org/officeDocument/2006/relationships/hyperlink" Target="https://www.youtube.com/watch?v=wwLykXWfI64" TargetMode="External"/><Relationship Id="rId364" Type="http://schemas.openxmlformats.org/officeDocument/2006/relationships/hyperlink" Target="https://www.instagram.com/reel/C_Nlz8gS5GS/?igsh=MWJ5b2xrY2EyaHpxdA==" TargetMode="External"/><Relationship Id="rId1008" Type="http://schemas.openxmlformats.org/officeDocument/2006/relationships/hyperlink" Target="https://www.instagram.com/reel/C2eWKsLyM5w/?utm_source=ig_web_copy_link&amp;igsh=MzRlODBiNWFlZA==" TargetMode="External"/><Relationship Id="rId1215" Type="http://schemas.openxmlformats.org/officeDocument/2006/relationships/hyperlink" Target="https://www.youtube.com/watch?v=fMyVXYbKKe4&amp;t=132s" TargetMode="External"/><Relationship Id="rId61" Type="http://schemas.openxmlformats.org/officeDocument/2006/relationships/hyperlink" Target="https://www.instagram.com/reel/DanTNStOe3A/?utm_source=ig_web_button_share_sheet" TargetMode="External"/><Relationship Id="rId571" Type="http://schemas.openxmlformats.org/officeDocument/2006/relationships/hyperlink" Target="https://www.youtube.com/watch?v=_oQrYThKeNM" TargetMode="External"/><Relationship Id="rId669" Type="http://schemas.openxmlformats.org/officeDocument/2006/relationships/hyperlink" Target="https://www.youtube.com/watch?v=MGFJPmKsk1E" TargetMode="External"/><Relationship Id="rId876" Type="http://schemas.openxmlformats.org/officeDocument/2006/relationships/hyperlink" Target="https://www.instagram.com/reel/DHGrimVyn7e/?igsh=NWliODhpYzFydzVm" TargetMode="External"/><Relationship Id="rId1299" Type="http://schemas.openxmlformats.org/officeDocument/2006/relationships/hyperlink" Target="https://youtube.com/shorts/Ity_wVPEMeI?si=rBzT4xsBzGSehhMR" TargetMode="External"/><Relationship Id="rId19" Type="http://schemas.openxmlformats.org/officeDocument/2006/relationships/hyperlink" Target="https://youtu.be/S2mqTJ6UjfQ?si=IWjNu9e3s9DwDqDM" TargetMode="External"/><Relationship Id="rId224" Type="http://schemas.openxmlformats.org/officeDocument/2006/relationships/hyperlink" Target="https://youtube.com/shorts/s1Cd7Q_wOHs?si=PI6SJksLOF5LD4NS" TargetMode="External"/><Relationship Id="rId431" Type="http://schemas.openxmlformats.org/officeDocument/2006/relationships/hyperlink" Target="https://youtu.be/ehIhAoOVXLU?si=i957GPxiPR4iwFbB" TargetMode="External"/><Relationship Id="rId529" Type="http://schemas.openxmlformats.org/officeDocument/2006/relationships/hyperlink" Target="https://www.youtube.com/watch?v=zDgQ-gr9ICg" TargetMode="External"/><Relationship Id="rId736" Type="http://schemas.openxmlformats.org/officeDocument/2006/relationships/hyperlink" Target="https://www.youtube.com/watch?v=fessck1Z2-w" TargetMode="External"/><Relationship Id="rId1061" Type="http://schemas.openxmlformats.org/officeDocument/2006/relationships/hyperlink" Target="https://www.youtube.com/shorts/gr_NjgBD3Dw" TargetMode="External"/><Relationship Id="rId1159" Type="http://schemas.openxmlformats.org/officeDocument/2006/relationships/hyperlink" Target="https://www.instagram.com/reel/C-kX-uauHZ_/?igsh=MTI5a2luYTc0MXgycw==" TargetMode="External"/><Relationship Id="rId1366" Type="http://schemas.openxmlformats.org/officeDocument/2006/relationships/hyperlink" Target="https://www.youtube.com/watch?v=1XWP-npjZas" TargetMode="External"/><Relationship Id="rId168" Type="http://schemas.openxmlformats.org/officeDocument/2006/relationships/hyperlink" Target="https://youtube.com/shorts/0AK2_1rMpvQ?si=NSFxOYi99DnXNJah" TargetMode="External"/><Relationship Id="rId943" Type="http://schemas.openxmlformats.org/officeDocument/2006/relationships/hyperlink" Target="https://www.instagram.com/reel/DHTNDNeS_XK/?igsh=M3V2enMxOHlicG9s" TargetMode="External"/><Relationship Id="rId1019" Type="http://schemas.openxmlformats.org/officeDocument/2006/relationships/hyperlink" Target="https://youtube.com/shorts/Yonu6oX3AQY?si=eN_SR_F8pp0uPl1k" TargetMode="External"/><Relationship Id="rId72" Type="http://schemas.openxmlformats.org/officeDocument/2006/relationships/hyperlink" Target="https://youtube.com/shorts/rdM0K1cQcs8?si=KiwsZCHhzWB9bSe_" TargetMode="External"/><Relationship Id="rId375" Type="http://schemas.openxmlformats.org/officeDocument/2006/relationships/hyperlink" Target="https://www.instagram.com/share/reel/_lrFqryf3" TargetMode="External"/><Relationship Id="rId582" Type="http://schemas.openxmlformats.org/officeDocument/2006/relationships/hyperlink" Target="https://www.youtube.com/watch?v=Rkj3SkZn5tg" TargetMode="External"/><Relationship Id="rId803" Type="http://schemas.openxmlformats.org/officeDocument/2006/relationships/hyperlink" Target="https://youtube.com/shorts/lgtdcVvwb0M?si=7TcIR-kJyp8hoe1j" TargetMode="External"/><Relationship Id="rId1226" Type="http://schemas.openxmlformats.org/officeDocument/2006/relationships/hyperlink" Target="https://youtu.be/fEbA8oUjfqQ?si=BssP-KARCKY5d0zS" TargetMode="External"/><Relationship Id="rId3" Type="http://schemas.openxmlformats.org/officeDocument/2006/relationships/settings" Target="settings.xml"/><Relationship Id="rId235" Type="http://schemas.openxmlformats.org/officeDocument/2006/relationships/hyperlink" Target="https://www.youtube.com/watch?v=BGGr2ty2-BM" TargetMode="External"/><Relationship Id="rId442" Type="http://schemas.openxmlformats.org/officeDocument/2006/relationships/hyperlink" Target="https://youtube.com/shorts/sMDCyMNjWmA?si=ysOn5LCUtw0sDpZw" TargetMode="External"/><Relationship Id="rId887" Type="http://schemas.openxmlformats.org/officeDocument/2006/relationships/hyperlink" Target="https://www.instagram.com/reel/DVfXi_WjNuK/?utm_source=ig_web_copy_link" TargetMode="External"/><Relationship Id="rId1072" Type="http://schemas.openxmlformats.org/officeDocument/2006/relationships/hyperlink" Target="https://youtube.com/shorts/Az26dHSm5Sg?si=YFozbxLuN6VZIchg" TargetMode="External"/><Relationship Id="rId302" Type="http://schemas.openxmlformats.org/officeDocument/2006/relationships/hyperlink" Target="https://youtu.be/NTnS3EEgq4o?si=NnROlz3XEtUWvyBi" TargetMode="External"/><Relationship Id="rId747" Type="http://schemas.openxmlformats.org/officeDocument/2006/relationships/hyperlink" Target="https://youtu.be/K5aR5yE4tMg?si=bawWvuuZrLOaJjLp" TargetMode="External"/><Relationship Id="rId954" Type="http://schemas.openxmlformats.org/officeDocument/2006/relationships/hyperlink" Target="https://youtu.be/qzg8QCi3mk0?si=eeljSmNyb2K7wCIp" TargetMode="External"/><Relationship Id="rId1377" Type="http://schemas.openxmlformats.org/officeDocument/2006/relationships/hyperlink" Target="https://www.youtube.com/watch?v=EdyMG78cTAY" TargetMode="External"/><Relationship Id="rId83" Type="http://schemas.openxmlformats.org/officeDocument/2006/relationships/hyperlink" Target="https://www.youtube.com/shorts/f9VMK50ym5U" TargetMode="External"/><Relationship Id="rId179" Type="http://schemas.openxmlformats.org/officeDocument/2006/relationships/hyperlink" Target="https://www.youtube.com/watch?v=7xw7HGS7PIw" TargetMode="External"/><Relationship Id="rId386" Type="http://schemas.openxmlformats.org/officeDocument/2006/relationships/hyperlink" Target="https://youtube.com/shorts/jsb92NHDS4Q?si=I8_7aYrFtp-YPt1-" TargetMode="External"/><Relationship Id="rId593" Type="http://schemas.openxmlformats.org/officeDocument/2006/relationships/hyperlink" Target="https://www.instagram.com/reel/DOjgd0lEiGY/?utm_source=ig_web_copy_link" TargetMode="External"/><Relationship Id="rId607" Type="http://schemas.openxmlformats.org/officeDocument/2006/relationships/hyperlink" Target="https://youtu.be/HC9k6y9bLmM?si=ymOfD73a1LouQdha" TargetMode="External"/><Relationship Id="rId814" Type="http://schemas.openxmlformats.org/officeDocument/2006/relationships/hyperlink" Target="https://www.instagram.com/reel/DSWstVqDNbu/?utm_source=ig_web_copy_link" TargetMode="External"/><Relationship Id="rId1237" Type="http://schemas.openxmlformats.org/officeDocument/2006/relationships/hyperlink" Target="https://youtube.com/shorts/41MPDjJ5UGI?si=iZ7betvfbpZqiV-d" TargetMode="External"/><Relationship Id="rId246" Type="http://schemas.openxmlformats.org/officeDocument/2006/relationships/hyperlink" Target="https://www.youtube.com/watch?v=_C9SZg3adxI" TargetMode="External"/><Relationship Id="rId453" Type="http://schemas.openxmlformats.org/officeDocument/2006/relationships/hyperlink" Target="https://www.youtube.com/watch?v=IbO8jVqRWCg" TargetMode="External"/><Relationship Id="rId660" Type="http://schemas.openxmlformats.org/officeDocument/2006/relationships/hyperlink" Target="https://youtube.com/shorts/N8sRkSXdxuo?si=CNpxgAuhDpzGKDy5" TargetMode="External"/><Relationship Id="rId898" Type="http://schemas.openxmlformats.org/officeDocument/2006/relationships/hyperlink" Target="https://www.youtube.com/watch?v=UX5VVKlxVmA" TargetMode="External"/><Relationship Id="rId1083" Type="http://schemas.openxmlformats.org/officeDocument/2006/relationships/hyperlink" Target="https://www.youtube.com/watch?v=fvwwjePzSaU" TargetMode="External"/><Relationship Id="rId1290" Type="http://schemas.openxmlformats.org/officeDocument/2006/relationships/hyperlink" Target="https://youtube.com/shorts/DkE1gAIt_iM?si=ueFCQXQw0EMAw6SJ" TargetMode="External"/><Relationship Id="rId1304" Type="http://schemas.openxmlformats.org/officeDocument/2006/relationships/hyperlink" Target="https://www.youtube.com/watch?v=sDva9acCnHE" TargetMode="External"/><Relationship Id="rId106" Type="http://schemas.openxmlformats.org/officeDocument/2006/relationships/hyperlink" Target="https://youtu.be/77oG323eukg?si=8NPoe9OZnMD677Oq" TargetMode="External"/><Relationship Id="rId313" Type="http://schemas.openxmlformats.org/officeDocument/2006/relationships/hyperlink" Target="https://www.youtube.com/watch?v=j1AkPem488A" TargetMode="External"/><Relationship Id="rId758" Type="http://schemas.openxmlformats.org/officeDocument/2006/relationships/hyperlink" Target="https://youtube.com/shorts/IbMSbOurqJo?si=lTCXNiQOfQB_wb90" TargetMode="External"/><Relationship Id="rId965" Type="http://schemas.openxmlformats.org/officeDocument/2006/relationships/hyperlink" Target="https://www.youtube.com/watch?v=HpyQ53WWssM" TargetMode="External"/><Relationship Id="rId1150" Type="http://schemas.openxmlformats.org/officeDocument/2006/relationships/hyperlink" Target="https://www.youtube.com/watch?v=_0FhKYXYfK0" TargetMode="External"/><Relationship Id="rId1388" Type="http://schemas.openxmlformats.org/officeDocument/2006/relationships/hyperlink" Target="https://www.youtube.com/shorts/hi6LiMwaBPA" TargetMode="External"/><Relationship Id="rId10" Type="http://schemas.openxmlformats.org/officeDocument/2006/relationships/hyperlink" Target="https://www.youtube.com/shorts/0UMWA6tn1Bw" TargetMode="External"/><Relationship Id="rId94" Type="http://schemas.openxmlformats.org/officeDocument/2006/relationships/hyperlink" Target="https://www.youtube.com/watch?v=c9TjyNF09kw" TargetMode="External"/><Relationship Id="rId397" Type="http://schemas.openxmlformats.org/officeDocument/2006/relationships/hyperlink" Target="https://www.youtube.com/watch?v=LJcwqBdgaJ8" TargetMode="External"/><Relationship Id="rId520" Type="http://schemas.openxmlformats.org/officeDocument/2006/relationships/hyperlink" Target="https://www.youtube.com/watch?v=yQMKAuo1yRc" TargetMode="External"/><Relationship Id="rId618" Type="http://schemas.openxmlformats.org/officeDocument/2006/relationships/hyperlink" Target="https://youtube.com/shorts/So0CeiJrkbY?si=U2WR53WSEcO5DVMp" TargetMode="External"/><Relationship Id="rId825" Type="http://schemas.openxmlformats.org/officeDocument/2006/relationships/hyperlink" Target="https://youtu.be/qmqJiV72XqM?si=cyUztjIN0AY1uoM6" TargetMode="External"/><Relationship Id="rId1248" Type="http://schemas.openxmlformats.org/officeDocument/2006/relationships/hyperlink" Target="https://youtu.be/UsyUDbtJ4PY?si=PLpY0lOfk8llmi3B" TargetMode="External"/><Relationship Id="rId257" Type="http://schemas.openxmlformats.org/officeDocument/2006/relationships/hyperlink" Target="https://www.instagram.com/reel/Cqop3zygHO1/?utm_source=ig_web_copy_link" TargetMode="External"/><Relationship Id="rId464" Type="http://schemas.openxmlformats.org/officeDocument/2006/relationships/hyperlink" Target="https://youtube.com/shorts/n6j8rmdOLzE?si=l8jP2y-zpEpXDupV" TargetMode="External"/><Relationship Id="rId1010" Type="http://schemas.openxmlformats.org/officeDocument/2006/relationships/hyperlink" Target="https://www.instagram.com/reel/C3aBVJSPDTp/?utm_source=ig_web_copy_link&amp;igsh=MzRlODBiNWFlZA==" TargetMode="External"/><Relationship Id="rId1094" Type="http://schemas.openxmlformats.org/officeDocument/2006/relationships/hyperlink" Target="https://youtube.com/shorts/cGHLbqkuFy0?si=txjVwqfU_4kYIIiX" TargetMode="External"/><Relationship Id="rId1108" Type="http://schemas.openxmlformats.org/officeDocument/2006/relationships/hyperlink" Target="https://youtube.com/shorts/Q0QbZ2V6LZw?si=N_p_iaPPKBen7cyy" TargetMode="External"/><Relationship Id="rId1315" Type="http://schemas.openxmlformats.org/officeDocument/2006/relationships/hyperlink" Target="https://www.youtube.com/watch?v=AtWe8sgqelU" TargetMode="External"/><Relationship Id="rId117" Type="http://schemas.openxmlformats.org/officeDocument/2006/relationships/hyperlink" Target="https://www.youtube.com/watch?v=oqoHwgOXmcY" TargetMode="External"/><Relationship Id="rId671" Type="http://schemas.openxmlformats.org/officeDocument/2006/relationships/hyperlink" Target="https://www.youtube.com/watch?v=vV0UDKbFJZo" TargetMode="External"/><Relationship Id="rId769" Type="http://schemas.openxmlformats.org/officeDocument/2006/relationships/hyperlink" Target="https://youtu.be/eYA1LHooerM?si=mlltdxGsokVKZEPj" TargetMode="External"/><Relationship Id="rId976" Type="http://schemas.openxmlformats.org/officeDocument/2006/relationships/hyperlink" Target="https://www.youtube.com/watch?v=eHZGVVj__bs" TargetMode="External"/><Relationship Id="rId1399" Type="http://schemas.openxmlformats.org/officeDocument/2006/relationships/hyperlink" Target="https://www.youtube.com/watch?v=oPewjyy3ROQ" TargetMode="External"/><Relationship Id="rId324" Type="http://schemas.openxmlformats.org/officeDocument/2006/relationships/hyperlink" Target="https://youtu.be/lXlirL5-UkU?si=rkobkU8WyQXzw67e" TargetMode="External"/><Relationship Id="rId531" Type="http://schemas.openxmlformats.org/officeDocument/2006/relationships/hyperlink" Target="https://www.youtube.com/watch?v=ZRb6Eb8W88E" TargetMode="External"/><Relationship Id="rId629" Type="http://schemas.openxmlformats.org/officeDocument/2006/relationships/hyperlink" Target="https://www.instagram.com/p/CyPwItQI80s/" TargetMode="External"/><Relationship Id="rId1161" Type="http://schemas.openxmlformats.org/officeDocument/2006/relationships/hyperlink" Target="https://www.instagram.com/reel/C_7gVA_tcm7/?igsh=MWlwamxtNWJsMnM4Zw==" TargetMode="External"/><Relationship Id="rId1259" Type="http://schemas.openxmlformats.org/officeDocument/2006/relationships/hyperlink" Target="https://youtube.com/shorts/-tmynzltpJI?si=5KKphMiplDlgwKiZ" TargetMode="External"/><Relationship Id="rId836" Type="http://schemas.openxmlformats.org/officeDocument/2006/relationships/hyperlink" Target="https://youtu.be/1aR_ekcdI0I?si=1L-U2-MTai2lQ46w" TargetMode="External"/><Relationship Id="rId1021" Type="http://schemas.openxmlformats.org/officeDocument/2006/relationships/hyperlink" Target="https://www.instagram.com/reel/C_r08NaS4Bi/?igsh=MTI1ZXN6Nnl0ZGxtbg==" TargetMode="External"/><Relationship Id="rId1119" Type="http://schemas.openxmlformats.org/officeDocument/2006/relationships/hyperlink" Target="https://www.instagram.com/reel/DKTq7RLK3VT/?igsh=MWFqcGQ3ZnN2NXNrMw==" TargetMode="External"/><Relationship Id="rId903" Type="http://schemas.openxmlformats.org/officeDocument/2006/relationships/hyperlink" Target="https://www.instagram.com/reel/C4FbGDZPV2E/?utm_source=ig_web_copy_link&amp;igsh=MzRlODBiNWFlZA==" TargetMode="External"/><Relationship Id="rId1326" Type="http://schemas.openxmlformats.org/officeDocument/2006/relationships/hyperlink" Target="https://www.youtube.com/watch?v=vHjeet2BDd4" TargetMode="External"/><Relationship Id="rId32" Type="http://schemas.openxmlformats.org/officeDocument/2006/relationships/hyperlink" Target="https://www.youtube.com/watch?v=WDYajtkY4NU" TargetMode="External"/><Relationship Id="rId181" Type="http://schemas.openxmlformats.org/officeDocument/2006/relationships/hyperlink" Target="https://www.youtube.com/watch?v=TywIQRspW98" TargetMode="External"/><Relationship Id="rId279" Type="http://schemas.openxmlformats.org/officeDocument/2006/relationships/hyperlink" Target="https://www.youtube.com/watch?v=biImQnB3SiI" TargetMode="External"/><Relationship Id="rId486" Type="http://schemas.openxmlformats.org/officeDocument/2006/relationships/hyperlink" Target="https://youtube.com/shorts/_4Eb2BP_sps?si=ZCw_zL0RmxIqrQ6b" TargetMode="External"/><Relationship Id="rId693" Type="http://schemas.openxmlformats.org/officeDocument/2006/relationships/hyperlink" Target="https://youtube.com/shorts/_Ma_fxwcFP0?si=JwNKC7k9JEHXRHRh" TargetMode="External"/><Relationship Id="rId139" Type="http://schemas.openxmlformats.org/officeDocument/2006/relationships/hyperlink" Target="https://www.youtube.com/watch?v=Zz9oLKSbW8I" TargetMode="External"/><Relationship Id="rId346" Type="http://schemas.openxmlformats.org/officeDocument/2006/relationships/hyperlink" Target="https://youtu.be/sF1eoJULGYk?si=kzLpWPCAK07uBAsw" TargetMode="External"/><Relationship Id="rId553" Type="http://schemas.openxmlformats.org/officeDocument/2006/relationships/hyperlink" Target="https://youtu.be/8pi4L0CCUAQ?si=YY6_tyODr9xgsmXA" TargetMode="External"/><Relationship Id="rId760" Type="http://schemas.openxmlformats.org/officeDocument/2006/relationships/hyperlink" Target="https://youtube.com/shorts/XkmJNVJpBIU?si=KO6HsXRHrFu0kNYQ" TargetMode="External"/><Relationship Id="rId998" Type="http://schemas.openxmlformats.org/officeDocument/2006/relationships/hyperlink" Target="https://www.youtube.com/watch?v=bQu2V20qC-w" TargetMode="External"/><Relationship Id="rId1183" Type="http://schemas.openxmlformats.org/officeDocument/2006/relationships/hyperlink" Target="https://www.youtube.com/watch?v=W82XS7b_5IU" TargetMode="External"/><Relationship Id="rId1390" Type="http://schemas.openxmlformats.org/officeDocument/2006/relationships/hyperlink" Target="https://www.youtube.com/watch?v=VPx6aw8YRTY" TargetMode="External"/><Relationship Id="rId206" Type="http://schemas.openxmlformats.org/officeDocument/2006/relationships/hyperlink" Target="https://youtube.com/shorts/Tk2K5NGcIOs?si=GpGNQvGyAksxmoXs" TargetMode="External"/><Relationship Id="rId413" Type="http://schemas.openxmlformats.org/officeDocument/2006/relationships/hyperlink" Target="https://www.youtube.com/watch?v=_6Akr-o9MEU" TargetMode="External"/><Relationship Id="rId858" Type="http://schemas.openxmlformats.org/officeDocument/2006/relationships/hyperlink" Target="https://www.instagram.com/reel/DC38kk_BcTD/?utm_source=ig_web_copy_link&amp;igsh=MzRlODBiNWFlZA==" TargetMode="External"/><Relationship Id="rId1043" Type="http://schemas.openxmlformats.org/officeDocument/2006/relationships/hyperlink" Target="https://www.youtube.com/watch?v=fK_hyQXM_Sw" TargetMode="External"/><Relationship Id="rId620" Type="http://schemas.openxmlformats.org/officeDocument/2006/relationships/hyperlink" Target="https://www.youtube.com/watch?v=GfQ4bLiMaGs" TargetMode="External"/><Relationship Id="rId718" Type="http://schemas.openxmlformats.org/officeDocument/2006/relationships/hyperlink" Target="https://youtube.com/shorts/RibuAn499qI?si=5TPNeAID5IacLMjH" TargetMode="External"/><Relationship Id="rId925" Type="http://schemas.openxmlformats.org/officeDocument/2006/relationships/hyperlink" Target="https://www.instagram.com/reel/DCrhHKCSDDf/?utm_source=ig_web_copy_link" TargetMode="External"/><Relationship Id="rId1250" Type="http://schemas.openxmlformats.org/officeDocument/2006/relationships/hyperlink" Target="https://youtu.be/O4Fg0gUC4CE?si=wmSzJrtg006wQAGZ" TargetMode="External"/><Relationship Id="rId1348" Type="http://schemas.openxmlformats.org/officeDocument/2006/relationships/hyperlink" Target="https://www.youtube.com/watch?v=jOmLauMxFL0" TargetMode="External"/><Relationship Id="rId1110" Type="http://schemas.openxmlformats.org/officeDocument/2006/relationships/hyperlink" Target="https://www.instagram.com/reel/DGQnNjfycja/?igsh=MW10NHoxdWJndnpjdQ==" TargetMode="External"/><Relationship Id="rId1208" Type="http://schemas.openxmlformats.org/officeDocument/2006/relationships/hyperlink" Target="https://youtube.com/shorts/9tXRGU4Bg4Y?si=hhZ0rKDOxrvyLwB1" TargetMode="External"/><Relationship Id="rId54" Type="http://schemas.openxmlformats.org/officeDocument/2006/relationships/hyperlink" Target="https://youtu.be/WCEqAqnwQc8?si=6ElGHbVoPGRonlpp" TargetMode="External"/><Relationship Id="rId270" Type="http://schemas.openxmlformats.org/officeDocument/2006/relationships/hyperlink" Target="https://youtu.be/aYBZnRpYw2A?si=aU1_8RQnmVaZ1ppp" TargetMode="External"/><Relationship Id="rId130" Type="http://schemas.openxmlformats.org/officeDocument/2006/relationships/hyperlink" Target="https://www.youtube.com/watch?v=vc24KQvhKl4" TargetMode="External"/><Relationship Id="rId368" Type="http://schemas.openxmlformats.org/officeDocument/2006/relationships/hyperlink" Target="https://www.instagram.com/reel/DCyU990yyA4/?utm_source=ig_web_copy_link&amp;igsh=MzRlODBiNWFlZA==" TargetMode="External"/><Relationship Id="rId575" Type="http://schemas.openxmlformats.org/officeDocument/2006/relationships/hyperlink" Target="https://www.instagram.com/reel/C5V3FtpvZ_w/?utm_source=ig_web_copy_link&amp;igsh=MzRlODBiNWFlZA==" TargetMode="External"/><Relationship Id="rId782" Type="http://schemas.openxmlformats.org/officeDocument/2006/relationships/hyperlink" Target="https://www.youtube.com/watch?v=c37Qhrbcoy8" TargetMode="External"/><Relationship Id="rId228" Type="http://schemas.openxmlformats.org/officeDocument/2006/relationships/hyperlink" Target="https://www.youtube.com/watch?v=6oYv1C2q0GQ" TargetMode="External"/><Relationship Id="rId435" Type="http://schemas.openxmlformats.org/officeDocument/2006/relationships/hyperlink" Target="https://youtu.be/my5RWiHOfRI?si=UNqAeBAQRORnkxdk" TargetMode="External"/><Relationship Id="rId642" Type="http://schemas.openxmlformats.org/officeDocument/2006/relationships/hyperlink" Target="https://www.instagram.com/reel/DDoQw8XSw8c/?igsh=MWtkb2p2cXRqOHg1" TargetMode="External"/><Relationship Id="rId1065" Type="http://schemas.openxmlformats.org/officeDocument/2006/relationships/hyperlink" Target="https://youtube.com/shorts/40ldd37YOtA?si=1sByP1cKdwZbaN2g" TargetMode="External"/><Relationship Id="rId1272" Type="http://schemas.openxmlformats.org/officeDocument/2006/relationships/hyperlink" Target="https://www.youtube.com/watch?v=ELjkoGnq68I" TargetMode="External"/><Relationship Id="rId502" Type="http://schemas.openxmlformats.org/officeDocument/2006/relationships/hyperlink" Target="https://www.instagram.com/reel/DMQUqqASVXB/?igsh=ZjE0anZvZmQ3cjdi" TargetMode="External"/><Relationship Id="rId947" Type="http://schemas.openxmlformats.org/officeDocument/2006/relationships/hyperlink" Target="https://www.youtube.com/watch?v=GwLGPP9IURg" TargetMode="External"/><Relationship Id="rId1132" Type="http://schemas.openxmlformats.org/officeDocument/2006/relationships/hyperlink" Target="https://www.youtube.com/watch?v=ilLTyXCapwI" TargetMode="External"/><Relationship Id="rId76" Type="http://schemas.openxmlformats.org/officeDocument/2006/relationships/hyperlink" Target="https://ohsheglows.com/cauli-power-fettuccine-alfredo-vegan/" TargetMode="External"/><Relationship Id="rId807" Type="http://schemas.openxmlformats.org/officeDocument/2006/relationships/hyperlink" Target="https://www.instagram.com/reel/C3R-rg6yyUQ/?utm_source=ig_web_copy_link" TargetMode="External"/><Relationship Id="rId292" Type="http://schemas.openxmlformats.org/officeDocument/2006/relationships/hyperlink" Target="https://www.youtube.com/watch?v=bARkEw-5rMk" TargetMode="External"/><Relationship Id="rId597" Type="http://schemas.openxmlformats.org/officeDocument/2006/relationships/hyperlink" Target="https://www.instagram.com/reel/C9PEIX1xy4C/?utm_source=ig_web_copy_link&amp;igsh=MzRlODBiNWFlZA==" TargetMode="External"/><Relationship Id="rId152" Type="http://schemas.openxmlformats.org/officeDocument/2006/relationships/hyperlink" Target="https://www.instagram.com/reel/C4CiS4RyqL7/?utm_source=ig_web_copy_link&amp;igsh=MzRlODBiNWFlZA==" TargetMode="External"/><Relationship Id="rId457" Type="http://schemas.openxmlformats.org/officeDocument/2006/relationships/hyperlink" Target="https://youtu.be/Ek9HaN8kp_E?si=KHkKkTz7iOwiA_3L" TargetMode="External"/><Relationship Id="rId1087" Type="http://schemas.openxmlformats.org/officeDocument/2006/relationships/hyperlink" Target="https://www.youtube.com/watch?v=5IvQZYVNJiY" TargetMode="External"/><Relationship Id="rId1294" Type="http://schemas.openxmlformats.org/officeDocument/2006/relationships/hyperlink" Target="https://youtube.com/shorts/YThq9BtnEME?si=_4s2PAaoSr25G360" TargetMode="External"/><Relationship Id="rId664" Type="http://schemas.openxmlformats.org/officeDocument/2006/relationships/hyperlink" Target="https://youtu.be/cJx_z_ev3gY" TargetMode="External"/><Relationship Id="rId871" Type="http://schemas.openxmlformats.org/officeDocument/2006/relationships/hyperlink" Target="https://youtube.com/shorts/0s3pbFQJFf4?si=wERRWAphmaa40jsS" TargetMode="External"/><Relationship Id="rId969" Type="http://schemas.openxmlformats.org/officeDocument/2006/relationships/hyperlink" Target="https://youtu.be/Lg-OkcyIX0U?si=4FQv-0_Jpqy8ReW-" TargetMode="External"/><Relationship Id="rId317" Type="http://schemas.openxmlformats.org/officeDocument/2006/relationships/hyperlink" Target="https://www.youtube.com/watch?v=jkWGXjDdXEc" TargetMode="External"/><Relationship Id="rId524" Type="http://schemas.openxmlformats.org/officeDocument/2006/relationships/hyperlink" Target="https://youtu.be/l7FXIAIRz8M?si=TJpERsVhKDLZlv1s" TargetMode="External"/><Relationship Id="rId731" Type="http://schemas.openxmlformats.org/officeDocument/2006/relationships/hyperlink" Target="https://www.youtube.com/watch?v=yTDstGmWl_k&amp;t=31s" TargetMode="External"/><Relationship Id="rId1154" Type="http://schemas.openxmlformats.org/officeDocument/2006/relationships/hyperlink" Target="https://www.instagram.com/reel/DEmBT24hIz7/?utm_source=ig_web_copy_link" TargetMode="External"/><Relationship Id="rId1361" Type="http://schemas.openxmlformats.org/officeDocument/2006/relationships/hyperlink" Target="https://www.youtube.com/watch?v=6os24-jR7xk" TargetMode="External"/><Relationship Id="rId98" Type="http://schemas.openxmlformats.org/officeDocument/2006/relationships/hyperlink" Target="https://youtu.be/SV3IDkfiGvc?si=9UaXVq_9BmV2r_u6" TargetMode="External"/><Relationship Id="rId829" Type="http://schemas.openxmlformats.org/officeDocument/2006/relationships/hyperlink" Target="https://youtube.com/shorts/6HCvehRFt_M?si=Vca4VS6Kq5nQvzch" TargetMode="External"/><Relationship Id="rId1014" Type="http://schemas.openxmlformats.org/officeDocument/2006/relationships/hyperlink" Target="https://youtube.com/shorts/53YmDPYVB74?si=-rPNrUqeo1vi5mD9" TargetMode="External"/><Relationship Id="rId1221" Type="http://schemas.openxmlformats.org/officeDocument/2006/relationships/hyperlink" Target="https://youtube.com/shorts/4NQNYLs6vCk?si=SU78Eq2NpAsXHRJu" TargetMode="External"/><Relationship Id="rId1319" Type="http://schemas.openxmlformats.org/officeDocument/2006/relationships/hyperlink" Target="https://www.youtube.com/watch?v=norx6zbG5XY" TargetMode="External"/><Relationship Id="rId25" Type="http://schemas.openxmlformats.org/officeDocument/2006/relationships/hyperlink" Target="https://www.instagram.com/reel/DCtzLvHSVYn/?igsh=dm5ubDF5Y21vMTVs" TargetMode="External"/><Relationship Id="rId174" Type="http://schemas.openxmlformats.org/officeDocument/2006/relationships/hyperlink" Target="https://www.youtube.com/watch?v=xHFmTyRKw_4" TargetMode="External"/><Relationship Id="rId381" Type="http://schemas.openxmlformats.org/officeDocument/2006/relationships/hyperlink" Target="https://www.instagram.com/reel/DOP2DEQghDU/?utm_source=ig_web_copy_link&amp;igsh=MzRlODBiNWFlZA==" TargetMode="External"/><Relationship Id="rId241" Type="http://schemas.openxmlformats.org/officeDocument/2006/relationships/hyperlink" Target="https://youtube.com/shorts/rRzm3qEq4fY?si=342ZpMBL6JFe8CCU" TargetMode="External"/><Relationship Id="rId479" Type="http://schemas.openxmlformats.org/officeDocument/2006/relationships/hyperlink" Target="https://www.instagram.com/reel/C2Ht5OlPjEL/?utm_source=ig_web_copy_link&amp;igsh=MzRlODBiNWFlZA==" TargetMode="External"/><Relationship Id="rId686" Type="http://schemas.openxmlformats.org/officeDocument/2006/relationships/hyperlink" Target="https://www.instagram.com/reel/CTxL3eYo0Uz/?utm_source=ig_web_copy_link" TargetMode="External"/><Relationship Id="rId893" Type="http://schemas.openxmlformats.org/officeDocument/2006/relationships/hyperlink" Target="https://www.instagram.com/reel/DbF7-6ZBCJu/?utm_source=ig_web_button_share_sheet" TargetMode="External"/><Relationship Id="rId339" Type="http://schemas.openxmlformats.org/officeDocument/2006/relationships/hyperlink" Target="https://www.instagram.com/p/C0LcrkfvDkw/" TargetMode="External"/><Relationship Id="rId546" Type="http://schemas.openxmlformats.org/officeDocument/2006/relationships/hyperlink" Target="https://www.youtube.com/watch?v=luVGhWhJ0TA" TargetMode="External"/><Relationship Id="rId753" Type="http://schemas.openxmlformats.org/officeDocument/2006/relationships/hyperlink" Target="https://www.youtube.com/watch?v=nzNQ5lTmg1Q" TargetMode="External"/><Relationship Id="rId1176" Type="http://schemas.openxmlformats.org/officeDocument/2006/relationships/hyperlink" Target="https://www.youtube.com/watch?v=gMcI54MjtNU" TargetMode="External"/><Relationship Id="rId1383" Type="http://schemas.openxmlformats.org/officeDocument/2006/relationships/hyperlink" Target="https://www.youtube.com/watch?v=cDiEOJbODfc" TargetMode="External"/><Relationship Id="rId101" Type="http://schemas.openxmlformats.org/officeDocument/2006/relationships/hyperlink" Target="https://youtube.com/shorts/SlRxQdb3VkE?si=HOjgzOENwvQp56VO" TargetMode="External"/><Relationship Id="rId406" Type="http://schemas.openxmlformats.org/officeDocument/2006/relationships/hyperlink" Target="https://www.youtube.com/watch?v=YgY-6flEZ9w" TargetMode="External"/><Relationship Id="rId960" Type="http://schemas.openxmlformats.org/officeDocument/2006/relationships/hyperlink" Target="https://www.youtube.com/shorts/2HYHlCbQcDw" TargetMode="External"/><Relationship Id="rId1036" Type="http://schemas.openxmlformats.org/officeDocument/2006/relationships/hyperlink" Target="https://youtu.be/IfPXfIOPE6k?si=q04fF8okoOcd07Na" TargetMode="External"/><Relationship Id="rId1243" Type="http://schemas.openxmlformats.org/officeDocument/2006/relationships/hyperlink" Target="https://youtu.be/YKdOTkQ4hIU?si=qw8bdZIuW6Zpe67Y" TargetMode="External"/><Relationship Id="rId613" Type="http://schemas.openxmlformats.org/officeDocument/2006/relationships/hyperlink" Target="https://youtube.com/shorts/StGLwtRSn9E?si=JjJnO8f0MfwC6ZPp" TargetMode="External"/><Relationship Id="rId820" Type="http://schemas.openxmlformats.org/officeDocument/2006/relationships/hyperlink" Target="https://youtube.com/shorts/2u8RYCzqbHw?si=HSHqsz8_R7WmRvaf" TargetMode="External"/><Relationship Id="rId918" Type="http://schemas.openxmlformats.org/officeDocument/2006/relationships/hyperlink" Target="https://www.instagram.com/reel/DLjnoZLoHJt/?igsh=MTFvMnd0MTNldHczYw==" TargetMode="External"/><Relationship Id="rId1103" Type="http://schemas.openxmlformats.org/officeDocument/2006/relationships/hyperlink" Target="https://www.instagram.com/reel/C8zBPOWoY_2/?igsh=dTU2cHZ0Z2Job2l4" TargetMode="External"/><Relationship Id="rId1310" Type="http://schemas.openxmlformats.org/officeDocument/2006/relationships/hyperlink" Target="https://www.youtube.com/watch?v=NlOqkZPHCMU" TargetMode="External"/><Relationship Id="rId1408" Type="http://schemas.openxmlformats.org/officeDocument/2006/relationships/hyperlink" Target="http://www.thebestofrawfood.com/best-raw-food-juicer.html" TargetMode="External"/><Relationship Id="rId47" Type="http://schemas.openxmlformats.org/officeDocument/2006/relationships/hyperlink" Target="https://www.youtube.com/watch?v=lkb5DkraJZg" TargetMode="External"/><Relationship Id="rId196" Type="http://schemas.openxmlformats.org/officeDocument/2006/relationships/hyperlink" Target="https://youtube.com/shorts/slA4cgn1vSU?si=tV_rVDIrtP_KmOv0" TargetMode="External"/><Relationship Id="rId263" Type="http://schemas.openxmlformats.org/officeDocument/2006/relationships/hyperlink" Target="https://www.youtube.com/watch?v=uyKLtElF62g" TargetMode="External"/><Relationship Id="rId470" Type="http://schemas.openxmlformats.org/officeDocument/2006/relationships/hyperlink" Target="https://www.youtube.com/watch?v=UABSvAa5H04" TargetMode="External"/><Relationship Id="rId123" Type="http://schemas.openxmlformats.org/officeDocument/2006/relationships/hyperlink" Target="https://youtu.be/g57kPfNYses?si=UoX8tgHM0D67M2yI" TargetMode="External"/><Relationship Id="rId330" Type="http://schemas.openxmlformats.org/officeDocument/2006/relationships/hyperlink" Target="https://www.youtube.com/watch?v=10U4o--hvY8" TargetMode="External"/><Relationship Id="rId568" Type="http://schemas.openxmlformats.org/officeDocument/2006/relationships/hyperlink" Target="https://www.youtube.com/watch?v=I5ooZp-iqcY" TargetMode="External"/><Relationship Id="rId775" Type="http://schemas.openxmlformats.org/officeDocument/2006/relationships/hyperlink" Target="https://youtu.be/lLC2vnsQfA8?si=lG65W1s-VZecGKlM" TargetMode="External"/><Relationship Id="rId982" Type="http://schemas.openxmlformats.org/officeDocument/2006/relationships/hyperlink" Target="https://youtube.com/shorts/H4GbVBpKjpI?si=ls7ABsbhedKOXmy-" TargetMode="External"/><Relationship Id="rId1198" Type="http://schemas.openxmlformats.org/officeDocument/2006/relationships/hyperlink" Target="https://www.youtube.com/watch?v=LoFk5F8MJf8" TargetMode="External"/><Relationship Id="rId428" Type="http://schemas.openxmlformats.org/officeDocument/2006/relationships/hyperlink" Target="https://youtu.be/LS7wVcPHpcA?si=srT0KNU2edLu2Ec8" TargetMode="External"/><Relationship Id="rId635" Type="http://schemas.openxmlformats.org/officeDocument/2006/relationships/hyperlink" Target="https://www.instagram.com/reel/C9Pj7y2o31-/?utm_source=ig_web_copy_link&amp;igsh=MzRlODBiNWFlZA==" TargetMode="External"/><Relationship Id="rId842" Type="http://schemas.openxmlformats.org/officeDocument/2006/relationships/hyperlink" Target="https://youtube.com/shorts/iM3HmYe7jEI?si=mw6GPa_QU2Kxpl_A" TargetMode="External"/><Relationship Id="rId1058" Type="http://schemas.openxmlformats.org/officeDocument/2006/relationships/hyperlink" Target="https://youtube.com/shorts/nJRifTak-20?si=nJEnlATX2WUlFxIN" TargetMode="External"/><Relationship Id="rId1265" Type="http://schemas.openxmlformats.org/officeDocument/2006/relationships/hyperlink" Target="https://www.instagram.com/reel/DVNwuNDEuAD/?utm_source=ig_web_copy_link&amp;igsh=MzRlODBiNWFlZA==" TargetMode="External"/><Relationship Id="rId702" Type="http://schemas.openxmlformats.org/officeDocument/2006/relationships/hyperlink" Target="https://youtu.be/DuRZkJf8zFM?si=8nDzKTb9fMPPBjm0" TargetMode="External"/><Relationship Id="rId1125" Type="http://schemas.openxmlformats.org/officeDocument/2006/relationships/hyperlink" Target="https://youtube.com/shorts/EinYNe9KqbE?si=scEGdqH7WFaTXqfZ" TargetMode="External"/><Relationship Id="rId1332" Type="http://schemas.openxmlformats.org/officeDocument/2006/relationships/hyperlink" Target="https://www.youtube.com/watch?v=yE-BGoDfc5k" TargetMode="External"/><Relationship Id="rId69" Type="http://schemas.openxmlformats.org/officeDocument/2006/relationships/hyperlink" Target="https://www.youtube.com/watch?v=cSyyye_IJBM" TargetMode="External"/><Relationship Id="rId285" Type="http://schemas.openxmlformats.org/officeDocument/2006/relationships/hyperlink" Target="https://www.youtube.com/watch?v=3XPkgOcVV8Q" TargetMode="External"/><Relationship Id="rId492" Type="http://schemas.openxmlformats.org/officeDocument/2006/relationships/hyperlink" Target="https://www.instagram.com/reel/C7Dv-4ztiHO/?igsh=MW9xNjE5Nmh1Y3M0cQ==" TargetMode="External"/><Relationship Id="rId797" Type="http://schemas.openxmlformats.org/officeDocument/2006/relationships/hyperlink" Target="https://youtube.com/shorts/iARCeEFB1NM?si=_-0PKuulGC-e9Jyr" TargetMode="External"/><Relationship Id="rId145" Type="http://schemas.openxmlformats.org/officeDocument/2006/relationships/hyperlink" Target="https://youtu.be/w-V4bwI27WU?si=oNNHmTKEFbeA1Oqv" TargetMode="External"/><Relationship Id="rId352" Type="http://schemas.openxmlformats.org/officeDocument/2006/relationships/hyperlink" Target="https://www.instagram.com/reel/C82D_iQvV8E/?igsh=bjFnMXRhcXJnY291" TargetMode="External"/><Relationship Id="rId1287" Type="http://schemas.openxmlformats.org/officeDocument/2006/relationships/hyperlink" Target="https://www.instagram.com/reel/C83iKQhI2BC/?igsh=MXdmaWd6bXp3aGVjcw==" TargetMode="External"/><Relationship Id="rId212" Type="http://schemas.openxmlformats.org/officeDocument/2006/relationships/hyperlink" Target="https://youtube.com/shorts/eZlcG3P2vwg?si=870R9V1lH7bx6rCT" TargetMode="External"/><Relationship Id="rId657" Type="http://schemas.openxmlformats.org/officeDocument/2006/relationships/hyperlink" Target="https://www.youtube.com/watch?v=X_SC3xoSZ4Q&amp;t=8s" TargetMode="External"/><Relationship Id="rId864" Type="http://schemas.openxmlformats.org/officeDocument/2006/relationships/hyperlink" Target="https://youtu.be/R6JSkR1M0Qo?si=XPrkGsuxDMQoJnSq" TargetMode="External"/><Relationship Id="rId517" Type="http://schemas.openxmlformats.org/officeDocument/2006/relationships/hyperlink" Target="https://www.youtube.com/watch?v=qBKEYtFuvr8&amp;list=PLFBB14BjtCbG-copZUjqywrH3wE54LBDt&amp;index=17" TargetMode="External"/><Relationship Id="rId724" Type="http://schemas.openxmlformats.org/officeDocument/2006/relationships/hyperlink" Target="https://www.youtube.com/watch?v=1x7RAIm2RWk" TargetMode="External"/><Relationship Id="rId931" Type="http://schemas.openxmlformats.org/officeDocument/2006/relationships/hyperlink" Target="https://youtu.be/mkNNh2g_yco?si=XsEGKdq9p-dkuTrp" TargetMode="External"/><Relationship Id="rId1147" Type="http://schemas.openxmlformats.org/officeDocument/2006/relationships/hyperlink" Target="https://www.youtube.com/watch?v=hZ9UYDiCi6k" TargetMode="External"/><Relationship Id="rId1354" Type="http://schemas.openxmlformats.org/officeDocument/2006/relationships/hyperlink" Target="https://www.youtube.com/shorts/ibae-zOxX8Q" TargetMode="External"/><Relationship Id="rId60" Type="http://schemas.openxmlformats.org/officeDocument/2006/relationships/hyperlink" Target="https://www.instagram.com/reel/DJv90aySi_2/?igsh=MWJjczZlYnhlNmxtcw==" TargetMode="External"/><Relationship Id="rId1007" Type="http://schemas.openxmlformats.org/officeDocument/2006/relationships/hyperlink" Target="https://youtu.be/F4plITsNZjg?si=1KwmwRnVRIhth3OT" TargetMode="External"/><Relationship Id="rId1214" Type="http://schemas.openxmlformats.org/officeDocument/2006/relationships/hyperlink" Target="https://www.youtube.com/watch?v=fR_zMwmVPeI" TargetMode="External"/><Relationship Id="rId18" Type="http://schemas.openxmlformats.org/officeDocument/2006/relationships/hyperlink" Target="https://www.instagram.com/reel/C3C6OkAPL0R/?utm_source=ig_web_copy_link" TargetMode="External"/><Relationship Id="rId167" Type="http://schemas.openxmlformats.org/officeDocument/2006/relationships/hyperlink" Target="https://youtube.com/shorts/guROupN7URI?si=L9jEsXj2JyWHT5Ra" TargetMode="External"/><Relationship Id="rId374" Type="http://schemas.openxmlformats.org/officeDocument/2006/relationships/hyperlink" Target="https://youtube.com/shorts/BuQIexKeApk?si=cge77jNVMkhtmxG4" TargetMode="External"/><Relationship Id="rId581" Type="http://schemas.openxmlformats.org/officeDocument/2006/relationships/hyperlink" Target="https://www.youtube.com/watch?v=uXLg78aoprk" TargetMode="External"/><Relationship Id="rId234" Type="http://schemas.openxmlformats.org/officeDocument/2006/relationships/hyperlink" Target="https://www.instagram.com/reel/CrlDvf1MXBc/?igshid=MzRlODBiNWFlZA==" TargetMode="External"/><Relationship Id="rId679" Type="http://schemas.openxmlformats.org/officeDocument/2006/relationships/hyperlink" Target="https://www.youtube.com/watch?v=_HqrdCrmA6w" TargetMode="External"/><Relationship Id="rId886" Type="http://schemas.openxmlformats.org/officeDocument/2006/relationships/hyperlink" Target="https://youtube.com/shorts/35JM9_MAde0?si=whqmZaJrm8QeZPjg" TargetMode="External"/><Relationship Id="rId2" Type="http://schemas.openxmlformats.org/officeDocument/2006/relationships/styles" Target="styles.xml"/><Relationship Id="rId441" Type="http://schemas.openxmlformats.org/officeDocument/2006/relationships/hyperlink" Target="https://youtube.com/shorts/BcPSTvRlk9s?si=6j1zvAsGqdEcd0rg" TargetMode="External"/><Relationship Id="rId539" Type="http://schemas.openxmlformats.org/officeDocument/2006/relationships/hyperlink" Target="https://www.youtube.com/watch?v=0LkHBMHIyhY" TargetMode="External"/><Relationship Id="rId746" Type="http://schemas.openxmlformats.org/officeDocument/2006/relationships/hyperlink" Target="https://youtube.com/shorts/5UDXSfgFwZc?si=EUFkEZ1yf-E_fnVV" TargetMode="External"/><Relationship Id="rId1071" Type="http://schemas.openxmlformats.org/officeDocument/2006/relationships/hyperlink" Target="https://youtu.be/sX-echJD1I8?si=3DGfk3yq_9jB2aXh" TargetMode="External"/><Relationship Id="rId1169" Type="http://schemas.openxmlformats.org/officeDocument/2006/relationships/hyperlink" Target="https://www.youtube.com/watch?v=RN7tNuiGyNo" TargetMode="External"/><Relationship Id="rId1376" Type="http://schemas.openxmlformats.org/officeDocument/2006/relationships/hyperlink" Target="https://www.youtube.com/watch?v=4W4-cYNpn3Y" TargetMode="External"/><Relationship Id="rId301" Type="http://schemas.openxmlformats.org/officeDocument/2006/relationships/hyperlink" Target="https://youtu.be/xG_kAy9E1VM?si=kxD1XI-HgEHXUE8y" TargetMode="External"/><Relationship Id="rId953" Type="http://schemas.openxmlformats.org/officeDocument/2006/relationships/hyperlink" Target="https://youtube.com/shorts/M0PeJv8dFxI?si=rdj4TmxKtV1JnZif" TargetMode="External"/><Relationship Id="rId1029" Type="http://schemas.openxmlformats.org/officeDocument/2006/relationships/hyperlink" Target="https://www.youtube.com/watch?v=GRx4pLp4VUg" TargetMode="External"/><Relationship Id="rId1236" Type="http://schemas.openxmlformats.org/officeDocument/2006/relationships/hyperlink" Target="https://www.youtube.com/watch?v=VEVeih9t0BY" TargetMode="External"/><Relationship Id="rId82" Type="http://schemas.openxmlformats.org/officeDocument/2006/relationships/hyperlink" Target="https://www.youtube.com/watch?v=ffdDfJlXckM" TargetMode="External"/><Relationship Id="rId606" Type="http://schemas.openxmlformats.org/officeDocument/2006/relationships/hyperlink" Target="https://youtube.com/shorts/UAiR9ZsKBvM?si=t2ZkXUXkBD_6L8M1" TargetMode="External"/><Relationship Id="rId813" Type="http://schemas.openxmlformats.org/officeDocument/2006/relationships/hyperlink" Target="https://www.instagram.com/reel/C2bzLp_PlKI/?igsh=MXg5OXlyaWVrdHVvdw==" TargetMode="External"/><Relationship Id="rId1303" Type="http://schemas.openxmlformats.org/officeDocument/2006/relationships/hyperlink" Target="https://www.youtube.com/watch?v=uemhF0QHaXY" TargetMode="External"/><Relationship Id="rId189" Type="http://schemas.openxmlformats.org/officeDocument/2006/relationships/hyperlink" Target="https://youtube.com/shorts/zU7tVOAzrLU?si=absxri54pjjoy1mG" TargetMode="External"/><Relationship Id="rId396" Type="http://schemas.openxmlformats.org/officeDocument/2006/relationships/hyperlink" Target="https://youtube.com/shorts/sZLMBRdEqv8?si=Sat8VbyabYPtZFMS" TargetMode="External"/><Relationship Id="rId256" Type="http://schemas.openxmlformats.org/officeDocument/2006/relationships/hyperlink" Target="https://www.youtube.com/watch?v=INPWjNvlbjk" TargetMode="External"/><Relationship Id="rId463" Type="http://schemas.openxmlformats.org/officeDocument/2006/relationships/hyperlink" Target="https://youtube.com/shorts/pI1nkQWZpmY?si=rRr6QV4200Lg_VrB" TargetMode="External"/><Relationship Id="rId670" Type="http://schemas.openxmlformats.org/officeDocument/2006/relationships/hyperlink" Target="https://www.youtube.com/watch?v=MGFJPmKsk1E" TargetMode="External"/><Relationship Id="rId1093" Type="http://schemas.openxmlformats.org/officeDocument/2006/relationships/hyperlink" Target="https://youtu.be/ORFqQtmVPaM?si=yOCzrZa5wiqcbz3m" TargetMode="External"/><Relationship Id="rId116" Type="http://schemas.openxmlformats.org/officeDocument/2006/relationships/hyperlink" Target="https://www.youtube.com/watch?v=83syDtVtgeg" TargetMode="External"/><Relationship Id="rId323" Type="http://schemas.openxmlformats.org/officeDocument/2006/relationships/hyperlink" Target="https://www.youtube.com/watch?v=1BpIxY9MlrU" TargetMode="External"/><Relationship Id="rId530" Type="http://schemas.openxmlformats.org/officeDocument/2006/relationships/hyperlink" Target="https://www.instagram.com/reel/DONvmtOkZ4A/?igsh=Zmh3ZGFhdW0yODlu" TargetMode="External"/><Relationship Id="rId768" Type="http://schemas.openxmlformats.org/officeDocument/2006/relationships/hyperlink" Target="https://youtu.be/tx68Wr5A9ic" TargetMode="External"/><Relationship Id="rId975" Type="http://schemas.openxmlformats.org/officeDocument/2006/relationships/hyperlink" Target="https://www.youtube.com/watch?v=cQdMveLDe44" TargetMode="External"/><Relationship Id="rId1160" Type="http://schemas.openxmlformats.org/officeDocument/2006/relationships/hyperlink" Target="https://www.instagram.com/reel/DAVkw5rtVCb/?igsh=MW00cTBodnFwYnhsdw==" TargetMode="External"/><Relationship Id="rId1398" Type="http://schemas.openxmlformats.org/officeDocument/2006/relationships/hyperlink" Target="https://www.youtube.com/watch?v=IL1qKPIkPMY" TargetMode="External"/><Relationship Id="rId628" Type="http://schemas.openxmlformats.org/officeDocument/2006/relationships/hyperlink" Target="https://www.youtube.com/watch?v=GaWif9YegrI" TargetMode="External"/><Relationship Id="rId835" Type="http://schemas.openxmlformats.org/officeDocument/2006/relationships/hyperlink" Target="https://youtu.be/_XyC2mYnhjQ?si=a16RqloxHjdDr81H" TargetMode="External"/><Relationship Id="rId1258" Type="http://schemas.openxmlformats.org/officeDocument/2006/relationships/hyperlink" Target="https://www.facebook.com/share/r/1AURb1Pa7m/" TargetMode="External"/><Relationship Id="rId1020" Type="http://schemas.openxmlformats.org/officeDocument/2006/relationships/hyperlink" Target="https://youtu.be/6kNU_0siHHI?si=gw0laTHlWUHKDiKM" TargetMode="External"/><Relationship Id="rId1118" Type="http://schemas.openxmlformats.org/officeDocument/2006/relationships/hyperlink" Target="https://www.instagram.com/reel/DHIPwXaCEPM/?igsh=MXV6NzhkeWQ1dnVjbw==" TargetMode="External"/><Relationship Id="rId1325" Type="http://schemas.openxmlformats.org/officeDocument/2006/relationships/hyperlink" Target="https://www.youtube.com/watch?v=TToShDv7PjQ" TargetMode="External"/><Relationship Id="rId902" Type="http://schemas.openxmlformats.org/officeDocument/2006/relationships/hyperlink" Target="https://youtube.com/shorts/FVO1DYqK-6E?si=RRfusZNVmtpalH-A" TargetMode="External"/><Relationship Id="rId31" Type="http://schemas.openxmlformats.org/officeDocument/2006/relationships/hyperlink" Target="https://www.youtube.com/watch?v=8GbR_r7unf4" TargetMode="External"/><Relationship Id="rId180" Type="http://schemas.openxmlformats.org/officeDocument/2006/relationships/hyperlink" Target="https://www.youtube.com/watch?v=G-oD2rAkESs" TargetMode="External"/><Relationship Id="rId278" Type="http://schemas.openxmlformats.org/officeDocument/2006/relationships/hyperlink" Target="https://youtu.be/wmTSh3g_R24?si=vgt7Y-aWVIGZ7KCi" TargetMode="External"/><Relationship Id="rId485" Type="http://schemas.openxmlformats.org/officeDocument/2006/relationships/hyperlink" Target="https://www.instagram.com/reel/C9ME15nvYUU/?igsh=MWhuMmZwcGwwOXBs" TargetMode="External"/><Relationship Id="rId692" Type="http://schemas.openxmlformats.org/officeDocument/2006/relationships/hyperlink" Target="https://www.instagram.com/reel/C_GPH3loSTo/?igsh=MXAzNG41MHJocDRlbA==" TargetMode="External"/><Relationship Id="rId138" Type="http://schemas.openxmlformats.org/officeDocument/2006/relationships/hyperlink" Target="https://www.youtube.com/watch?v=9JlbpTFb3RI" TargetMode="External"/><Relationship Id="rId345" Type="http://schemas.openxmlformats.org/officeDocument/2006/relationships/hyperlink" Target="https://youtu.be/2PziRjq2r2k?si=3EMwWU-iEsbOV9k8" TargetMode="External"/><Relationship Id="rId552" Type="http://schemas.openxmlformats.org/officeDocument/2006/relationships/hyperlink" Target="https://youtu.be/TJJJyM4ssMk?si=nTIjTtVDS8E_vb0z" TargetMode="External"/><Relationship Id="rId997" Type="http://schemas.openxmlformats.org/officeDocument/2006/relationships/hyperlink" Target="https://www.youtube.com/watch?v=cPVLkjzzaYI" TargetMode="External"/><Relationship Id="rId1182" Type="http://schemas.openxmlformats.org/officeDocument/2006/relationships/hyperlink" Target="https://www.youtube.com/watch?v=O9IO_0jON4A" TargetMode="External"/><Relationship Id="rId205" Type="http://schemas.openxmlformats.org/officeDocument/2006/relationships/hyperlink" Target="https://www.youtube.com/watch?v=ts0P8tHtEGo" TargetMode="External"/><Relationship Id="rId412" Type="http://schemas.openxmlformats.org/officeDocument/2006/relationships/hyperlink" Target="https://youtu.be/93AgvKttNZY?si=pSyOy1itMBG2EKRB" TargetMode="External"/><Relationship Id="rId857" Type="http://schemas.openxmlformats.org/officeDocument/2006/relationships/hyperlink" Target="https://www.instagram.com/reel/DCB4NXtI7zE/?utm_source=ig_web_copy_link" TargetMode="External"/><Relationship Id="rId1042" Type="http://schemas.openxmlformats.org/officeDocument/2006/relationships/hyperlink" Target="https://www.youtube.com/watch?v=CezjeTmvTmA" TargetMode="External"/><Relationship Id="rId717" Type="http://schemas.openxmlformats.org/officeDocument/2006/relationships/hyperlink" Target="https://www.instagram.com/reel/DO_ZkW6koKK/?utm_source=ig_web_copy_link" TargetMode="External"/><Relationship Id="rId924" Type="http://schemas.openxmlformats.org/officeDocument/2006/relationships/hyperlink" Target="https://www.instagram.com/reel/DBwCkJ9o_Eu/?utm_source=ig_web_copy_link" TargetMode="External"/><Relationship Id="rId1347" Type="http://schemas.openxmlformats.org/officeDocument/2006/relationships/hyperlink" Target="https://www.youtube.com/watch?v=Thv7yjMAE5g" TargetMode="External"/><Relationship Id="rId53" Type="http://schemas.openxmlformats.org/officeDocument/2006/relationships/hyperlink" Target="https://youtu.be/d7WgsVvRYGk?si=eyikhN-b8jmPJG4c" TargetMode="External"/><Relationship Id="rId1207" Type="http://schemas.openxmlformats.org/officeDocument/2006/relationships/hyperlink" Target="https://youtu.be/Qe3V4lsEv_Q?si=svbkAvGqu2mRj75a" TargetMode="External"/><Relationship Id="rId367" Type="http://schemas.openxmlformats.org/officeDocument/2006/relationships/hyperlink" Target="https://www.instagram.com/reel/DCT4iOBNGJE/?utm_source=ig_web_copy_link&amp;igsh=MzRlODBiNWFlZA==" TargetMode="External"/><Relationship Id="rId574" Type="http://schemas.openxmlformats.org/officeDocument/2006/relationships/hyperlink" Target="https://www.youtube.com/watch?v=AL1JPd-wCBw" TargetMode="External"/><Relationship Id="rId227" Type="http://schemas.openxmlformats.org/officeDocument/2006/relationships/hyperlink" Target="https://www.youtube.com/watch?v=siNioWlyoIg" TargetMode="External"/><Relationship Id="rId781" Type="http://schemas.openxmlformats.org/officeDocument/2006/relationships/hyperlink" Target="https://www.youtube.com/watch?v=XsNZJrnPNi0&amp;t=34s" TargetMode="External"/><Relationship Id="rId879" Type="http://schemas.openxmlformats.org/officeDocument/2006/relationships/hyperlink" Target="https://www.instagram.com/reel/DLuoD4eoKmR/?igsh=MTFyenJnZDR2eThmbg==" TargetMode="External"/><Relationship Id="rId434" Type="http://schemas.openxmlformats.org/officeDocument/2006/relationships/hyperlink" Target="https://www.instagram.com/reel/C6bQhvDo6w8/?utm_source=ig_web_copy_link" TargetMode="External"/><Relationship Id="rId641" Type="http://schemas.openxmlformats.org/officeDocument/2006/relationships/hyperlink" Target="https://youtu.be/3LaQ478oBFM?si=tj3MGyZSljiQMhpT" TargetMode="External"/><Relationship Id="rId739" Type="http://schemas.openxmlformats.org/officeDocument/2006/relationships/hyperlink" Target="https://youtu.be/N4SLeKi0SkQ?si=Wvk2xQlZk40xeVZ8" TargetMode="External"/><Relationship Id="rId1064" Type="http://schemas.openxmlformats.org/officeDocument/2006/relationships/hyperlink" Target="https://youtube.com/shorts/X6EeI7fVBAE?si=3IQy9-tsPy9Tp1eF" TargetMode="External"/><Relationship Id="rId1271" Type="http://schemas.openxmlformats.org/officeDocument/2006/relationships/hyperlink" Target="https://www.youtube.com/watch?v=1A5zByqUdzw" TargetMode="External"/><Relationship Id="rId1369" Type="http://schemas.openxmlformats.org/officeDocument/2006/relationships/hyperlink" Target="https://www.youtube.com/watch?v=1zuGlIaddkE" TargetMode="External"/><Relationship Id="rId501" Type="http://schemas.openxmlformats.org/officeDocument/2006/relationships/hyperlink" Target="https://youtube.com/shorts/VEAmMKcmS2I?si=d1-F9X_fAG9--srf" TargetMode="External"/><Relationship Id="rId946" Type="http://schemas.openxmlformats.org/officeDocument/2006/relationships/hyperlink" Target="https://www.youtube.com/shorts/vRBLNobTZTA" TargetMode="External"/><Relationship Id="rId1131" Type="http://schemas.openxmlformats.org/officeDocument/2006/relationships/hyperlink" Target="https://youtube.com/shorts/pnYzZ8Ljwjc?si=sOypAaQH-qxsaNVV" TargetMode="External"/><Relationship Id="rId1229" Type="http://schemas.openxmlformats.org/officeDocument/2006/relationships/hyperlink" Target="https://youtu.be/JBRdjlfXQmg?si=FA6XodCE4Xdc8rxg" TargetMode="External"/><Relationship Id="rId75" Type="http://schemas.openxmlformats.org/officeDocument/2006/relationships/hyperlink" Target="https://www.instagram.com/reel/C9CbN6soyop/?utm_source=ig_web_copy_link&amp;igsh=MzRlODBiNWFlZA==" TargetMode="External"/><Relationship Id="rId806" Type="http://schemas.openxmlformats.org/officeDocument/2006/relationships/hyperlink" Target="https://youtu.be/HJU8rA_XbiM?si=yBYFM2Lvihk6-rrh" TargetMode="External"/><Relationship Id="rId291" Type="http://schemas.openxmlformats.org/officeDocument/2006/relationships/hyperlink" Target="https://www.youtube.com/watch?v=CbdwAKTsRgo" TargetMode="External"/><Relationship Id="rId151" Type="http://schemas.openxmlformats.org/officeDocument/2006/relationships/hyperlink" Target="https://www.instagram.com/reel/C2PeKIJPDD-/?utm_source=ig_web_copy_link" TargetMode="External"/><Relationship Id="rId389" Type="http://schemas.openxmlformats.org/officeDocument/2006/relationships/hyperlink" Target="https://youtube.com/shorts/M_K-d007G2U?si=T4hYf-HsipC_acCc" TargetMode="External"/><Relationship Id="rId596" Type="http://schemas.openxmlformats.org/officeDocument/2006/relationships/hyperlink" Target="https://www.instagram.com/reel/C9CbN6soyop/?utm_source=ig_web_copy_link&amp;igsh=MzRlODBiNWFlZA==" TargetMode="External"/><Relationship Id="rId249" Type="http://schemas.openxmlformats.org/officeDocument/2006/relationships/hyperlink" Target="https://www.youtube.com/watch?v=01quYbGfDhU" TargetMode="External"/><Relationship Id="rId456" Type="http://schemas.openxmlformats.org/officeDocument/2006/relationships/hyperlink" Target="https://www.youtube.com/watch?v=PFsxaFyuQik" TargetMode="External"/><Relationship Id="rId663" Type="http://schemas.openxmlformats.org/officeDocument/2006/relationships/hyperlink" Target="https://www.youtube.com/watch?v=1KZDuWGmeg8" TargetMode="External"/><Relationship Id="rId870" Type="http://schemas.openxmlformats.org/officeDocument/2006/relationships/hyperlink" Target="https://youtube.com/shorts/FsuoXoCK2-0?si=sD4D3SwppJo4SwbG" TargetMode="External"/><Relationship Id="rId1086" Type="http://schemas.openxmlformats.org/officeDocument/2006/relationships/hyperlink" Target="https://www.youtube.com/watch?v=K0bi4fDMj2s" TargetMode="External"/><Relationship Id="rId1293" Type="http://schemas.openxmlformats.org/officeDocument/2006/relationships/hyperlink" Target="https://www.instagram.com/reel/Cs6H5UdIP3s/?utm_source=ig_web_copy_link&amp;igshid=MzRlODBiNWFlZA==" TargetMode="External"/><Relationship Id="rId109" Type="http://schemas.openxmlformats.org/officeDocument/2006/relationships/hyperlink" Target="https://www.instagram.com/reel/C8q0Fl8sqDi/?igsh=aHYyMHBiMWhwZWNy" TargetMode="External"/><Relationship Id="rId316" Type="http://schemas.openxmlformats.org/officeDocument/2006/relationships/hyperlink" Target="https://www.youtube.com/watch?v=aZK5Z22BOaE" TargetMode="External"/><Relationship Id="rId523" Type="http://schemas.openxmlformats.org/officeDocument/2006/relationships/hyperlink" Target="https://www.youtube.com/watch?v=5WPZBginev0" TargetMode="External"/><Relationship Id="rId968" Type="http://schemas.openxmlformats.org/officeDocument/2006/relationships/hyperlink" Target="https://www.instagram.com/p/CrQFc6JM7cx/?utm_source=ig_web_copy_link&amp;igsh=MzRlODBiNWFlZA==" TargetMode="External"/><Relationship Id="rId1153" Type="http://schemas.openxmlformats.org/officeDocument/2006/relationships/hyperlink" Target="https://www.instagram.com/p/C9gTY8ByBTl/?utm_source=ig_web_copy_link" TargetMode="External"/><Relationship Id="rId97" Type="http://schemas.openxmlformats.org/officeDocument/2006/relationships/hyperlink" Target="https://youtube.com/shorts/_3YDmYIT0ks?si=mYLve7tqc9v1JhXK" TargetMode="External"/><Relationship Id="rId730" Type="http://schemas.openxmlformats.org/officeDocument/2006/relationships/hyperlink" Target="https://www.youtube.com/watch?v=K5aR5yE4tMg" TargetMode="External"/><Relationship Id="rId828" Type="http://schemas.openxmlformats.org/officeDocument/2006/relationships/hyperlink" Target="https://youtu.be/NsobA1OfBUs?si=KPtK2yIYqHSBJY4q" TargetMode="External"/><Relationship Id="rId1013" Type="http://schemas.openxmlformats.org/officeDocument/2006/relationships/hyperlink" Target="https://youtu.be/WkdktcMus-Q?si=8C3YHa-hxL7Ew1d5" TargetMode="External"/><Relationship Id="rId1360" Type="http://schemas.openxmlformats.org/officeDocument/2006/relationships/hyperlink" Target="https://www.youtube.com/watch?v=I1aEcfnOdCE" TargetMode="External"/><Relationship Id="rId1220" Type="http://schemas.openxmlformats.org/officeDocument/2006/relationships/hyperlink" Target="https://youtu.be/HD2G7HMOi8c?si=1-MpVXRu5S3Bcesf" TargetMode="External"/><Relationship Id="rId1318" Type="http://schemas.openxmlformats.org/officeDocument/2006/relationships/hyperlink" Target="https://www.youtube.com/watch?v=bi3I2kUwmOk" TargetMode="External"/><Relationship Id="rId24" Type="http://schemas.openxmlformats.org/officeDocument/2006/relationships/hyperlink" Target="https://www.instagram.com/reel/CzGi6aovJLW/?utm_source=ig_web_copy_link" TargetMode="External"/><Relationship Id="rId173" Type="http://schemas.openxmlformats.org/officeDocument/2006/relationships/hyperlink" Target="https://www.youtube.com/watch?v=fMUVui8RDeQ" TargetMode="External"/><Relationship Id="rId380" Type="http://schemas.openxmlformats.org/officeDocument/2006/relationships/hyperlink" Target="https://www.instagram.com/reel/DON9Y6tgcaH/?igsh=MmE2Z3liNHQwZW0x" TargetMode="External"/><Relationship Id="rId240" Type="http://schemas.openxmlformats.org/officeDocument/2006/relationships/hyperlink" Target="https://www.youtube.com/watch?v=_P1n4KaU_rQ" TargetMode="External"/><Relationship Id="rId478" Type="http://schemas.openxmlformats.org/officeDocument/2006/relationships/hyperlink" Target="https://youtube.com/shorts/6LlCRVctkhY?si=pOv_p-cVVentP3it" TargetMode="External"/><Relationship Id="rId685" Type="http://schemas.openxmlformats.org/officeDocument/2006/relationships/hyperlink" Target="https://www.instagram.com/reel/CzWAW8GvNcO/?utm_source=ig_web_copy_link&amp;igsh=MzRlODBiNWFlZA==" TargetMode="External"/><Relationship Id="rId892" Type="http://schemas.openxmlformats.org/officeDocument/2006/relationships/hyperlink" Target="https://youtube.com/shorts/tfQ0Q6PCtlU?si=xM8R3WXT5X7-Umnl" TargetMode="External"/><Relationship Id="rId100" Type="http://schemas.openxmlformats.org/officeDocument/2006/relationships/hyperlink" Target="https://youtube.com/shorts/LgHnHU1N21U?si=DFiNSJwA6AMW4KG-" TargetMode="External"/><Relationship Id="rId338" Type="http://schemas.openxmlformats.org/officeDocument/2006/relationships/hyperlink" Target="https://youtu.be/RDgYKN5NCxI?si=6MS2zszTCtfwT1ZL" TargetMode="External"/><Relationship Id="rId545" Type="http://schemas.openxmlformats.org/officeDocument/2006/relationships/hyperlink" Target="https://www.youtube.com/watch?v=WuT8C-KvpmQ" TargetMode="External"/><Relationship Id="rId752" Type="http://schemas.openxmlformats.org/officeDocument/2006/relationships/hyperlink" Target="https://youtube.com/shorts/8xIgGkV8_Tc?si=229p__A7d1NgJ7A4" TargetMode="External"/><Relationship Id="rId1175" Type="http://schemas.openxmlformats.org/officeDocument/2006/relationships/hyperlink" Target="https://www.youtube.com/watch?v=7TPRVzUOtF0" TargetMode="External"/><Relationship Id="rId1382" Type="http://schemas.openxmlformats.org/officeDocument/2006/relationships/hyperlink" Target="https://www.youtube.com/watch?v=4DP590XCwNA" TargetMode="External"/><Relationship Id="rId405" Type="http://schemas.openxmlformats.org/officeDocument/2006/relationships/hyperlink" Target="https://www.youtube.com/watch?v=W9XX5c-dfaY" TargetMode="External"/><Relationship Id="rId612" Type="http://schemas.openxmlformats.org/officeDocument/2006/relationships/hyperlink" Target="https://www.youtube.com/shorts/q16m8pi6xBM" TargetMode="External"/><Relationship Id="rId1035" Type="http://schemas.openxmlformats.org/officeDocument/2006/relationships/hyperlink" Target="https://www.youtube.com/watch?v=Oo5TyQG0_2c" TargetMode="External"/><Relationship Id="rId1242" Type="http://schemas.openxmlformats.org/officeDocument/2006/relationships/hyperlink" Target="https://youtu.be/HPymzV4vY5M?si=bnytNAWeTk2CicWi" TargetMode="External"/><Relationship Id="rId917" Type="http://schemas.openxmlformats.org/officeDocument/2006/relationships/hyperlink" Target="https://youtube.com/shorts/O5Zz1yhF0cU?si=W-08hacCk3vVlXZH" TargetMode="External"/><Relationship Id="rId1102" Type="http://schemas.openxmlformats.org/officeDocument/2006/relationships/hyperlink" Target="https://www.instagram.com/reel/C8WXYvlos7l/?igsh=MXA5bXdsbmNkdHdnZw==" TargetMode="External"/><Relationship Id="rId46" Type="http://schemas.openxmlformats.org/officeDocument/2006/relationships/hyperlink" Target="https://youtube.com/shorts/PhZkyrs7HIU?si=YUlVHYOhKb5hwBKC" TargetMode="External"/><Relationship Id="rId1407" Type="http://schemas.openxmlformats.org/officeDocument/2006/relationships/hyperlink" Target="https://youtu.be/GUD1uUniCqw?si=onmLQ7ltcCLmgx7j" TargetMode="External"/><Relationship Id="rId195" Type="http://schemas.openxmlformats.org/officeDocument/2006/relationships/hyperlink" Target="https://www.instagram.com/reel/C0wEvXYPeKb/?utm_source=ig_web_copy_link" TargetMode="External"/><Relationship Id="rId262" Type="http://schemas.openxmlformats.org/officeDocument/2006/relationships/hyperlink" Target="https://www.youtube.com/watch?v=n4eJbrBw6UU" TargetMode="External"/><Relationship Id="rId567" Type="http://schemas.openxmlformats.org/officeDocument/2006/relationships/hyperlink" Target="https://youtube.com/shorts/EJY3ryIs0SI?si=4E1ngt0tr5GCPFHF" TargetMode="External"/><Relationship Id="rId1197" Type="http://schemas.openxmlformats.org/officeDocument/2006/relationships/hyperlink" Target="https://www.youtube.com/watch?v=lNvjXB_yeiA" TargetMode="External"/><Relationship Id="rId122" Type="http://schemas.openxmlformats.org/officeDocument/2006/relationships/hyperlink" Target="https://youtu.be/ps-JSH3RiZs?si=wlZL-x0GMuIpaUg-" TargetMode="External"/><Relationship Id="rId774" Type="http://schemas.openxmlformats.org/officeDocument/2006/relationships/hyperlink" Target="https://www.youtube.com/watch?v=h3ZOE3_zzvQ" TargetMode="External"/><Relationship Id="rId981" Type="http://schemas.openxmlformats.org/officeDocument/2006/relationships/hyperlink" Target="https://www.instagram.com/reel/DDpLSzCzZPB/?utm_source=ig_web_copy_link" TargetMode="External"/><Relationship Id="rId1057" Type="http://schemas.openxmlformats.org/officeDocument/2006/relationships/hyperlink" Target="https://youtube.com/shorts/Az26dHSm5Sg?si=6AlmK46YDni73L8S" TargetMode="External"/><Relationship Id="rId427" Type="http://schemas.openxmlformats.org/officeDocument/2006/relationships/hyperlink" Target="https://youtu.be/-MXuw6YAG0k?si=j0VLqZLplBv46C4S" TargetMode="External"/><Relationship Id="rId634" Type="http://schemas.openxmlformats.org/officeDocument/2006/relationships/hyperlink" Target="https://youtube.com/shorts/h9ni-o5ckIk?si=2EUgw84c30hcJVSW" TargetMode="External"/><Relationship Id="rId841" Type="http://schemas.openxmlformats.org/officeDocument/2006/relationships/hyperlink" Target="https://youtube.com/shorts/6RPfIofuN-k?si=grUGs8E3mRgGDzUL" TargetMode="External"/><Relationship Id="rId1264" Type="http://schemas.openxmlformats.org/officeDocument/2006/relationships/hyperlink" Target="https://www.instagram.com/reel/DV-YukNAhTY/?utm_source=ig_web_copy_link&amp;igsh=MzRlODBiNWFlZA==" TargetMode="External"/><Relationship Id="rId701" Type="http://schemas.openxmlformats.org/officeDocument/2006/relationships/hyperlink" Target="https://www.instagram.com/reel/C-Atbt7Suro/?igsh=MXRyaDV3eTQ1OGxlbQ==" TargetMode="External"/><Relationship Id="rId939" Type="http://schemas.openxmlformats.org/officeDocument/2006/relationships/hyperlink" Target="https://www.instagram.com/reel/C7dtWz2Ml4F/?igsh=OHl0cHV1OTNlc2dr" TargetMode="External"/><Relationship Id="rId1124" Type="http://schemas.openxmlformats.org/officeDocument/2006/relationships/hyperlink" Target="https://www.instagram.com/reel/DVfe6QMAsnC/?utm_source=ig_web_copy_link&amp;igsh=MzRlODBiNWFlZA==" TargetMode="External"/><Relationship Id="rId1331" Type="http://schemas.openxmlformats.org/officeDocument/2006/relationships/hyperlink" Target="https://www.youtube.com/watch?v=SK5uBTb-j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33380</TotalTime>
  <Pages>71</Pages>
  <Words>35081</Words>
  <Characters>199963</Characters>
  <Application>Microsoft Office Word</Application>
  <DocSecurity>0</DocSecurity>
  <Lines>1666</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Bhatt</dc:creator>
  <cp:keywords/>
  <dc:description/>
  <cp:lastModifiedBy>Saloni Bhatt</cp:lastModifiedBy>
  <cp:revision>87</cp:revision>
  <dcterms:created xsi:type="dcterms:W3CDTF">2024-03-15T09:35:00Z</dcterms:created>
  <dcterms:modified xsi:type="dcterms:W3CDTF">2026-10-05T11:59:00Z</dcterms:modified>
</cp:coreProperties>
</file>